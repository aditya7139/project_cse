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51391" w14:textId="7AB5DE1C" w:rsidR="001411E5" w:rsidRPr="006805CC" w:rsidRDefault="00DE7FA7" w:rsidP="006805CC">
      <w:pPr>
        <w:spacing w:after="200" w:line="360" w:lineRule="auto"/>
        <w:jc w:val="center"/>
        <w:rPr>
          <w:rFonts w:ascii="Times New Roman" w:eastAsia="Calibri" w:hAnsi="Times New Roman" w:cs="Times New Roman"/>
          <w:b/>
          <w:bCs/>
          <w:sz w:val="40"/>
          <w:szCs w:val="40"/>
          <w:lang w:val="en-IN"/>
        </w:rPr>
      </w:pPr>
      <w:bookmarkStart w:id="0" w:name="_Hlk75642237"/>
      <w:bookmarkStart w:id="1" w:name="_Hlk75674045"/>
      <w:r>
        <w:rPr>
          <w:rFonts w:ascii="Times New Roman" w:eastAsia="Calibri" w:hAnsi="Times New Roman" w:cs="Times New Roman"/>
          <w:b/>
          <w:bCs/>
          <w:sz w:val="40"/>
          <w:szCs w:val="40"/>
          <w:lang w:val="en-IN"/>
        </w:rPr>
        <w:t xml:space="preserve"> </w:t>
      </w:r>
      <w:r w:rsidR="001411E5" w:rsidRPr="00727164">
        <w:rPr>
          <w:rFonts w:ascii="Times New Roman" w:eastAsia="Calibri" w:hAnsi="Times New Roman" w:cs="Times New Roman"/>
          <w:b/>
          <w:bCs/>
          <w:sz w:val="40"/>
          <w:szCs w:val="40"/>
          <w:lang w:val="en-IN"/>
        </w:rPr>
        <w:t>A</w:t>
      </w:r>
      <w:r w:rsidR="006805CC">
        <w:rPr>
          <w:rFonts w:ascii="Times New Roman" w:eastAsia="Calibri" w:hAnsi="Times New Roman" w:cs="Times New Roman"/>
          <w:b/>
          <w:bCs/>
          <w:sz w:val="40"/>
          <w:szCs w:val="40"/>
          <w:lang w:val="en-IN"/>
        </w:rPr>
        <w:t>n optimised machine learning approach for detecting</w:t>
      </w:r>
      <w:r w:rsidR="00FA7D04">
        <w:rPr>
          <w:rFonts w:ascii="Times New Roman" w:eastAsia="Calibri" w:hAnsi="Times New Roman" w:cs="Times New Roman"/>
          <w:b/>
          <w:bCs/>
          <w:sz w:val="40"/>
          <w:szCs w:val="40"/>
          <w:lang w:val="en-IN"/>
        </w:rPr>
        <w:t xml:space="preserve"> a</w:t>
      </w:r>
      <w:r w:rsidR="006805CC">
        <w:rPr>
          <w:rFonts w:ascii="Times New Roman" w:eastAsia="Calibri" w:hAnsi="Times New Roman" w:cs="Times New Roman"/>
          <w:b/>
          <w:bCs/>
          <w:sz w:val="40"/>
          <w:szCs w:val="40"/>
          <w:lang w:val="en-IN"/>
        </w:rPr>
        <w:t xml:space="preserve"> network attack in an I</w:t>
      </w:r>
      <w:r w:rsidR="00FA7D04">
        <w:rPr>
          <w:rFonts w:ascii="Times New Roman" w:eastAsia="Calibri" w:hAnsi="Times New Roman" w:cs="Times New Roman"/>
          <w:b/>
          <w:bCs/>
          <w:sz w:val="40"/>
          <w:szCs w:val="40"/>
          <w:lang w:val="en-IN"/>
        </w:rPr>
        <w:t>ntrusion detection system</w:t>
      </w:r>
    </w:p>
    <w:bookmarkEnd w:id="0"/>
    <w:p w14:paraId="51AC71EC"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5F9B592D"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ADITYA</w:t>
      </w:r>
      <w:r w:rsidRPr="00727164">
        <w:rPr>
          <w:rFonts w:ascii="Times New Roman" w:eastAsia="Times New Roman" w:hAnsi="Times New Roman" w:cs="Times New Roman"/>
          <w:b/>
          <w:bCs/>
          <w:sz w:val="36"/>
          <w:szCs w:val="36"/>
          <w:lang w:val="en-IN"/>
        </w:rPr>
        <w:t xml:space="preserve"> </w:t>
      </w:r>
      <w:r w:rsidRPr="00727164">
        <w:rPr>
          <w:rFonts w:ascii="Times New Roman" w:eastAsia="Times New Roman" w:hAnsi="Times New Roman" w:cs="Times New Roman"/>
          <w:sz w:val="36"/>
          <w:szCs w:val="36"/>
          <w:lang w:val="en-IN"/>
        </w:rPr>
        <w:t>YADAV</w:t>
      </w:r>
    </w:p>
    <w:p w14:paraId="65B90982"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Under the Supervision of</w:t>
      </w:r>
    </w:p>
    <w:p w14:paraId="06AEAB3A" w14:textId="42E1BC46" w:rsidR="001411E5" w:rsidRPr="00727164" w:rsidRDefault="000F784A" w:rsidP="001411E5">
      <w:pPr>
        <w:spacing w:after="200" w:line="240" w:lineRule="auto"/>
        <w:jc w:val="center"/>
        <w:rPr>
          <w:rFonts w:ascii="Times New Roman" w:eastAsia="Times New Roman" w:hAnsi="Times New Roman" w:cs="Times New Roman"/>
          <w:b/>
          <w:bCs/>
          <w:sz w:val="36"/>
          <w:szCs w:val="36"/>
          <w:lang w:val="en-IN"/>
        </w:rPr>
      </w:pPr>
      <w:r>
        <w:rPr>
          <w:rFonts w:ascii="Times New Roman" w:eastAsia="Times New Roman" w:hAnsi="Times New Roman" w:cs="Times New Roman"/>
          <w:sz w:val="36"/>
          <w:szCs w:val="36"/>
          <w:lang w:val="en-IN"/>
        </w:rPr>
        <w:t xml:space="preserve">Dr. </w:t>
      </w:r>
      <w:r w:rsidR="001411E5" w:rsidRPr="00727164">
        <w:rPr>
          <w:rFonts w:ascii="Times New Roman" w:eastAsia="Times New Roman" w:hAnsi="Times New Roman" w:cs="Times New Roman"/>
          <w:sz w:val="36"/>
          <w:szCs w:val="36"/>
          <w:lang w:val="en-IN"/>
        </w:rPr>
        <w:t>PANKAJ KUMAR KESERWANI</w:t>
      </w:r>
    </w:p>
    <w:p w14:paraId="75EB923B"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p>
    <w:p w14:paraId="6955CA2E"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Calibri" w:hAnsi="Times New Roman" w:cs="Times New Roman"/>
          <w:noProof/>
          <w:sz w:val="28"/>
          <w:szCs w:val="28"/>
          <w:lang w:val="en-IN" w:eastAsia="en-IN" w:bidi="hi-IN"/>
        </w:rPr>
        <w:drawing>
          <wp:inline distT="0" distB="0" distL="0" distR="0" wp14:anchorId="584DC706" wp14:editId="3AD91429">
            <wp:extent cx="16478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14:paraId="1B3A4485"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256354D2"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PROJECT REPORT</w:t>
      </w:r>
    </w:p>
    <w:p w14:paraId="6EB9C019"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Submitted to</w:t>
      </w:r>
    </w:p>
    <w:p w14:paraId="670B67A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NATIONAL INSTITUTE OF TECHNOLOGY SIKKIM</w:t>
      </w:r>
    </w:p>
    <w:p w14:paraId="3B956DEE"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p>
    <w:p w14:paraId="6EA716A1"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 xml:space="preserve">for the award of the Degree of </w:t>
      </w:r>
    </w:p>
    <w:p w14:paraId="1B1C1028"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Bachelor of Technology</w:t>
      </w:r>
    </w:p>
    <w:p w14:paraId="1EA49724"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in</w:t>
      </w:r>
    </w:p>
    <w:p w14:paraId="2B46F3E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Computer Science and Engineering</w:t>
      </w:r>
    </w:p>
    <w:p w14:paraId="5C08BF9C"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June 2021</w:t>
      </w:r>
    </w:p>
    <w:p w14:paraId="7672B9C0" w14:textId="77777777" w:rsidR="00FA7D04" w:rsidRDefault="00FA7D04" w:rsidP="00FA7D04">
      <w:pPr>
        <w:autoSpaceDE w:val="0"/>
        <w:autoSpaceDN w:val="0"/>
        <w:adjustRightInd w:val="0"/>
        <w:spacing w:after="0" w:line="240" w:lineRule="auto"/>
        <w:rPr>
          <w:rFonts w:ascii="Times New Roman" w:eastAsia="Calibri" w:hAnsi="Times New Roman" w:cs="Times New Roman"/>
          <w:b/>
          <w:sz w:val="36"/>
          <w:szCs w:val="36"/>
          <w:u w:val="single"/>
          <w:lang w:val="en-IN" w:eastAsia="en-IN"/>
        </w:rPr>
      </w:pPr>
    </w:p>
    <w:p w14:paraId="2B237C79" w14:textId="4AE2B626"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Supervisors</w:t>
      </w:r>
    </w:p>
    <w:p w14:paraId="0B6B0600"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23D1F1E3"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48395AAB"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5B583DB7"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3448F63"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83DB71C" w14:textId="34EA1315"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This is to certify that the project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w:t>
      </w:r>
      <w:r w:rsidRPr="00727164">
        <w:rPr>
          <w:rFonts w:ascii="Times New Roman" w:eastAsia="Calibri" w:hAnsi="Times New Roman" w:cs="Times New Roman"/>
          <w:sz w:val="24"/>
          <w:szCs w:val="24"/>
          <w:lang w:val="en-IN" w:eastAsia="en-IN"/>
        </w:rPr>
        <w:t xml:space="preserve"> is being submitted by Mr. Aditya Yadav (Roll No. B170071CS), a student in the Department of Computer Science and Engineering, National Institute of Technology Sikkim, for the award of the degree of Bachelor of Technology (B.Tech). It is an original work carried out by him under my supervision and guidance. The results embodied in this report have not been submitted to any other University or Institute for the award of any degree or diploma.</w:t>
      </w:r>
    </w:p>
    <w:p w14:paraId="52A68776"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9A78EF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54094"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B17E1"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C3FC95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61CB838"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76D42876"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4213B31"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9E8983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7B2593BB" w14:textId="5750CD93" w:rsidR="001411E5" w:rsidRPr="00727164" w:rsidRDefault="000F784A"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r>
        <w:rPr>
          <w:rFonts w:ascii="Times New Roman" w:eastAsia="Calibri" w:hAnsi="Times New Roman" w:cs="Times New Roman"/>
          <w:sz w:val="28"/>
          <w:szCs w:val="28"/>
          <w:u w:val="single"/>
          <w:lang w:val="en-IN" w:eastAsia="en-IN"/>
        </w:rPr>
        <w:t>D</w:t>
      </w:r>
      <w:r w:rsidR="001411E5" w:rsidRPr="00727164">
        <w:rPr>
          <w:rFonts w:ascii="Times New Roman" w:eastAsia="Calibri" w:hAnsi="Times New Roman" w:cs="Times New Roman"/>
          <w:sz w:val="28"/>
          <w:szCs w:val="28"/>
          <w:u w:val="single"/>
          <w:lang w:val="en-IN" w:eastAsia="en-IN"/>
        </w:rPr>
        <w:t>r. Pankaj Kumar Keserwani</w:t>
      </w:r>
    </w:p>
    <w:p w14:paraId="6BA16DE2"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B01682C"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006173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4B52113"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3C2A10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CA9770A"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0C48BC7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D73B2A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A99365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5BFC3BA" w14:textId="77777777" w:rsidR="001411E5" w:rsidRPr="00727164" w:rsidRDefault="001411E5" w:rsidP="00FA7D04">
      <w:pPr>
        <w:autoSpaceDE w:val="0"/>
        <w:autoSpaceDN w:val="0"/>
        <w:adjustRightInd w:val="0"/>
        <w:spacing w:after="0" w:line="360" w:lineRule="auto"/>
        <w:rPr>
          <w:rFonts w:ascii="Times New Roman" w:eastAsia="Calibri" w:hAnsi="Times New Roman" w:cs="Times New Roman"/>
          <w:sz w:val="24"/>
          <w:szCs w:val="24"/>
          <w:u w:val="single"/>
          <w:lang w:val="en-IN" w:eastAsia="en-IN"/>
        </w:rPr>
      </w:pPr>
    </w:p>
    <w:p w14:paraId="5EFAAFA5" w14:textId="77777777" w:rsidR="00FA7D04" w:rsidRDefault="00FA7D04"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38C4AC6F" w14:textId="1EA9464D"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Student</w:t>
      </w:r>
    </w:p>
    <w:p w14:paraId="6C17ED72"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6CFD276C"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46DE418F"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5785F75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496FCAFB" w14:textId="28BD1DE2"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I hereby declare that the work presented in the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 xml:space="preserve">” </w:t>
      </w:r>
      <w:r w:rsidRPr="00727164">
        <w:rPr>
          <w:rFonts w:ascii="Times New Roman" w:eastAsia="Calibri" w:hAnsi="Times New Roman" w:cs="Times New Roman"/>
          <w:sz w:val="24"/>
          <w:szCs w:val="24"/>
          <w:lang w:val="en-IN" w:eastAsia="en-IN"/>
        </w:rPr>
        <w:t xml:space="preserve">is a bonafide record of the work done by me under the supervision of </w:t>
      </w:r>
      <w:r w:rsidR="000F784A">
        <w:rPr>
          <w:rFonts w:ascii="Times New Roman" w:eastAsia="Calibri" w:hAnsi="Times New Roman" w:cs="Times New Roman"/>
          <w:sz w:val="24"/>
          <w:szCs w:val="24"/>
          <w:lang w:val="en-IN" w:eastAsia="en-IN"/>
        </w:rPr>
        <w:t>Dr</w:t>
      </w:r>
      <w:r w:rsidRPr="00727164">
        <w:rPr>
          <w:rFonts w:ascii="Times New Roman" w:eastAsia="Calibri" w:hAnsi="Times New Roman" w:cs="Times New Roman"/>
          <w:sz w:val="24"/>
          <w:szCs w:val="24"/>
          <w:lang w:val="en-IN" w:eastAsia="en-IN"/>
        </w:rPr>
        <w:t>. Pankaj Kumar Keserwani, Department of Computer Science and Engineering, and that no part thereof has been presented for the award of any other degree.</w:t>
      </w:r>
    </w:p>
    <w:p w14:paraId="60CAE65C"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2F435D4"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I have followed the guidelines provided by the institute in writing the report.</w:t>
      </w:r>
    </w:p>
    <w:p w14:paraId="4DC2011F"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The report does not contain any classified information.</w:t>
      </w:r>
    </w:p>
    <w:p w14:paraId="26B1ECD0"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used materials from other sources, I have given due credits to those by citing them in the text of the report and giving the details in the references.</w:t>
      </w:r>
    </w:p>
    <w:p w14:paraId="12D6A648"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quoted written materials from other sources, I have put them under quotation marks and given due credits to the sources by citing them in the text of the report and giving their details in the references.</w:t>
      </w:r>
    </w:p>
    <w:p w14:paraId="4FB5CCE8"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C82B554"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D7311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126819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3E9C093B"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31AE365"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9924DB1"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CBB5B64"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AADDED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B4BFF27"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2D887BF9" w14:textId="69C48093"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Dated:  2</w:t>
      </w:r>
      <w:r w:rsidR="008B0085">
        <w:rPr>
          <w:rFonts w:ascii="Times New Roman" w:eastAsia="Calibri" w:hAnsi="Times New Roman" w:cs="Times New Roman"/>
          <w:sz w:val="28"/>
          <w:szCs w:val="28"/>
          <w:lang w:val="en-IN" w:eastAsia="en-IN"/>
        </w:rPr>
        <w:t>9</w:t>
      </w:r>
      <w:r w:rsidRPr="00727164">
        <w:rPr>
          <w:rFonts w:ascii="Times New Roman" w:eastAsia="Calibri" w:hAnsi="Times New Roman" w:cs="Times New Roman"/>
          <w:sz w:val="28"/>
          <w:szCs w:val="28"/>
          <w:lang w:val="en-IN" w:eastAsia="en-IN"/>
        </w:rPr>
        <w:t>-06-2021                                                                 Mr. Aditya Yadav</w:t>
      </w:r>
    </w:p>
    <w:p w14:paraId="6808BC39"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Place:  NIT SIKKIM                                                           Roll No.: B170071CS</w:t>
      </w:r>
    </w:p>
    <w:p w14:paraId="3229BC76" w14:textId="77777777" w:rsidR="001411E5" w:rsidRPr="00727164" w:rsidRDefault="001411E5" w:rsidP="001411E5">
      <w:pPr>
        <w:spacing w:line="254" w:lineRule="auto"/>
        <w:rPr>
          <w:rFonts w:ascii="Calibri" w:eastAsia="Calibri" w:hAnsi="Calibri" w:cs="Times New Roman"/>
          <w:sz w:val="28"/>
          <w:szCs w:val="28"/>
        </w:rPr>
      </w:pPr>
    </w:p>
    <w:p w14:paraId="062FC7F9" w14:textId="77777777" w:rsidR="001411E5" w:rsidRPr="00727164" w:rsidRDefault="001411E5" w:rsidP="001411E5">
      <w:pPr>
        <w:spacing w:line="254" w:lineRule="auto"/>
        <w:jc w:val="center"/>
        <w:rPr>
          <w:rFonts w:ascii="Calibri" w:eastAsia="Calibri" w:hAnsi="Calibri" w:cs="Times New Roman"/>
          <w:sz w:val="28"/>
          <w:szCs w:val="28"/>
        </w:rPr>
      </w:pPr>
      <w:r w:rsidRPr="00727164">
        <w:rPr>
          <w:rFonts w:ascii="Calibri" w:eastAsia="Calibri" w:hAnsi="Calibri" w:cs="Times New Roman"/>
          <w:sz w:val="28"/>
          <w:szCs w:val="28"/>
        </w:rPr>
        <w:t xml:space="preserve"> </w:t>
      </w:r>
    </w:p>
    <w:p w14:paraId="72174B69" w14:textId="77777777" w:rsidR="001411E5" w:rsidRPr="00727164" w:rsidRDefault="001411E5" w:rsidP="001411E5">
      <w:pPr>
        <w:spacing w:after="200" w:line="480" w:lineRule="auto"/>
        <w:jc w:val="center"/>
        <w:rPr>
          <w:rFonts w:ascii="Times New Roman" w:eastAsia="Calibri" w:hAnsi="Times New Roman" w:cs="Times New Roman"/>
          <w:sz w:val="40"/>
          <w:szCs w:val="40"/>
          <w:lang w:val="en-IN"/>
        </w:rPr>
      </w:pPr>
    </w:p>
    <w:p w14:paraId="02B4DE94"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b/>
          <w:bCs/>
          <w:sz w:val="36"/>
          <w:szCs w:val="36"/>
          <w:u w:val="single"/>
          <w:lang w:val="en-IN"/>
        </w:rPr>
        <w:lastRenderedPageBreak/>
        <w:t>Acknowledgment</w:t>
      </w:r>
    </w:p>
    <w:p w14:paraId="6FCB88BD"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6E49A49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1A3CDF73"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2C54EC1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50F2C3E4" w14:textId="34FF8393"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 xml:space="preserve">I wholeheartedly thank our Project Guide </w:t>
      </w:r>
      <w:r w:rsidR="000F784A">
        <w:rPr>
          <w:rFonts w:ascii="Times New Roman" w:eastAsia="Times New Roman" w:hAnsi="Times New Roman" w:cs="Times New Roman"/>
          <w:sz w:val="24"/>
          <w:szCs w:val="24"/>
          <w:lang w:val="en-IN" w:eastAsia="en-IN" w:bidi="hi-IN"/>
        </w:rPr>
        <w:t>Dr</w:t>
      </w:r>
      <w:r w:rsidRPr="00727164">
        <w:rPr>
          <w:rFonts w:ascii="Times New Roman" w:eastAsia="Times New Roman" w:hAnsi="Times New Roman" w:cs="Times New Roman"/>
          <w:sz w:val="24"/>
          <w:szCs w:val="24"/>
          <w:lang w:val="en-IN" w:eastAsia="en-IN" w:bidi="hi-IN"/>
        </w:rPr>
        <w:t>. Pankaj Kumar Keserwani, Department of Computer Science and Engineering, National Institute of Technology Sikkim for his extreme support and guidance throughout the project work.</w:t>
      </w:r>
    </w:p>
    <w:p w14:paraId="0C51D3E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A3A0E3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My special thanks to our head of department Dr. Pratyay Kuila, Department of Computer Science and Engineering, National Institute of Technology Sikkim, who allowed me to carry out this project work and provided his guidance whenever necessary.</w:t>
      </w:r>
    </w:p>
    <w:p w14:paraId="6041408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425488DA"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am grateful to my parents who gave me persistent encouragement and inspiration throughout my being.</w:t>
      </w:r>
    </w:p>
    <w:p w14:paraId="4012F3E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224B80B"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Finally, I would like to thank everyone who has directly or indirectly helped me in the successful completion of this project and throughout.</w:t>
      </w:r>
    </w:p>
    <w:p w14:paraId="45B55BE2" w14:textId="77777777" w:rsidR="001411E5" w:rsidRPr="00727164" w:rsidRDefault="001411E5" w:rsidP="001411E5">
      <w:pPr>
        <w:spacing w:after="200" w:line="360" w:lineRule="auto"/>
        <w:jc w:val="center"/>
        <w:rPr>
          <w:rFonts w:ascii="Times New Roman" w:eastAsia="Calibri" w:hAnsi="Times New Roman" w:cs="Times New Roman"/>
          <w:sz w:val="24"/>
          <w:szCs w:val="24"/>
          <w:lang w:val="en-IN"/>
        </w:rPr>
      </w:pPr>
    </w:p>
    <w:p w14:paraId="5992B76E"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6C93D7FE" w14:textId="77777777" w:rsidR="001411E5" w:rsidRPr="00727164" w:rsidRDefault="001411E5" w:rsidP="001411E5">
      <w:pPr>
        <w:spacing w:after="200" w:line="480" w:lineRule="auto"/>
        <w:rPr>
          <w:rFonts w:ascii="Times New Roman" w:eastAsia="Calibri" w:hAnsi="Times New Roman" w:cs="Times New Roman"/>
          <w:sz w:val="24"/>
          <w:szCs w:val="24"/>
          <w:lang w:val="en-IN"/>
        </w:rPr>
      </w:pPr>
    </w:p>
    <w:p w14:paraId="7ED20DBA"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5B658C7C" w14:textId="77777777" w:rsidR="001411E5" w:rsidRPr="00727164" w:rsidRDefault="001411E5" w:rsidP="001411E5">
      <w:pPr>
        <w:spacing w:after="200" w:line="480" w:lineRule="auto"/>
        <w:jc w:val="right"/>
        <w:rPr>
          <w:rFonts w:ascii="Times New Roman" w:eastAsia="Calibri" w:hAnsi="Times New Roman" w:cs="Times New Roman"/>
          <w:sz w:val="24"/>
          <w:szCs w:val="24"/>
          <w:lang w:val="en-IN"/>
        </w:rPr>
      </w:pPr>
      <w:r w:rsidRPr="00727164">
        <w:rPr>
          <w:rFonts w:ascii="Times New Roman" w:eastAsia="Calibri" w:hAnsi="Times New Roman" w:cs="Times New Roman"/>
          <w:sz w:val="24"/>
          <w:szCs w:val="24"/>
          <w:lang w:val="en-IN"/>
        </w:rPr>
        <w:t xml:space="preserve"> </w:t>
      </w:r>
    </w:p>
    <w:p w14:paraId="61CB4AE2" w14:textId="77777777" w:rsidR="001411E5" w:rsidRPr="00727164" w:rsidRDefault="001411E5" w:rsidP="001411E5">
      <w:pPr>
        <w:spacing w:after="200" w:line="480" w:lineRule="auto"/>
        <w:jc w:val="right"/>
        <w:rPr>
          <w:rFonts w:ascii="Times New Roman" w:eastAsia="Calibri" w:hAnsi="Times New Roman" w:cs="Times New Roman"/>
          <w:sz w:val="32"/>
          <w:szCs w:val="32"/>
          <w:lang w:val="en-IN"/>
        </w:rPr>
      </w:pPr>
      <w:r w:rsidRPr="00727164">
        <w:rPr>
          <w:rFonts w:ascii="Times New Roman" w:eastAsia="Calibri" w:hAnsi="Times New Roman" w:cs="Times New Roman"/>
          <w:sz w:val="32"/>
          <w:szCs w:val="32"/>
          <w:lang w:val="en-IN"/>
        </w:rPr>
        <w:t>Aditya Yadav</w:t>
      </w:r>
    </w:p>
    <w:p w14:paraId="4F04B823" w14:textId="77777777" w:rsidR="001411E5" w:rsidRPr="00727164" w:rsidRDefault="001411E5" w:rsidP="001411E5">
      <w:pPr>
        <w:spacing w:after="200" w:line="480" w:lineRule="auto"/>
        <w:jc w:val="right"/>
        <w:rPr>
          <w:rFonts w:ascii="Times New Roman" w:eastAsia="Calibri" w:hAnsi="Times New Roman" w:cs="Times New Roman"/>
          <w:b/>
          <w:bCs/>
          <w:sz w:val="32"/>
          <w:szCs w:val="32"/>
          <w:lang w:val="en-IN"/>
        </w:rPr>
      </w:pPr>
    </w:p>
    <w:p w14:paraId="0318F01C" w14:textId="77777777" w:rsidR="001411E5" w:rsidRPr="00727164" w:rsidRDefault="001411E5" w:rsidP="001411E5">
      <w:pPr>
        <w:tabs>
          <w:tab w:val="left" w:pos="6714"/>
          <w:tab w:val="right" w:pos="9026"/>
        </w:tabs>
        <w:spacing w:after="200" w:line="480" w:lineRule="auto"/>
        <w:rPr>
          <w:rFonts w:ascii="Times New Roman" w:eastAsia="Calibri" w:hAnsi="Times New Roman" w:cs="Times New Roman"/>
          <w:b/>
          <w:bCs/>
          <w:sz w:val="32"/>
          <w:szCs w:val="32"/>
          <w:lang w:val="en-IN"/>
        </w:rPr>
      </w:pPr>
      <w:r w:rsidRPr="00727164">
        <w:rPr>
          <w:rFonts w:ascii="Times New Roman" w:eastAsia="Calibri" w:hAnsi="Times New Roman" w:cs="Times New Roman"/>
          <w:b/>
          <w:bCs/>
          <w:sz w:val="32"/>
          <w:szCs w:val="32"/>
          <w:lang w:val="en-IN"/>
        </w:rPr>
        <w:tab/>
      </w:r>
      <w:r w:rsidRPr="00727164">
        <w:rPr>
          <w:rFonts w:ascii="Times New Roman" w:eastAsia="Calibri" w:hAnsi="Times New Roman" w:cs="Times New Roman"/>
          <w:b/>
          <w:bCs/>
          <w:sz w:val="32"/>
          <w:szCs w:val="32"/>
          <w:lang w:val="en-IN"/>
        </w:rPr>
        <w:tab/>
        <w:t xml:space="preserve"> </w:t>
      </w:r>
    </w:p>
    <w:p w14:paraId="736D3C3F" w14:textId="1B59FEEE" w:rsidR="00681454" w:rsidRDefault="00681454"/>
    <w:sdt>
      <w:sdtPr>
        <w:rPr>
          <w:rFonts w:asciiTheme="minorHAnsi" w:eastAsiaTheme="minorHAnsi" w:hAnsiTheme="minorHAnsi" w:cstheme="minorBidi"/>
          <w:color w:val="auto"/>
          <w:spacing w:val="0"/>
          <w:kern w:val="0"/>
          <w:sz w:val="56"/>
          <w:szCs w:val="56"/>
        </w:rPr>
        <w:id w:val="-719281270"/>
        <w:docPartObj>
          <w:docPartGallery w:val="Table of Contents"/>
          <w:docPartUnique/>
        </w:docPartObj>
      </w:sdtPr>
      <w:sdtEndPr>
        <w:rPr>
          <w:b/>
          <w:bCs/>
          <w:noProof/>
          <w:sz w:val="22"/>
          <w:szCs w:val="22"/>
        </w:rPr>
      </w:sdtEndPr>
      <w:sdtContent>
        <w:p w14:paraId="6CD0885C" w14:textId="755F7823" w:rsidR="00E87278" w:rsidRPr="00E87278" w:rsidRDefault="00E87278" w:rsidP="00A714A6">
          <w:pPr>
            <w:pStyle w:val="TOCHeading"/>
            <w:spacing w:line="480" w:lineRule="auto"/>
            <w:jc w:val="center"/>
            <w:rPr>
              <w:sz w:val="56"/>
              <w:szCs w:val="56"/>
            </w:rPr>
          </w:pPr>
          <w:r w:rsidRPr="00E87278">
            <w:rPr>
              <w:sz w:val="56"/>
              <w:szCs w:val="56"/>
            </w:rPr>
            <w:t>Contents</w:t>
          </w:r>
        </w:p>
        <w:p w14:paraId="6815BF0A" w14:textId="26BF1917" w:rsidR="00FA6B46" w:rsidRDefault="00E87278">
          <w:pPr>
            <w:pStyle w:val="TOC1"/>
            <w:rPr>
              <w:rStyle w:val="Hyperlink"/>
            </w:rPr>
          </w:pPr>
          <w:r>
            <w:fldChar w:fldCharType="begin"/>
          </w:r>
          <w:r>
            <w:instrText xml:space="preserve"> TOC \o "1-3" \h \z \u </w:instrText>
          </w:r>
          <w:r>
            <w:fldChar w:fldCharType="separate"/>
          </w:r>
          <w:hyperlink w:anchor="_Toc75873109" w:history="1">
            <w:r w:rsidR="00FA6B46" w:rsidRPr="00BF3E42">
              <w:rPr>
                <w:rStyle w:val="Hyperlink"/>
              </w:rPr>
              <w:t>Chapter 1: Introduction</w:t>
            </w:r>
            <w:r w:rsidR="00FA6B46">
              <w:rPr>
                <w:webHidden/>
              </w:rPr>
              <w:tab/>
            </w:r>
            <w:r w:rsidR="00FA6B46">
              <w:rPr>
                <w:webHidden/>
              </w:rPr>
              <w:fldChar w:fldCharType="begin"/>
            </w:r>
            <w:r w:rsidR="00FA6B46">
              <w:rPr>
                <w:webHidden/>
              </w:rPr>
              <w:instrText xml:space="preserve"> PAGEREF _Toc75873109 \h </w:instrText>
            </w:r>
            <w:r w:rsidR="00FA6B46">
              <w:rPr>
                <w:webHidden/>
              </w:rPr>
            </w:r>
            <w:r w:rsidR="00FA6B46">
              <w:rPr>
                <w:webHidden/>
              </w:rPr>
              <w:fldChar w:fldCharType="separate"/>
            </w:r>
            <w:r w:rsidR="002F743D">
              <w:rPr>
                <w:webHidden/>
              </w:rPr>
              <w:t>9</w:t>
            </w:r>
            <w:r w:rsidR="00FA6B46">
              <w:rPr>
                <w:webHidden/>
              </w:rPr>
              <w:fldChar w:fldCharType="end"/>
            </w:r>
          </w:hyperlink>
        </w:p>
        <w:p w14:paraId="4FF3845A" w14:textId="77777777" w:rsidR="00FA6B46" w:rsidRPr="00FA6B46" w:rsidRDefault="00FA6B46" w:rsidP="00FA6B46">
          <w:pPr>
            <w:rPr>
              <w:noProof/>
            </w:rPr>
          </w:pPr>
        </w:p>
        <w:p w14:paraId="254EC04C" w14:textId="01CDA39A" w:rsidR="00FA6B46" w:rsidRDefault="008827CD">
          <w:pPr>
            <w:pStyle w:val="TOC2"/>
            <w:rPr>
              <w:rFonts w:eastAsiaTheme="minorEastAsia" w:cstheme="minorBidi"/>
              <w:sz w:val="22"/>
              <w:szCs w:val="20"/>
              <w:lang w:bidi="hi-IN"/>
            </w:rPr>
          </w:pPr>
          <w:hyperlink w:anchor="_Toc75873110" w:history="1">
            <w:r w:rsidR="00FA6B46" w:rsidRPr="00BF3E42">
              <w:rPr>
                <w:rStyle w:val="Hyperlink"/>
              </w:rPr>
              <w:t>1.1 Abstract</w:t>
            </w:r>
            <w:r w:rsidR="00FA6B46">
              <w:rPr>
                <w:webHidden/>
              </w:rPr>
              <w:tab/>
            </w:r>
            <w:r w:rsidR="00FA6B46">
              <w:rPr>
                <w:webHidden/>
              </w:rPr>
              <w:fldChar w:fldCharType="begin"/>
            </w:r>
            <w:r w:rsidR="00FA6B46">
              <w:rPr>
                <w:webHidden/>
              </w:rPr>
              <w:instrText xml:space="preserve"> PAGEREF _Toc75873110 \h </w:instrText>
            </w:r>
            <w:r w:rsidR="00FA6B46">
              <w:rPr>
                <w:webHidden/>
              </w:rPr>
            </w:r>
            <w:r w:rsidR="00FA6B46">
              <w:rPr>
                <w:webHidden/>
              </w:rPr>
              <w:fldChar w:fldCharType="separate"/>
            </w:r>
            <w:r w:rsidR="002F743D">
              <w:rPr>
                <w:webHidden/>
              </w:rPr>
              <w:t>9</w:t>
            </w:r>
            <w:r w:rsidR="00FA6B46">
              <w:rPr>
                <w:webHidden/>
              </w:rPr>
              <w:fldChar w:fldCharType="end"/>
            </w:r>
          </w:hyperlink>
        </w:p>
        <w:p w14:paraId="5933D908" w14:textId="1ED70DE5" w:rsidR="00FA6B46" w:rsidRDefault="008827CD">
          <w:pPr>
            <w:pStyle w:val="TOC2"/>
            <w:rPr>
              <w:rFonts w:eastAsiaTheme="minorEastAsia" w:cstheme="minorBidi"/>
              <w:sz w:val="22"/>
              <w:szCs w:val="20"/>
              <w:lang w:bidi="hi-IN"/>
            </w:rPr>
          </w:pPr>
          <w:hyperlink w:anchor="_Toc75873111" w:history="1">
            <w:r w:rsidR="00FA6B46" w:rsidRPr="00BF3E42">
              <w:rPr>
                <w:rStyle w:val="Hyperlink"/>
                <w:rFonts w:cs="Times New Roman"/>
              </w:rPr>
              <w:t>1.2 Introduction</w:t>
            </w:r>
            <w:r w:rsidR="00FA6B46">
              <w:rPr>
                <w:webHidden/>
              </w:rPr>
              <w:tab/>
            </w:r>
            <w:r w:rsidR="00FA6B46">
              <w:rPr>
                <w:webHidden/>
              </w:rPr>
              <w:fldChar w:fldCharType="begin"/>
            </w:r>
            <w:r w:rsidR="00FA6B46">
              <w:rPr>
                <w:webHidden/>
              </w:rPr>
              <w:instrText xml:space="preserve"> PAGEREF _Toc75873111 \h </w:instrText>
            </w:r>
            <w:r w:rsidR="00FA6B46">
              <w:rPr>
                <w:webHidden/>
              </w:rPr>
            </w:r>
            <w:r w:rsidR="00FA6B46">
              <w:rPr>
                <w:webHidden/>
              </w:rPr>
              <w:fldChar w:fldCharType="separate"/>
            </w:r>
            <w:r w:rsidR="002F743D">
              <w:rPr>
                <w:webHidden/>
              </w:rPr>
              <w:t>10</w:t>
            </w:r>
            <w:r w:rsidR="00FA6B46">
              <w:rPr>
                <w:webHidden/>
              </w:rPr>
              <w:fldChar w:fldCharType="end"/>
            </w:r>
          </w:hyperlink>
        </w:p>
        <w:p w14:paraId="3519F54D" w14:textId="2681210F" w:rsidR="00FA6B46" w:rsidRDefault="008827CD">
          <w:pPr>
            <w:pStyle w:val="TOC2"/>
            <w:rPr>
              <w:rFonts w:eastAsiaTheme="minorEastAsia" w:cstheme="minorBidi"/>
              <w:sz w:val="22"/>
              <w:szCs w:val="20"/>
              <w:lang w:bidi="hi-IN"/>
            </w:rPr>
          </w:pPr>
          <w:hyperlink w:anchor="_Toc75873112" w:history="1">
            <w:r w:rsidR="00FA6B46" w:rsidRPr="00BF3E42">
              <w:rPr>
                <w:rStyle w:val="Hyperlink"/>
                <w:rFonts w:cs="Times New Roman"/>
              </w:rPr>
              <w:t>1.3 Background Study &amp; Motivation</w:t>
            </w:r>
            <w:r w:rsidR="00FA6B46">
              <w:rPr>
                <w:webHidden/>
              </w:rPr>
              <w:tab/>
            </w:r>
            <w:r w:rsidR="00FA6B46">
              <w:rPr>
                <w:webHidden/>
              </w:rPr>
              <w:fldChar w:fldCharType="begin"/>
            </w:r>
            <w:r w:rsidR="00FA6B46">
              <w:rPr>
                <w:webHidden/>
              </w:rPr>
              <w:instrText xml:space="preserve"> PAGEREF _Toc75873112 \h </w:instrText>
            </w:r>
            <w:r w:rsidR="00FA6B46">
              <w:rPr>
                <w:webHidden/>
              </w:rPr>
            </w:r>
            <w:r w:rsidR="00FA6B46">
              <w:rPr>
                <w:webHidden/>
              </w:rPr>
              <w:fldChar w:fldCharType="separate"/>
            </w:r>
            <w:r w:rsidR="002F743D">
              <w:rPr>
                <w:webHidden/>
              </w:rPr>
              <w:t>12</w:t>
            </w:r>
            <w:r w:rsidR="00FA6B46">
              <w:rPr>
                <w:webHidden/>
              </w:rPr>
              <w:fldChar w:fldCharType="end"/>
            </w:r>
          </w:hyperlink>
        </w:p>
        <w:p w14:paraId="3FE46C4E" w14:textId="5ACDE04A" w:rsidR="00FA6B46" w:rsidRDefault="008827CD">
          <w:pPr>
            <w:pStyle w:val="TOC3"/>
            <w:rPr>
              <w:rFonts w:asciiTheme="minorHAnsi" w:hAnsiTheme="minorHAnsi" w:cstheme="minorBidi"/>
              <w:sz w:val="22"/>
              <w:szCs w:val="20"/>
              <w:lang w:bidi="hi-IN"/>
            </w:rPr>
          </w:pPr>
          <w:hyperlink w:anchor="_Toc75873113" w:history="1">
            <w:r w:rsidR="00FA6B46" w:rsidRPr="00BF3E42">
              <w:rPr>
                <w:rStyle w:val="Hyperlink"/>
              </w:rPr>
              <w:t>1.3.1 Motivation</w:t>
            </w:r>
            <w:r w:rsidR="00FA6B46">
              <w:rPr>
                <w:webHidden/>
              </w:rPr>
              <w:tab/>
            </w:r>
            <w:r w:rsidR="00FA6B46">
              <w:rPr>
                <w:webHidden/>
              </w:rPr>
              <w:fldChar w:fldCharType="begin"/>
            </w:r>
            <w:r w:rsidR="00FA6B46">
              <w:rPr>
                <w:webHidden/>
              </w:rPr>
              <w:instrText xml:space="preserve"> PAGEREF _Toc75873113 \h </w:instrText>
            </w:r>
            <w:r w:rsidR="00FA6B46">
              <w:rPr>
                <w:webHidden/>
              </w:rPr>
            </w:r>
            <w:r w:rsidR="00FA6B46">
              <w:rPr>
                <w:webHidden/>
              </w:rPr>
              <w:fldChar w:fldCharType="separate"/>
            </w:r>
            <w:r w:rsidR="002F743D">
              <w:rPr>
                <w:webHidden/>
              </w:rPr>
              <w:t>12</w:t>
            </w:r>
            <w:r w:rsidR="00FA6B46">
              <w:rPr>
                <w:webHidden/>
              </w:rPr>
              <w:fldChar w:fldCharType="end"/>
            </w:r>
          </w:hyperlink>
        </w:p>
        <w:p w14:paraId="391BC44D" w14:textId="6C9922B1" w:rsidR="00FA6B46" w:rsidRDefault="008827CD">
          <w:pPr>
            <w:pStyle w:val="TOC3"/>
            <w:rPr>
              <w:rFonts w:asciiTheme="minorHAnsi" w:hAnsiTheme="minorHAnsi" w:cstheme="minorBidi"/>
              <w:sz w:val="22"/>
              <w:szCs w:val="20"/>
              <w:lang w:bidi="hi-IN"/>
            </w:rPr>
          </w:pPr>
          <w:hyperlink w:anchor="_Toc75873114" w:history="1">
            <w:r w:rsidR="00FA6B46" w:rsidRPr="00BF3E42">
              <w:rPr>
                <w:rStyle w:val="Hyperlink"/>
              </w:rPr>
              <w:t>1.3.2 IDS an overview</w:t>
            </w:r>
            <w:r w:rsidR="00FA6B46">
              <w:rPr>
                <w:webHidden/>
              </w:rPr>
              <w:tab/>
            </w:r>
            <w:r w:rsidR="00FA6B46">
              <w:rPr>
                <w:webHidden/>
              </w:rPr>
              <w:fldChar w:fldCharType="begin"/>
            </w:r>
            <w:r w:rsidR="00FA6B46">
              <w:rPr>
                <w:webHidden/>
              </w:rPr>
              <w:instrText xml:space="preserve"> PAGEREF _Toc75873114 \h </w:instrText>
            </w:r>
            <w:r w:rsidR="00FA6B46">
              <w:rPr>
                <w:webHidden/>
              </w:rPr>
            </w:r>
            <w:r w:rsidR="00FA6B46">
              <w:rPr>
                <w:webHidden/>
              </w:rPr>
              <w:fldChar w:fldCharType="separate"/>
            </w:r>
            <w:r w:rsidR="002F743D">
              <w:rPr>
                <w:webHidden/>
              </w:rPr>
              <w:t>12</w:t>
            </w:r>
            <w:r w:rsidR="00FA6B46">
              <w:rPr>
                <w:webHidden/>
              </w:rPr>
              <w:fldChar w:fldCharType="end"/>
            </w:r>
          </w:hyperlink>
        </w:p>
        <w:p w14:paraId="7946A140" w14:textId="0622ED22" w:rsidR="00FA6B46" w:rsidRDefault="008827CD">
          <w:pPr>
            <w:pStyle w:val="TOC3"/>
            <w:rPr>
              <w:rFonts w:asciiTheme="minorHAnsi" w:hAnsiTheme="minorHAnsi" w:cstheme="minorBidi"/>
              <w:sz w:val="22"/>
              <w:szCs w:val="20"/>
              <w:lang w:bidi="hi-IN"/>
            </w:rPr>
          </w:pPr>
          <w:hyperlink w:anchor="_Toc75873115" w:history="1">
            <w:r w:rsidR="00FA6B46" w:rsidRPr="00BF3E42">
              <w:rPr>
                <w:rStyle w:val="Hyperlink"/>
              </w:rPr>
              <w:t>1.3.2 Machine learning an overview</w:t>
            </w:r>
            <w:r w:rsidR="00FA6B46">
              <w:rPr>
                <w:webHidden/>
              </w:rPr>
              <w:tab/>
            </w:r>
            <w:r w:rsidR="00FA6B46">
              <w:rPr>
                <w:webHidden/>
              </w:rPr>
              <w:fldChar w:fldCharType="begin"/>
            </w:r>
            <w:r w:rsidR="00FA6B46">
              <w:rPr>
                <w:webHidden/>
              </w:rPr>
              <w:instrText xml:space="preserve"> PAGEREF _Toc75873115 \h </w:instrText>
            </w:r>
            <w:r w:rsidR="00FA6B46">
              <w:rPr>
                <w:webHidden/>
              </w:rPr>
            </w:r>
            <w:r w:rsidR="00FA6B46">
              <w:rPr>
                <w:webHidden/>
              </w:rPr>
              <w:fldChar w:fldCharType="separate"/>
            </w:r>
            <w:r w:rsidR="002F743D">
              <w:rPr>
                <w:webHidden/>
              </w:rPr>
              <w:t>15</w:t>
            </w:r>
            <w:r w:rsidR="00FA6B46">
              <w:rPr>
                <w:webHidden/>
              </w:rPr>
              <w:fldChar w:fldCharType="end"/>
            </w:r>
          </w:hyperlink>
        </w:p>
        <w:p w14:paraId="25A507F1" w14:textId="04D96BC8" w:rsidR="00FA6B46" w:rsidRDefault="008827CD">
          <w:pPr>
            <w:pStyle w:val="TOC2"/>
            <w:rPr>
              <w:rFonts w:eastAsiaTheme="minorEastAsia" w:cstheme="minorBidi"/>
              <w:sz w:val="22"/>
              <w:szCs w:val="20"/>
              <w:lang w:bidi="hi-IN"/>
            </w:rPr>
          </w:pPr>
          <w:hyperlink w:anchor="_Toc75873116" w:history="1">
            <w:r w:rsidR="00FA6B46" w:rsidRPr="00BF3E42">
              <w:rPr>
                <w:rStyle w:val="Hyperlink"/>
              </w:rPr>
              <w:t>1.4 Problem Statement</w:t>
            </w:r>
            <w:r w:rsidR="00FA6B46">
              <w:rPr>
                <w:webHidden/>
              </w:rPr>
              <w:tab/>
            </w:r>
            <w:r w:rsidR="00FA6B46">
              <w:rPr>
                <w:webHidden/>
              </w:rPr>
              <w:fldChar w:fldCharType="begin"/>
            </w:r>
            <w:r w:rsidR="00FA6B46">
              <w:rPr>
                <w:webHidden/>
              </w:rPr>
              <w:instrText xml:space="preserve"> PAGEREF _Toc75873116 \h </w:instrText>
            </w:r>
            <w:r w:rsidR="00FA6B46">
              <w:rPr>
                <w:webHidden/>
              </w:rPr>
            </w:r>
            <w:r w:rsidR="00FA6B46">
              <w:rPr>
                <w:webHidden/>
              </w:rPr>
              <w:fldChar w:fldCharType="separate"/>
            </w:r>
            <w:r w:rsidR="002F743D">
              <w:rPr>
                <w:webHidden/>
              </w:rPr>
              <w:t>16</w:t>
            </w:r>
            <w:r w:rsidR="00FA6B46">
              <w:rPr>
                <w:webHidden/>
              </w:rPr>
              <w:fldChar w:fldCharType="end"/>
            </w:r>
          </w:hyperlink>
        </w:p>
        <w:p w14:paraId="472E6D69" w14:textId="789D3433" w:rsidR="00FA6B46" w:rsidRDefault="008827CD">
          <w:pPr>
            <w:pStyle w:val="TOC2"/>
            <w:rPr>
              <w:rFonts w:eastAsiaTheme="minorEastAsia" w:cstheme="minorBidi"/>
              <w:sz w:val="22"/>
              <w:szCs w:val="20"/>
              <w:lang w:bidi="hi-IN"/>
            </w:rPr>
          </w:pPr>
          <w:hyperlink w:anchor="_Toc75873117" w:history="1">
            <w:r w:rsidR="00FA6B46" w:rsidRPr="00BF3E42">
              <w:rPr>
                <w:rStyle w:val="Hyperlink"/>
              </w:rPr>
              <w:t>1.5 Objectives</w:t>
            </w:r>
            <w:r w:rsidR="00FA6B46">
              <w:rPr>
                <w:webHidden/>
              </w:rPr>
              <w:tab/>
            </w:r>
            <w:r w:rsidR="00FA6B46">
              <w:rPr>
                <w:webHidden/>
              </w:rPr>
              <w:fldChar w:fldCharType="begin"/>
            </w:r>
            <w:r w:rsidR="00FA6B46">
              <w:rPr>
                <w:webHidden/>
              </w:rPr>
              <w:instrText xml:space="preserve"> PAGEREF _Toc75873117 \h </w:instrText>
            </w:r>
            <w:r w:rsidR="00FA6B46">
              <w:rPr>
                <w:webHidden/>
              </w:rPr>
            </w:r>
            <w:r w:rsidR="00FA6B46">
              <w:rPr>
                <w:webHidden/>
              </w:rPr>
              <w:fldChar w:fldCharType="separate"/>
            </w:r>
            <w:r w:rsidR="002F743D">
              <w:rPr>
                <w:webHidden/>
              </w:rPr>
              <w:t>17</w:t>
            </w:r>
            <w:r w:rsidR="00FA6B46">
              <w:rPr>
                <w:webHidden/>
              </w:rPr>
              <w:fldChar w:fldCharType="end"/>
            </w:r>
          </w:hyperlink>
        </w:p>
        <w:p w14:paraId="5B282C36" w14:textId="0F0EF410" w:rsidR="00FA6B46" w:rsidRDefault="008827CD">
          <w:pPr>
            <w:pStyle w:val="TOC2"/>
            <w:rPr>
              <w:rStyle w:val="Hyperlink"/>
            </w:rPr>
          </w:pPr>
          <w:hyperlink w:anchor="_Toc75873118" w:history="1">
            <w:r w:rsidR="00FA6B46" w:rsidRPr="00BF3E42">
              <w:rPr>
                <w:rStyle w:val="Hyperlink"/>
              </w:rPr>
              <w:t>1.6 Summary of Chapter</w:t>
            </w:r>
            <w:r w:rsidR="00FA6B46">
              <w:rPr>
                <w:webHidden/>
              </w:rPr>
              <w:tab/>
            </w:r>
            <w:r w:rsidR="00FA6B46">
              <w:rPr>
                <w:webHidden/>
              </w:rPr>
              <w:fldChar w:fldCharType="begin"/>
            </w:r>
            <w:r w:rsidR="00FA6B46">
              <w:rPr>
                <w:webHidden/>
              </w:rPr>
              <w:instrText xml:space="preserve"> PAGEREF _Toc75873118 \h </w:instrText>
            </w:r>
            <w:r w:rsidR="00FA6B46">
              <w:rPr>
                <w:webHidden/>
              </w:rPr>
            </w:r>
            <w:r w:rsidR="00FA6B46">
              <w:rPr>
                <w:webHidden/>
              </w:rPr>
              <w:fldChar w:fldCharType="separate"/>
            </w:r>
            <w:r w:rsidR="002F743D">
              <w:rPr>
                <w:webHidden/>
              </w:rPr>
              <w:t>18</w:t>
            </w:r>
            <w:r w:rsidR="00FA6B46">
              <w:rPr>
                <w:webHidden/>
              </w:rPr>
              <w:fldChar w:fldCharType="end"/>
            </w:r>
          </w:hyperlink>
        </w:p>
        <w:p w14:paraId="0133631B" w14:textId="77777777" w:rsidR="00FA6B46" w:rsidRPr="00FA6B46" w:rsidRDefault="00FA6B46" w:rsidP="00FA6B46">
          <w:pPr>
            <w:rPr>
              <w:noProof/>
            </w:rPr>
          </w:pPr>
        </w:p>
        <w:p w14:paraId="2F34F001" w14:textId="176AA334" w:rsidR="00FA6B46" w:rsidRDefault="008827CD">
          <w:pPr>
            <w:pStyle w:val="TOC1"/>
            <w:rPr>
              <w:rStyle w:val="Hyperlink"/>
            </w:rPr>
          </w:pPr>
          <w:hyperlink w:anchor="_Toc75873119" w:history="1">
            <w:r w:rsidR="00FA6B46" w:rsidRPr="00BF3E42">
              <w:rPr>
                <w:rStyle w:val="Hyperlink"/>
              </w:rPr>
              <w:t>Chapter 2: Literature Survey</w:t>
            </w:r>
            <w:r w:rsidR="00FA6B46">
              <w:rPr>
                <w:webHidden/>
              </w:rPr>
              <w:tab/>
            </w:r>
            <w:r w:rsidR="00FA6B46">
              <w:rPr>
                <w:webHidden/>
              </w:rPr>
              <w:fldChar w:fldCharType="begin"/>
            </w:r>
            <w:r w:rsidR="00FA6B46">
              <w:rPr>
                <w:webHidden/>
              </w:rPr>
              <w:instrText xml:space="preserve"> PAGEREF _Toc75873119 \h </w:instrText>
            </w:r>
            <w:r w:rsidR="00FA6B46">
              <w:rPr>
                <w:webHidden/>
              </w:rPr>
            </w:r>
            <w:r w:rsidR="00FA6B46">
              <w:rPr>
                <w:webHidden/>
              </w:rPr>
              <w:fldChar w:fldCharType="separate"/>
            </w:r>
            <w:r w:rsidR="002F743D">
              <w:rPr>
                <w:webHidden/>
              </w:rPr>
              <w:t>19</w:t>
            </w:r>
            <w:r w:rsidR="00FA6B46">
              <w:rPr>
                <w:webHidden/>
              </w:rPr>
              <w:fldChar w:fldCharType="end"/>
            </w:r>
          </w:hyperlink>
        </w:p>
        <w:p w14:paraId="293C341C" w14:textId="77777777" w:rsidR="00FA6B46" w:rsidRPr="00FA6B46" w:rsidRDefault="00FA6B46" w:rsidP="00FA6B46">
          <w:pPr>
            <w:rPr>
              <w:noProof/>
            </w:rPr>
          </w:pPr>
        </w:p>
        <w:p w14:paraId="1CE82EC8" w14:textId="36B0848E" w:rsidR="00FA6B46" w:rsidRDefault="008827CD">
          <w:pPr>
            <w:pStyle w:val="TOC2"/>
            <w:rPr>
              <w:rFonts w:eastAsiaTheme="minorEastAsia" w:cstheme="minorBidi"/>
              <w:sz w:val="22"/>
              <w:szCs w:val="20"/>
              <w:lang w:bidi="hi-IN"/>
            </w:rPr>
          </w:pPr>
          <w:hyperlink w:anchor="_Toc75873120" w:history="1">
            <w:r w:rsidR="00FA6B46" w:rsidRPr="00BF3E42">
              <w:rPr>
                <w:rStyle w:val="Hyperlink"/>
              </w:rPr>
              <w:t>2.1 Related Tools &amp; Technologies</w:t>
            </w:r>
            <w:r w:rsidR="00FA6B46">
              <w:rPr>
                <w:webHidden/>
              </w:rPr>
              <w:tab/>
            </w:r>
            <w:r w:rsidR="00FA6B46">
              <w:rPr>
                <w:webHidden/>
              </w:rPr>
              <w:fldChar w:fldCharType="begin"/>
            </w:r>
            <w:r w:rsidR="00FA6B46">
              <w:rPr>
                <w:webHidden/>
              </w:rPr>
              <w:instrText xml:space="preserve"> PAGEREF _Toc75873120 \h </w:instrText>
            </w:r>
            <w:r w:rsidR="00FA6B46">
              <w:rPr>
                <w:webHidden/>
              </w:rPr>
            </w:r>
            <w:r w:rsidR="00FA6B46">
              <w:rPr>
                <w:webHidden/>
              </w:rPr>
              <w:fldChar w:fldCharType="separate"/>
            </w:r>
            <w:r w:rsidR="002F743D">
              <w:rPr>
                <w:webHidden/>
              </w:rPr>
              <w:t>19</w:t>
            </w:r>
            <w:r w:rsidR="00FA6B46">
              <w:rPr>
                <w:webHidden/>
              </w:rPr>
              <w:fldChar w:fldCharType="end"/>
            </w:r>
          </w:hyperlink>
        </w:p>
        <w:p w14:paraId="12576F06" w14:textId="42446D00" w:rsidR="00FA6B46" w:rsidRDefault="008827CD">
          <w:pPr>
            <w:pStyle w:val="TOC2"/>
            <w:rPr>
              <w:rFonts w:eastAsiaTheme="minorEastAsia" w:cstheme="minorBidi"/>
              <w:sz w:val="22"/>
              <w:szCs w:val="20"/>
              <w:lang w:bidi="hi-IN"/>
            </w:rPr>
          </w:pPr>
          <w:hyperlink w:anchor="_Toc75873121" w:history="1">
            <w:r w:rsidR="00FA6B46" w:rsidRPr="00BF3E42">
              <w:rPr>
                <w:rStyle w:val="Hyperlink"/>
              </w:rPr>
              <w:t>2.2 Related Works</w:t>
            </w:r>
            <w:r w:rsidR="00FA6B46">
              <w:rPr>
                <w:webHidden/>
              </w:rPr>
              <w:tab/>
            </w:r>
            <w:r w:rsidR="00FA6B46">
              <w:rPr>
                <w:webHidden/>
              </w:rPr>
              <w:fldChar w:fldCharType="begin"/>
            </w:r>
            <w:r w:rsidR="00FA6B46">
              <w:rPr>
                <w:webHidden/>
              </w:rPr>
              <w:instrText xml:space="preserve"> PAGEREF _Toc75873121 \h </w:instrText>
            </w:r>
            <w:r w:rsidR="00FA6B46">
              <w:rPr>
                <w:webHidden/>
              </w:rPr>
            </w:r>
            <w:r w:rsidR="00FA6B46">
              <w:rPr>
                <w:webHidden/>
              </w:rPr>
              <w:fldChar w:fldCharType="separate"/>
            </w:r>
            <w:r w:rsidR="002F743D">
              <w:rPr>
                <w:webHidden/>
              </w:rPr>
              <w:t>20</w:t>
            </w:r>
            <w:r w:rsidR="00FA6B46">
              <w:rPr>
                <w:webHidden/>
              </w:rPr>
              <w:fldChar w:fldCharType="end"/>
            </w:r>
          </w:hyperlink>
        </w:p>
        <w:p w14:paraId="3F4AEDC8" w14:textId="335AD525" w:rsidR="00FA6B46" w:rsidRDefault="008827CD">
          <w:pPr>
            <w:pStyle w:val="TOC2"/>
            <w:rPr>
              <w:rStyle w:val="Hyperlink"/>
            </w:rPr>
          </w:pPr>
          <w:hyperlink w:anchor="_Toc75873122" w:history="1">
            <w:r w:rsidR="00FA6B46" w:rsidRPr="00BF3E42">
              <w:rPr>
                <w:rStyle w:val="Hyperlink"/>
                <w:rFonts w:cs="Times New Roman"/>
              </w:rPr>
              <w:t xml:space="preserve">2.3 </w:t>
            </w:r>
            <w:r w:rsidR="00FA6B46" w:rsidRPr="00BF3E42">
              <w:rPr>
                <w:rStyle w:val="Hyperlink"/>
              </w:rPr>
              <w:t>Summary</w:t>
            </w:r>
            <w:r w:rsidR="00FA6B46">
              <w:rPr>
                <w:webHidden/>
              </w:rPr>
              <w:tab/>
            </w:r>
            <w:r w:rsidR="00FA6B46">
              <w:rPr>
                <w:webHidden/>
              </w:rPr>
              <w:fldChar w:fldCharType="begin"/>
            </w:r>
            <w:r w:rsidR="00FA6B46">
              <w:rPr>
                <w:webHidden/>
              </w:rPr>
              <w:instrText xml:space="preserve"> PAGEREF _Toc75873122 \h </w:instrText>
            </w:r>
            <w:r w:rsidR="00FA6B46">
              <w:rPr>
                <w:webHidden/>
              </w:rPr>
            </w:r>
            <w:r w:rsidR="00FA6B46">
              <w:rPr>
                <w:webHidden/>
              </w:rPr>
              <w:fldChar w:fldCharType="separate"/>
            </w:r>
            <w:r w:rsidR="002F743D">
              <w:rPr>
                <w:webHidden/>
              </w:rPr>
              <w:t>23</w:t>
            </w:r>
            <w:r w:rsidR="00FA6B46">
              <w:rPr>
                <w:webHidden/>
              </w:rPr>
              <w:fldChar w:fldCharType="end"/>
            </w:r>
          </w:hyperlink>
        </w:p>
        <w:p w14:paraId="15B6CFF4" w14:textId="77777777" w:rsidR="00FA6B46" w:rsidRPr="00FA6B46" w:rsidRDefault="00FA6B46" w:rsidP="00FA6B46">
          <w:pPr>
            <w:rPr>
              <w:noProof/>
            </w:rPr>
          </w:pPr>
        </w:p>
        <w:p w14:paraId="3890D8C4" w14:textId="76A19D7C" w:rsidR="00FA6B46" w:rsidRDefault="008827CD">
          <w:pPr>
            <w:pStyle w:val="TOC1"/>
            <w:rPr>
              <w:rStyle w:val="Hyperlink"/>
            </w:rPr>
          </w:pPr>
          <w:hyperlink w:anchor="_Toc75873123" w:history="1">
            <w:r w:rsidR="00FA6B46" w:rsidRPr="00BF3E42">
              <w:rPr>
                <w:rStyle w:val="Hyperlink"/>
              </w:rPr>
              <w:t>Chapter 3: Proposed Work and Implementation</w:t>
            </w:r>
            <w:r w:rsidR="00FA6B46">
              <w:rPr>
                <w:webHidden/>
              </w:rPr>
              <w:tab/>
            </w:r>
            <w:r w:rsidR="00FA6B46">
              <w:rPr>
                <w:webHidden/>
              </w:rPr>
              <w:fldChar w:fldCharType="begin"/>
            </w:r>
            <w:r w:rsidR="00FA6B46">
              <w:rPr>
                <w:webHidden/>
              </w:rPr>
              <w:instrText xml:space="preserve"> PAGEREF _Toc75873123 \h </w:instrText>
            </w:r>
            <w:r w:rsidR="00FA6B46">
              <w:rPr>
                <w:webHidden/>
              </w:rPr>
            </w:r>
            <w:r w:rsidR="00FA6B46">
              <w:rPr>
                <w:webHidden/>
              </w:rPr>
              <w:fldChar w:fldCharType="separate"/>
            </w:r>
            <w:r w:rsidR="002F743D">
              <w:rPr>
                <w:webHidden/>
              </w:rPr>
              <w:t>24</w:t>
            </w:r>
            <w:r w:rsidR="00FA6B46">
              <w:rPr>
                <w:webHidden/>
              </w:rPr>
              <w:fldChar w:fldCharType="end"/>
            </w:r>
          </w:hyperlink>
        </w:p>
        <w:p w14:paraId="3F272A1F" w14:textId="77777777" w:rsidR="00FA6B46" w:rsidRPr="00FA6B46" w:rsidRDefault="00FA6B46" w:rsidP="00FA6B46">
          <w:pPr>
            <w:rPr>
              <w:noProof/>
            </w:rPr>
          </w:pPr>
        </w:p>
        <w:p w14:paraId="27D89924" w14:textId="3A8CBC43" w:rsidR="00FA6B46" w:rsidRDefault="008827CD">
          <w:pPr>
            <w:pStyle w:val="TOC2"/>
            <w:rPr>
              <w:rFonts w:eastAsiaTheme="minorEastAsia" w:cstheme="minorBidi"/>
              <w:sz w:val="22"/>
              <w:szCs w:val="20"/>
              <w:lang w:bidi="hi-IN"/>
            </w:rPr>
          </w:pPr>
          <w:hyperlink w:anchor="_Toc75873124" w:history="1">
            <w:r w:rsidR="00FA6B46" w:rsidRPr="00BF3E42">
              <w:rPr>
                <w:rStyle w:val="Hyperlink"/>
              </w:rPr>
              <w:t>3.1 Proposed Work</w:t>
            </w:r>
            <w:r w:rsidR="00FA6B46">
              <w:rPr>
                <w:webHidden/>
              </w:rPr>
              <w:tab/>
            </w:r>
            <w:r w:rsidR="00FA6B46">
              <w:rPr>
                <w:webHidden/>
              </w:rPr>
              <w:fldChar w:fldCharType="begin"/>
            </w:r>
            <w:r w:rsidR="00FA6B46">
              <w:rPr>
                <w:webHidden/>
              </w:rPr>
              <w:instrText xml:space="preserve"> PAGEREF _Toc75873124 \h </w:instrText>
            </w:r>
            <w:r w:rsidR="00FA6B46">
              <w:rPr>
                <w:webHidden/>
              </w:rPr>
            </w:r>
            <w:r w:rsidR="00FA6B46">
              <w:rPr>
                <w:webHidden/>
              </w:rPr>
              <w:fldChar w:fldCharType="separate"/>
            </w:r>
            <w:r w:rsidR="002F743D">
              <w:rPr>
                <w:webHidden/>
              </w:rPr>
              <w:t>24</w:t>
            </w:r>
            <w:r w:rsidR="00FA6B46">
              <w:rPr>
                <w:webHidden/>
              </w:rPr>
              <w:fldChar w:fldCharType="end"/>
            </w:r>
          </w:hyperlink>
        </w:p>
        <w:p w14:paraId="3B77CDEC" w14:textId="7A3215C5" w:rsidR="00FA6B46" w:rsidRDefault="008827CD">
          <w:pPr>
            <w:pStyle w:val="TOC3"/>
            <w:rPr>
              <w:rFonts w:asciiTheme="minorHAnsi" w:hAnsiTheme="minorHAnsi" w:cstheme="minorBidi"/>
              <w:sz w:val="22"/>
              <w:szCs w:val="20"/>
              <w:lang w:bidi="hi-IN"/>
            </w:rPr>
          </w:pPr>
          <w:hyperlink w:anchor="_Toc75873125" w:history="1">
            <w:r w:rsidR="00FA6B46" w:rsidRPr="00BF3E42">
              <w:rPr>
                <w:rStyle w:val="Hyperlink"/>
              </w:rPr>
              <w:t>3.1.1 Data Collection and Pre-processing</w:t>
            </w:r>
            <w:r w:rsidR="00FA6B46">
              <w:rPr>
                <w:webHidden/>
              </w:rPr>
              <w:tab/>
            </w:r>
            <w:r w:rsidR="00FA6B46">
              <w:rPr>
                <w:webHidden/>
              </w:rPr>
              <w:fldChar w:fldCharType="begin"/>
            </w:r>
            <w:r w:rsidR="00FA6B46">
              <w:rPr>
                <w:webHidden/>
              </w:rPr>
              <w:instrText xml:space="preserve"> PAGEREF _Toc75873125 \h </w:instrText>
            </w:r>
            <w:r w:rsidR="00FA6B46">
              <w:rPr>
                <w:webHidden/>
              </w:rPr>
            </w:r>
            <w:r w:rsidR="00FA6B46">
              <w:rPr>
                <w:webHidden/>
              </w:rPr>
              <w:fldChar w:fldCharType="separate"/>
            </w:r>
            <w:r w:rsidR="002F743D">
              <w:rPr>
                <w:webHidden/>
              </w:rPr>
              <w:t>25</w:t>
            </w:r>
            <w:r w:rsidR="00FA6B46">
              <w:rPr>
                <w:webHidden/>
              </w:rPr>
              <w:fldChar w:fldCharType="end"/>
            </w:r>
          </w:hyperlink>
        </w:p>
        <w:p w14:paraId="7E23BA63" w14:textId="5DDDD485" w:rsidR="00FA6B46" w:rsidRDefault="008827CD">
          <w:pPr>
            <w:pStyle w:val="TOC3"/>
            <w:rPr>
              <w:rFonts w:asciiTheme="minorHAnsi" w:hAnsiTheme="minorHAnsi" w:cstheme="minorBidi"/>
              <w:sz w:val="22"/>
              <w:szCs w:val="20"/>
              <w:lang w:bidi="hi-IN"/>
            </w:rPr>
          </w:pPr>
          <w:hyperlink w:anchor="_Toc75873126" w:history="1">
            <w:r w:rsidR="00FA6B46" w:rsidRPr="00BF3E42">
              <w:rPr>
                <w:rStyle w:val="Hyperlink"/>
              </w:rPr>
              <w:t>3.1.2 Feature Selection</w:t>
            </w:r>
            <w:r w:rsidR="00FA6B46">
              <w:rPr>
                <w:webHidden/>
              </w:rPr>
              <w:tab/>
            </w:r>
            <w:r w:rsidR="00FA6B46">
              <w:rPr>
                <w:webHidden/>
              </w:rPr>
              <w:fldChar w:fldCharType="begin"/>
            </w:r>
            <w:r w:rsidR="00FA6B46">
              <w:rPr>
                <w:webHidden/>
              </w:rPr>
              <w:instrText xml:space="preserve"> PAGEREF _Toc75873126 \h </w:instrText>
            </w:r>
            <w:r w:rsidR="00FA6B46">
              <w:rPr>
                <w:webHidden/>
              </w:rPr>
            </w:r>
            <w:r w:rsidR="00FA6B46">
              <w:rPr>
                <w:webHidden/>
              </w:rPr>
              <w:fldChar w:fldCharType="separate"/>
            </w:r>
            <w:r w:rsidR="002F743D">
              <w:rPr>
                <w:webHidden/>
              </w:rPr>
              <w:t>26</w:t>
            </w:r>
            <w:r w:rsidR="00FA6B46">
              <w:rPr>
                <w:webHidden/>
              </w:rPr>
              <w:fldChar w:fldCharType="end"/>
            </w:r>
          </w:hyperlink>
        </w:p>
        <w:p w14:paraId="3BB25822" w14:textId="77E7F15F" w:rsidR="00FA6B46" w:rsidRDefault="008827CD">
          <w:pPr>
            <w:pStyle w:val="TOC3"/>
            <w:rPr>
              <w:rFonts w:asciiTheme="minorHAnsi" w:hAnsiTheme="minorHAnsi" w:cstheme="minorBidi"/>
              <w:sz w:val="22"/>
              <w:szCs w:val="20"/>
              <w:lang w:bidi="hi-IN"/>
            </w:rPr>
          </w:pPr>
          <w:hyperlink w:anchor="_Toc75873127" w:history="1">
            <w:r w:rsidR="00FA6B46" w:rsidRPr="00BF3E42">
              <w:rPr>
                <w:rStyle w:val="Hyperlink"/>
              </w:rPr>
              <w:t>3.1.3 Classification algorithms</w:t>
            </w:r>
            <w:r w:rsidR="00FA6B46">
              <w:rPr>
                <w:webHidden/>
              </w:rPr>
              <w:tab/>
            </w:r>
            <w:r w:rsidR="00FA6B46">
              <w:rPr>
                <w:webHidden/>
              </w:rPr>
              <w:fldChar w:fldCharType="begin"/>
            </w:r>
            <w:r w:rsidR="00FA6B46">
              <w:rPr>
                <w:webHidden/>
              </w:rPr>
              <w:instrText xml:space="preserve"> PAGEREF _Toc75873127 \h </w:instrText>
            </w:r>
            <w:r w:rsidR="00FA6B46">
              <w:rPr>
                <w:webHidden/>
              </w:rPr>
            </w:r>
            <w:r w:rsidR="00FA6B46">
              <w:rPr>
                <w:webHidden/>
              </w:rPr>
              <w:fldChar w:fldCharType="separate"/>
            </w:r>
            <w:r w:rsidR="002F743D">
              <w:rPr>
                <w:webHidden/>
              </w:rPr>
              <w:t>27</w:t>
            </w:r>
            <w:r w:rsidR="00FA6B46">
              <w:rPr>
                <w:webHidden/>
              </w:rPr>
              <w:fldChar w:fldCharType="end"/>
            </w:r>
          </w:hyperlink>
        </w:p>
        <w:p w14:paraId="43EBE70B" w14:textId="31A1F059" w:rsidR="00FA6B46" w:rsidRDefault="008827CD">
          <w:pPr>
            <w:pStyle w:val="TOC3"/>
            <w:rPr>
              <w:rFonts w:asciiTheme="minorHAnsi" w:hAnsiTheme="minorHAnsi" w:cstheme="minorBidi"/>
              <w:sz w:val="22"/>
              <w:szCs w:val="20"/>
              <w:lang w:bidi="hi-IN"/>
            </w:rPr>
          </w:pPr>
          <w:hyperlink w:anchor="_Toc75873128" w:history="1">
            <w:r w:rsidR="00FA6B46" w:rsidRPr="00BF3E42">
              <w:rPr>
                <w:rStyle w:val="Hyperlink"/>
              </w:rPr>
              <w:t>3.1.4 Performance evaluation</w:t>
            </w:r>
            <w:r w:rsidR="00FA6B46">
              <w:rPr>
                <w:webHidden/>
              </w:rPr>
              <w:tab/>
            </w:r>
            <w:r w:rsidR="00FA6B46">
              <w:rPr>
                <w:webHidden/>
              </w:rPr>
              <w:fldChar w:fldCharType="begin"/>
            </w:r>
            <w:r w:rsidR="00FA6B46">
              <w:rPr>
                <w:webHidden/>
              </w:rPr>
              <w:instrText xml:space="preserve"> PAGEREF _Toc75873128 \h </w:instrText>
            </w:r>
            <w:r w:rsidR="00FA6B46">
              <w:rPr>
                <w:webHidden/>
              </w:rPr>
            </w:r>
            <w:r w:rsidR="00FA6B46">
              <w:rPr>
                <w:webHidden/>
              </w:rPr>
              <w:fldChar w:fldCharType="separate"/>
            </w:r>
            <w:r w:rsidR="002F743D">
              <w:rPr>
                <w:webHidden/>
              </w:rPr>
              <w:t>28</w:t>
            </w:r>
            <w:r w:rsidR="00FA6B46">
              <w:rPr>
                <w:webHidden/>
              </w:rPr>
              <w:fldChar w:fldCharType="end"/>
            </w:r>
          </w:hyperlink>
        </w:p>
        <w:p w14:paraId="4C0B70E7" w14:textId="6A184BAB" w:rsidR="00FA6B46" w:rsidRDefault="008827CD">
          <w:pPr>
            <w:pStyle w:val="TOC2"/>
            <w:rPr>
              <w:rFonts w:eastAsiaTheme="minorEastAsia" w:cstheme="minorBidi"/>
              <w:sz w:val="22"/>
              <w:szCs w:val="20"/>
              <w:lang w:bidi="hi-IN"/>
            </w:rPr>
          </w:pPr>
          <w:hyperlink w:anchor="_Toc75873129" w:history="1">
            <w:r w:rsidR="00FA6B46" w:rsidRPr="00BF3E42">
              <w:rPr>
                <w:rStyle w:val="Hyperlink"/>
              </w:rPr>
              <w:t>3.2 Implementation &amp; Results</w:t>
            </w:r>
            <w:r w:rsidR="00FA6B46">
              <w:rPr>
                <w:webHidden/>
              </w:rPr>
              <w:tab/>
            </w:r>
            <w:r w:rsidR="00FA6B46">
              <w:rPr>
                <w:webHidden/>
              </w:rPr>
              <w:fldChar w:fldCharType="begin"/>
            </w:r>
            <w:r w:rsidR="00FA6B46">
              <w:rPr>
                <w:webHidden/>
              </w:rPr>
              <w:instrText xml:space="preserve"> PAGEREF _Toc75873129 \h </w:instrText>
            </w:r>
            <w:r w:rsidR="00FA6B46">
              <w:rPr>
                <w:webHidden/>
              </w:rPr>
            </w:r>
            <w:r w:rsidR="00FA6B46">
              <w:rPr>
                <w:webHidden/>
              </w:rPr>
              <w:fldChar w:fldCharType="separate"/>
            </w:r>
            <w:r w:rsidR="002F743D">
              <w:rPr>
                <w:webHidden/>
              </w:rPr>
              <w:t>30</w:t>
            </w:r>
            <w:r w:rsidR="00FA6B46">
              <w:rPr>
                <w:webHidden/>
              </w:rPr>
              <w:fldChar w:fldCharType="end"/>
            </w:r>
          </w:hyperlink>
        </w:p>
        <w:p w14:paraId="6DF73AF0" w14:textId="60F51721" w:rsidR="00FA6B46" w:rsidRDefault="008827CD">
          <w:pPr>
            <w:pStyle w:val="TOC3"/>
            <w:rPr>
              <w:rFonts w:asciiTheme="minorHAnsi" w:hAnsiTheme="minorHAnsi" w:cstheme="minorBidi"/>
              <w:sz w:val="22"/>
              <w:szCs w:val="20"/>
              <w:lang w:bidi="hi-IN"/>
            </w:rPr>
          </w:pPr>
          <w:hyperlink w:anchor="_Toc75873130" w:history="1">
            <w:r w:rsidR="00FA6B46" w:rsidRPr="00BF3E42">
              <w:rPr>
                <w:rStyle w:val="Hyperlink"/>
              </w:rPr>
              <w:t>3.2.1 Data Collection and Pre-processing</w:t>
            </w:r>
            <w:r w:rsidR="00FA6B46">
              <w:rPr>
                <w:webHidden/>
              </w:rPr>
              <w:tab/>
            </w:r>
            <w:r w:rsidR="00FA6B46">
              <w:rPr>
                <w:webHidden/>
              </w:rPr>
              <w:fldChar w:fldCharType="begin"/>
            </w:r>
            <w:r w:rsidR="00FA6B46">
              <w:rPr>
                <w:webHidden/>
              </w:rPr>
              <w:instrText xml:space="preserve"> PAGEREF _Toc75873130 \h </w:instrText>
            </w:r>
            <w:r w:rsidR="00FA6B46">
              <w:rPr>
                <w:webHidden/>
              </w:rPr>
            </w:r>
            <w:r w:rsidR="00FA6B46">
              <w:rPr>
                <w:webHidden/>
              </w:rPr>
              <w:fldChar w:fldCharType="separate"/>
            </w:r>
            <w:r w:rsidR="002F743D">
              <w:rPr>
                <w:webHidden/>
              </w:rPr>
              <w:t>31</w:t>
            </w:r>
            <w:r w:rsidR="00FA6B46">
              <w:rPr>
                <w:webHidden/>
              </w:rPr>
              <w:fldChar w:fldCharType="end"/>
            </w:r>
          </w:hyperlink>
        </w:p>
        <w:p w14:paraId="409CEE0B" w14:textId="54A49158" w:rsidR="00FA6B46" w:rsidRDefault="008827CD">
          <w:pPr>
            <w:pStyle w:val="TOC3"/>
            <w:rPr>
              <w:rFonts w:asciiTheme="minorHAnsi" w:hAnsiTheme="minorHAnsi" w:cstheme="minorBidi"/>
              <w:sz w:val="22"/>
              <w:szCs w:val="20"/>
              <w:lang w:bidi="hi-IN"/>
            </w:rPr>
          </w:pPr>
          <w:hyperlink w:anchor="_Toc75873131" w:history="1">
            <w:r w:rsidR="00FA6B46" w:rsidRPr="00BF3E42">
              <w:rPr>
                <w:rStyle w:val="Hyperlink"/>
              </w:rPr>
              <w:t>3.2.2 Feature Selection</w:t>
            </w:r>
            <w:r w:rsidR="00FA6B46">
              <w:rPr>
                <w:webHidden/>
              </w:rPr>
              <w:tab/>
            </w:r>
            <w:r w:rsidR="00FA6B46">
              <w:rPr>
                <w:webHidden/>
              </w:rPr>
              <w:fldChar w:fldCharType="begin"/>
            </w:r>
            <w:r w:rsidR="00FA6B46">
              <w:rPr>
                <w:webHidden/>
              </w:rPr>
              <w:instrText xml:space="preserve"> PAGEREF _Toc75873131 \h </w:instrText>
            </w:r>
            <w:r w:rsidR="00FA6B46">
              <w:rPr>
                <w:webHidden/>
              </w:rPr>
            </w:r>
            <w:r w:rsidR="00FA6B46">
              <w:rPr>
                <w:webHidden/>
              </w:rPr>
              <w:fldChar w:fldCharType="separate"/>
            </w:r>
            <w:r w:rsidR="002F743D">
              <w:rPr>
                <w:webHidden/>
              </w:rPr>
              <w:t>34</w:t>
            </w:r>
            <w:r w:rsidR="00FA6B46">
              <w:rPr>
                <w:webHidden/>
              </w:rPr>
              <w:fldChar w:fldCharType="end"/>
            </w:r>
          </w:hyperlink>
        </w:p>
        <w:p w14:paraId="5F64E25A" w14:textId="7630FE3C" w:rsidR="00FA6B46" w:rsidRDefault="008827CD">
          <w:pPr>
            <w:pStyle w:val="TOC3"/>
            <w:rPr>
              <w:rFonts w:asciiTheme="minorHAnsi" w:hAnsiTheme="minorHAnsi" w:cstheme="minorBidi"/>
              <w:sz w:val="22"/>
              <w:szCs w:val="20"/>
              <w:lang w:bidi="hi-IN"/>
            </w:rPr>
          </w:pPr>
          <w:hyperlink w:anchor="_Toc75873132" w:history="1">
            <w:r w:rsidR="00FA6B46" w:rsidRPr="00BF3E42">
              <w:rPr>
                <w:rStyle w:val="Hyperlink"/>
              </w:rPr>
              <w:t>3.2.3 Data Labelling and Splitting for classification</w:t>
            </w:r>
            <w:r w:rsidR="00FA6B46">
              <w:rPr>
                <w:webHidden/>
              </w:rPr>
              <w:tab/>
            </w:r>
            <w:r w:rsidR="00FA6B46">
              <w:rPr>
                <w:webHidden/>
              </w:rPr>
              <w:fldChar w:fldCharType="begin"/>
            </w:r>
            <w:r w:rsidR="00FA6B46">
              <w:rPr>
                <w:webHidden/>
              </w:rPr>
              <w:instrText xml:space="preserve"> PAGEREF _Toc75873132 \h </w:instrText>
            </w:r>
            <w:r w:rsidR="00FA6B46">
              <w:rPr>
                <w:webHidden/>
              </w:rPr>
            </w:r>
            <w:r w:rsidR="00FA6B46">
              <w:rPr>
                <w:webHidden/>
              </w:rPr>
              <w:fldChar w:fldCharType="separate"/>
            </w:r>
            <w:r w:rsidR="002F743D">
              <w:rPr>
                <w:webHidden/>
              </w:rPr>
              <w:t>36</w:t>
            </w:r>
            <w:r w:rsidR="00FA6B46">
              <w:rPr>
                <w:webHidden/>
              </w:rPr>
              <w:fldChar w:fldCharType="end"/>
            </w:r>
          </w:hyperlink>
        </w:p>
        <w:p w14:paraId="3C4C860A" w14:textId="30D25921" w:rsidR="00FA6B46" w:rsidRDefault="008827CD">
          <w:pPr>
            <w:pStyle w:val="TOC3"/>
            <w:rPr>
              <w:rFonts w:asciiTheme="minorHAnsi" w:hAnsiTheme="minorHAnsi" w:cstheme="minorBidi"/>
              <w:sz w:val="22"/>
              <w:szCs w:val="20"/>
              <w:lang w:bidi="hi-IN"/>
            </w:rPr>
          </w:pPr>
          <w:hyperlink w:anchor="_Toc75873133" w:history="1">
            <w:r w:rsidR="00FA6B46" w:rsidRPr="00BF3E42">
              <w:rPr>
                <w:rStyle w:val="Hyperlink"/>
              </w:rPr>
              <w:t>3.2.4 Model training on M</w:t>
            </w:r>
            <w:r w:rsidR="00FA6B46">
              <w:rPr>
                <w:rStyle w:val="Hyperlink"/>
              </w:rPr>
              <w:t>L classificcation</w:t>
            </w:r>
            <w:r w:rsidR="00FA6B46" w:rsidRPr="00BF3E42">
              <w:rPr>
                <w:rStyle w:val="Hyperlink"/>
              </w:rPr>
              <w:t xml:space="preserve"> algorithms</w:t>
            </w:r>
            <w:r w:rsidR="00FA6B46">
              <w:rPr>
                <w:webHidden/>
              </w:rPr>
              <w:tab/>
            </w:r>
            <w:r w:rsidR="00FA6B46">
              <w:rPr>
                <w:webHidden/>
              </w:rPr>
              <w:fldChar w:fldCharType="begin"/>
            </w:r>
            <w:r w:rsidR="00FA6B46">
              <w:rPr>
                <w:webHidden/>
              </w:rPr>
              <w:instrText xml:space="preserve"> PAGEREF _Toc75873133 \h </w:instrText>
            </w:r>
            <w:r w:rsidR="00FA6B46">
              <w:rPr>
                <w:webHidden/>
              </w:rPr>
            </w:r>
            <w:r w:rsidR="00FA6B46">
              <w:rPr>
                <w:webHidden/>
              </w:rPr>
              <w:fldChar w:fldCharType="separate"/>
            </w:r>
            <w:r w:rsidR="002F743D">
              <w:rPr>
                <w:webHidden/>
              </w:rPr>
              <w:t>38</w:t>
            </w:r>
            <w:r w:rsidR="00FA6B46">
              <w:rPr>
                <w:webHidden/>
              </w:rPr>
              <w:fldChar w:fldCharType="end"/>
            </w:r>
          </w:hyperlink>
        </w:p>
        <w:p w14:paraId="5EBF0453" w14:textId="1A26F345" w:rsidR="00FA6B46" w:rsidRDefault="008827CD">
          <w:pPr>
            <w:pStyle w:val="TOC3"/>
            <w:rPr>
              <w:rFonts w:asciiTheme="minorHAnsi" w:hAnsiTheme="minorHAnsi" w:cstheme="minorBidi"/>
              <w:sz w:val="22"/>
              <w:szCs w:val="20"/>
              <w:lang w:bidi="hi-IN"/>
            </w:rPr>
          </w:pPr>
          <w:hyperlink w:anchor="_Toc75873134" w:history="1">
            <w:r w:rsidR="00FA6B46" w:rsidRPr="00BF3E42">
              <w:rPr>
                <w:rStyle w:val="Hyperlink"/>
              </w:rPr>
              <w:t>3.2.5 Comparing Performance scores of all models</w:t>
            </w:r>
            <w:r w:rsidR="00FA6B46">
              <w:rPr>
                <w:webHidden/>
              </w:rPr>
              <w:tab/>
            </w:r>
            <w:r w:rsidR="00FA6B46">
              <w:rPr>
                <w:webHidden/>
              </w:rPr>
              <w:fldChar w:fldCharType="begin"/>
            </w:r>
            <w:r w:rsidR="00FA6B46">
              <w:rPr>
                <w:webHidden/>
              </w:rPr>
              <w:instrText xml:space="preserve"> PAGEREF _Toc75873134 \h </w:instrText>
            </w:r>
            <w:r w:rsidR="00FA6B46">
              <w:rPr>
                <w:webHidden/>
              </w:rPr>
            </w:r>
            <w:r w:rsidR="00FA6B46">
              <w:rPr>
                <w:webHidden/>
              </w:rPr>
              <w:fldChar w:fldCharType="separate"/>
            </w:r>
            <w:r w:rsidR="002F743D">
              <w:rPr>
                <w:webHidden/>
              </w:rPr>
              <w:t>45</w:t>
            </w:r>
            <w:r w:rsidR="00FA6B46">
              <w:rPr>
                <w:webHidden/>
              </w:rPr>
              <w:fldChar w:fldCharType="end"/>
            </w:r>
          </w:hyperlink>
        </w:p>
        <w:p w14:paraId="6115C40F" w14:textId="792842ED" w:rsidR="00FA6B46" w:rsidRDefault="008827CD">
          <w:pPr>
            <w:pStyle w:val="TOC3"/>
            <w:rPr>
              <w:rFonts w:asciiTheme="minorHAnsi" w:hAnsiTheme="minorHAnsi" w:cstheme="minorBidi"/>
              <w:sz w:val="22"/>
              <w:szCs w:val="20"/>
              <w:lang w:bidi="hi-IN"/>
            </w:rPr>
          </w:pPr>
          <w:hyperlink w:anchor="_Toc75873135" w:history="1">
            <w:r w:rsidR="00FA6B46" w:rsidRPr="00BF3E42">
              <w:rPr>
                <w:rStyle w:val="Hyperlink"/>
              </w:rPr>
              <w:t>3.2.6 Optimizing Random Forest Classifier</w:t>
            </w:r>
            <w:r w:rsidR="00FA6B46">
              <w:rPr>
                <w:webHidden/>
              </w:rPr>
              <w:tab/>
            </w:r>
            <w:r w:rsidR="00FA6B46">
              <w:rPr>
                <w:webHidden/>
              </w:rPr>
              <w:fldChar w:fldCharType="begin"/>
            </w:r>
            <w:r w:rsidR="00FA6B46">
              <w:rPr>
                <w:webHidden/>
              </w:rPr>
              <w:instrText xml:space="preserve"> PAGEREF _Toc75873135 \h </w:instrText>
            </w:r>
            <w:r w:rsidR="00FA6B46">
              <w:rPr>
                <w:webHidden/>
              </w:rPr>
            </w:r>
            <w:r w:rsidR="00FA6B46">
              <w:rPr>
                <w:webHidden/>
              </w:rPr>
              <w:fldChar w:fldCharType="separate"/>
            </w:r>
            <w:r w:rsidR="002F743D">
              <w:rPr>
                <w:webHidden/>
              </w:rPr>
              <w:t>45</w:t>
            </w:r>
            <w:r w:rsidR="00FA6B46">
              <w:rPr>
                <w:webHidden/>
              </w:rPr>
              <w:fldChar w:fldCharType="end"/>
            </w:r>
          </w:hyperlink>
        </w:p>
        <w:p w14:paraId="0FE18FAE" w14:textId="46304719" w:rsidR="00FA6B46" w:rsidRPr="00FA6B46" w:rsidRDefault="008827CD" w:rsidP="00FA6B46">
          <w:pPr>
            <w:pStyle w:val="TOC3"/>
            <w:rPr>
              <w:color w:val="0000FF"/>
              <w:u w:val="single"/>
            </w:rPr>
          </w:pPr>
          <w:hyperlink w:anchor="_Toc75873136" w:history="1">
            <w:r w:rsidR="00FA6B46" w:rsidRPr="00BF3E42">
              <w:rPr>
                <w:rStyle w:val="Hyperlink"/>
              </w:rPr>
              <w:t>3.2.7 Proposed Optimized Random Forest Classifier</w:t>
            </w:r>
            <w:r w:rsidR="00FA6B46">
              <w:rPr>
                <w:webHidden/>
              </w:rPr>
              <w:tab/>
            </w:r>
            <w:r w:rsidR="00FA6B46">
              <w:rPr>
                <w:webHidden/>
              </w:rPr>
              <w:fldChar w:fldCharType="begin"/>
            </w:r>
            <w:r w:rsidR="00FA6B46">
              <w:rPr>
                <w:webHidden/>
              </w:rPr>
              <w:instrText xml:space="preserve"> PAGEREF _Toc75873136 \h </w:instrText>
            </w:r>
            <w:r w:rsidR="00FA6B46">
              <w:rPr>
                <w:webHidden/>
              </w:rPr>
            </w:r>
            <w:r w:rsidR="00FA6B46">
              <w:rPr>
                <w:webHidden/>
              </w:rPr>
              <w:fldChar w:fldCharType="separate"/>
            </w:r>
            <w:r w:rsidR="002F743D">
              <w:rPr>
                <w:webHidden/>
              </w:rPr>
              <w:t>48</w:t>
            </w:r>
            <w:r w:rsidR="00FA6B46">
              <w:rPr>
                <w:webHidden/>
              </w:rPr>
              <w:fldChar w:fldCharType="end"/>
            </w:r>
          </w:hyperlink>
        </w:p>
        <w:p w14:paraId="37F4C073" w14:textId="1EB2D693" w:rsidR="00FA6B46" w:rsidRDefault="008827CD">
          <w:pPr>
            <w:pStyle w:val="TOC2"/>
            <w:rPr>
              <w:rFonts w:eastAsiaTheme="minorEastAsia" w:cstheme="minorBidi"/>
              <w:sz w:val="22"/>
              <w:szCs w:val="20"/>
              <w:lang w:bidi="hi-IN"/>
            </w:rPr>
          </w:pPr>
          <w:hyperlink w:anchor="_Toc75873137" w:history="1">
            <w:r w:rsidR="00FA6B46" w:rsidRPr="00BF3E42">
              <w:rPr>
                <w:rStyle w:val="Hyperlink"/>
              </w:rPr>
              <w:t>3.3 Key Contributions</w:t>
            </w:r>
            <w:r w:rsidR="00FA6B46">
              <w:rPr>
                <w:webHidden/>
              </w:rPr>
              <w:tab/>
            </w:r>
            <w:r w:rsidR="00FA6B46">
              <w:rPr>
                <w:webHidden/>
              </w:rPr>
              <w:fldChar w:fldCharType="begin"/>
            </w:r>
            <w:r w:rsidR="00FA6B46">
              <w:rPr>
                <w:webHidden/>
              </w:rPr>
              <w:instrText xml:space="preserve"> PAGEREF _Toc75873137 \h </w:instrText>
            </w:r>
            <w:r w:rsidR="00FA6B46">
              <w:rPr>
                <w:webHidden/>
              </w:rPr>
            </w:r>
            <w:r w:rsidR="00FA6B46">
              <w:rPr>
                <w:webHidden/>
              </w:rPr>
              <w:fldChar w:fldCharType="separate"/>
            </w:r>
            <w:r w:rsidR="002F743D">
              <w:rPr>
                <w:webHidden/>
              </w:rPr>
              <w:t>50</w:t>
            </w:r>
            <w:r w:rsidR="00FA6B46">
              <w:rPr>
                <w:webHidden/>
              </w:rPr>
              <w:fldChar w:fldCharType="end"/>
            </w:r>
          </w:hyperlink>
        </w:p>
        <w:p w14:paraId="4387C1FC" w14:textId="6D3465DC" w:rsidR="00FA6B46" w:rsidRDefault="008827CD">
          <w:pPr>
            <w:pStyle w:val="TOC2"/>
            <w:rPr>
              <w:rFonts w:eastAsiaTheme="minorEastAsia" w:cstheme="minorBidi"/>
              <w:sz w:val="22"/>
              <w:szCs w:val="20"/>
              <w:lang w:bidi="hi-IN"/>
            </w:rPr>
          </w:pPr>
          <w:hyperlink w:anchor="_Toc75873138" w:history="1">
            <w:r w:rsidR="00FA6B46" w:rsidRPr="00BF3E42">
              <w:rPr>
                <w:rStyle w:val="Hyperlink"/>
              </w:rPr>
              <w:t>3.4 Comparison of proposed model and previous studies</w:t>
            </w:r>
            <w:r w:rsidR="00FA6B46">
              <w:rPr>
                <w:webHidden/>
              </w:rPr>
              <w:tab/>
            </w:r>
            <w:r w:rsidR="00FA6B46">
              <w:rPr>
                <w:webHidden/>
              </w:rPr>
              <w:fldChar w:fldCharType="begin"/>
            </w:r>
            <w:r w:rsidR="00FA6B46">
              <w:rPr>
                <w:webHidden/>
              </w:rPr>
              <w:instrText xml:space="preserve"> PAGEREF _Toc75873138 \h </w:instrText>
            </w:r>
            <w:r w:rsidR="00FA6B46">
              <w:rPr>
                <w:webHidden/>
              </w:rPr>
            </w:r>
            <w:r w:rsidR="00FA6B46">
              <w:rPr>
                <w:webHidden/>
              </w:rPr>
              <w:fldChar w:fldCharType="separate"/>
            </w:r>
            <w:r w:rsidR="002F743D">
              <w:rPr>
                <w:webHidden/>
              </w:rPr>
              <w:t>51</w:t>
            </w:r>
            <w:r w:rsidR="00FA6B46">
              <w:rPr>
                <w:webHidden/>
              </w:rPr>
              <w:fldChar w:fldCharType="end"/>
            </w:r>
          </w:hyperlink>
        </w:p>
        <w:p w14:paraId="4A29C1F4" w14:textId="15E71B56" w:rsidR="00FA6B46" w:rsidRDefault="008827CD">
          <w:pPr>
            <w:pStyle w:val="TOC2"/>
            <w:rPr>
              <w:rStyle w:val="Hyperlink"/>
            </w:rPr>
          </w:pPr>
          <w:hyperlink w:anchor="_Toc75873139" w:history="1">
            <w:r w:rsidR="00FA6B46" w:rsidRPr="00BF3E42">
              <w:rPr>
                <w:rStyle w:val="Hyperlink"/>
              </w:rPr>
              <w:t>3.5 Summary</w:t>
            </w:r>
            <w:r w:rsidR="00FA6B46">
              <w:rPr>
                <w:webHidden/>
              </w:rPr>
              <w:tab/>
            </w:r>
            <w:r w:rsidR="00FA6B46">
              <w:rPr>
                <w:webHidden/>
              </w:rPr>
              <w:fldChar w:fldCharType="begin"/>
            </w:r>
            <w:r w:rsidR="00FA6B46">
              <w:rPr>
                <w:webHidden/>
              </w:rPr>
              <w:instrText xml:space="preserve"> PAGEREF _Toc75873139 \h </w:instrText>
            </w:r>
            <w:r w:rsidR="00FA6B46">
              <w:rPr>
                <w:webHidden/>
              </w:rPr>
            </w:r>
            <w:r w:rsidR="00FA6B46">
              <w:rPr>
                <w:webHidden/>
              </w:rPr>
              <w:fldChar w:fldCharType="separate"/>
            </w:r>
            <w:r w:rsidR="002F743D">
              <w:rPr>
                <w:webHidden/>
              </w:rPr>
              <w:t>52</w:t>
            </w:r>
            <w:r w:rsidR="00FA6B46">
              <w:rPr>
                <w:webHidden/>
              </w:rPr>
              <w:fldChar w:fldCharType="end"/>
            </w:r>
          </w:hyperlink>
        </w:p>
        <w:p w14:paraId="4F484235" w14:textId="77777777" w:rsidR="00FA6B46" w:rsidRPr="00FA6B46" w:rsidRDefault="00FA6B46" w:rsidP="00FA6B46">
          <w:pPr>
            <w:rPr>
              <w:noProof/>
            </w:rPr>
          </w:pPr>
        </w:p>
        <w:p w14:paraId="3F028C93" w14:textId="38A79829" w:rsidR="00FA6B46" w:rsidRDefault="008827CD">
          <w:pPr>
            <w:pStyle w:val="TOC1"/>
            <w:rPr>
              <w:rStyle w:val="Hyperlink"/>
            </w:rPr>
          </w:pPr>
          <w:hyperlink w:anchor="_Toc75873140" w:history="1">
            <w:r w:rsidR="00FA6B46" w:rsidRPr="00BF3E42">
              <w:rPr>
                <w:rStyle w:val="Hyperlink"/>
                <w:lang w:eastAsia="en-IN"/>
              </w:rPr>
              <w:t>Chapter 4: Conclusion and Future Works</w:t>
            </w:r>
            <w:r w:rsidR="00FA6B46">
              <w:rPr>
                <w:webHidden/>
              </w:rPr>
              <w:tab/>
            </w:r>
            <w:r w:rsidR="00FA6B46">
              <w:rPr>
                <w:webHidden/>
              </w:rPr>
              <w:fldChar w:fldCharType="begin"/>
            </w:r>
            <w:r w:rsidR="00FA6B46">
              <w:rPr>
                <w:webHidden/>
              </w:rPr>
              <w:instrText xml:space="preserve"> PAGEREF _Toc75873140 \h </w:instrText>
            </w:r>
            <w:r w:rsidR="00FA6B46">
              <w:rPr>
                <w:webHidden/>
              </w:rPr>
            </w:r>
            <w:r w:rsidR="00FA6B46">
              <w:rPr>
                <w:webHidden/>
              </w:rPr>
              <w:fldChar w:fldCharType="separate"/>
            </w:r>
            <w:r w:rsidR="002F743D">
              <w:rPr>
                <w:webHidden/>
              </w:rPr>
              <w:t>52</w:t>
            </w:r>
            <w:r w:rsidR="00FA6B46">
              <w:rPr>
                <w:webHidden/>
              </w:rPr>
              <w:fldChar w:fldCharType="end"/>
            </w:r>
          </w:hyperlink>
        </w:p>
        <w:p w14:paraId="5EE273A1" w14:textId="77777777" w:rsidR="00FA6B46" w:rsidRPr="00FA6B46" w:rsidRDefault="00FA6B46" w:rsidP="00FA6B46">
          <w:pPr>
            <w:rPr>
              <w:noProof/>
            </w:rPr>
          </w:pPr>
        </w:p>
        <w:p w14:paraId="5FD7C28F" w14:textId="5F4A1638" w:rsidR="00FA6B46" w:rsidRDefault="008827CD">
          <w:pPr>
            <w:pStyle w:val="TOC2"/>
            <w:rPr>
              <w:rFonts w:eastAsiaTheme="minorEastAsia" w:cstheme="minorBidi"/>
              <w:sz w:val="22"/>
              <w:szCs w:val="20"/>
              <w:lang w:bidi="hi-IN"/>
            </w:rPr>
          </w:pPr>
          <w:hyperlink w:anchor="_Toc75873141" w:history="1">
            <w:r w:rsidR="00FA6B46" w:rsidRPr="00BF3E42">
              <w:rPr>
                <w:rStyle w:val="Hyperlink"/>
              </w:rPr>
              <w:t>4.1 Conclusions</w:t>
            </w:r>
            <w:r w:rsidR="00FA6B46">
              <w:rPr>
                <w:webHidden/>
              </w:rPr>
              <w:tab/>
            </w:r>
            <w:r w:rsidR="00FA6B46">
              <w:rPr>
                <w:webHidden/>
              </w:rPr>
              <w:fldChar w:fldCharType="begin"/>
            </w:r>
            <w:r w:rsidR="00FA6B46">
              <w:rPr>
                <w:webHidden/>
              </w:rPr>
              <w:instrText xml:space="preserve"> PAGEREF _Toc75873141 \h </w:instrText>
            </w:r>
            <w:r w:rsidR="00FA6B46">
              <w:rPr>
                <w:webHidden/>
              </w:rPr>
            </w:r>
            <w:r w:rsidR="00FA6B46">
              <w:rPr>
                <w:webHidden/>
              </w:rPr>
              <w:fldChar w:fldCharType="separate"/>
            </w:r>
            <w:r w:rsidR="002F743D">
              <w:rPr>
                <w:webHidden/>
              </w:rPr>
              <w:t>53</w:t>
            </w:r>
            <w:r w:rsidR="00FA6B46">
              <w:rPr>
                <w:webHidden/>
              </w:rPr>
              <w:fldChar w:fldCharType="end"/>
            </w:r>
          </w:hyperlink>
        </w:p>
        <w:p w14:paraId="734FDC03" w14:textId="0AFA941D" w:rsidR="00FA6B46" w:rsidRDefault="008827CD">
          <w:pPr>
            <w:pStyle w:val="TOC2"/>
            <w:rPr>
              <w:rStyle w:val="Hyperlink"/>
            </w:rPr>
          </w:pPr>
          <w:hyperlink w:anchor="_Toc75873142" w:history="1">
            <w:r w:rsidR="00FA6B46" w:rsidRPr="00BF3E42">
              <w:rPr>
                <w:rStyle w:val="Hyperlink"/>
              </w:rPr>
              <w:t>4.2 Future works</w:t>
            </w:r>
            <w:r w:rsidR="00FA6B46">
              <w:rPr>
                <w:webHidden/>
              </w:rPr>
              <w:tab/>
            </w:r>
            <w:r w:rsidR="00FA6B46">
              <w:rPr>
                <w:webHidden/>
              </w:rPr>
              <w:fldChar w:fldCharType="begin"/>
            </w:r>
            <w:r w:rsidR="00FA6B46">
              <w:rPr>
                <w:webHidden/>
              </w:rPr>
              <w:instrText xml:space="preserve"> PAGEREF _Toc75873142 \h </w:instrText>
            </w:r>
            <w:r w:rsidR="00FA6B46">
              <w:rPr>
                <w:webHidden/>
              </w:rPr>
            </w:r>
            <w:r w:rsidR="00FA6B46">
              <w:rPr>
                <w:webHidden/>
              </w:rPr>
              <w:fldChar w:fldCharType="separate"/>
            </w:r>
            <w:r w:rsidR="002F743D">
              <w:rPr>
                <w:webHidden/>
              </w:rPr>
              <w:t>54</w:t>
            </w:r>
            <w:r w:rsidR="00FA6B46">
              <w:rPr>
                <w:webHidden/>
              </w:rPr>
              <w:fldChar w:fldCharType="end"/>
            </w:r>
          </w:hyperlink>
        </w:p>
        <w:p w14:paraId="7376A13B" w14:textId="77777777" w:rsidR="00FA6B46" w:rsidRPr="00FA6B46" w:rsidRDefault="00FA6B46" w:rsidP="00FA6B46">
          <w:pPr>
            <w:rPr>
              <w:noProof/>
            </w:rPr>
          </w:pPr>
        </w:p>
        <w:p w14:paraId="59B846CA" w14:textId="0392A30C" w:rsidR="00FA6B46" w:rsidRDefault="008827CD">
          <w:pPr>
            <w:pStyle w:val="TOC1"/>
            <w:rPr>
              <w:rFonts w:asciiTheme="minorHAnsi" w:eastAsiaTheme="minorEastAsia" w:hAnsiTheme="minorHAnsi" w:cstheme="minorBidi"/>
              <w:sz w:val="22"/>
              <w:szCs w:val="20"/>
              <w:lang w:bidi="hi-IN"/>
            </w:rPr>
          </w:pPr>
          <w:hyperlink w:anchor="_Toc75873143" w:history="1">
            <w:r w:rsidR="00FA6B46" w:rsidRPr="00BF3E42">
              <w:rPr>
                <w:rStyle w:val="Hyperlink"/>
              </w:rPr>
              <w:t>References</w:t>
            </w:r>
            <w:r w:rsidR="00FA6B46">
              <w:rPr>
                <w:webHidden/>
              </w:rPr>
              <w:tab/>
            </w:r>
            <w:r w:rsidR="00FA6B46">
              <w:rPr>
                <w:webHidden/>
              </w:rPr>
              <w:fldChar w:fldCharType="begin"/>
            </w:r>
            <w:r w:rsidR="00FA6B46">
              <w:rPr>
                <w:webHidden/>
              </w:rPr>
              <w:instrText xml:space="preserve"> PAGEREF _Toc75873143 \h </w:instrText>
            </w:r>
            <w:r w:rsidR="00FA6B46">
              <w:rPr>
                <w:webHidden/>
              </w:rPr>
            </w:r>
            <w:r w:rsidR="00FA6B46">
              <w:rPr>
                <w:webHidden/>
              </w:rPr>
              <w:fldChar w:fldCharType="separate"/>
            </w:r>
            <w:r w:rsidR="002F743D">
              <w:rPr>
                <w:webHidden/>
              </w:rPr>
              <w:t>55</w:t>
            </w:r>
            <w:r w:rsidR="00FA6B46">
              <w:rPr>
                <w:webHidden/>
              </w:rPr>
              <w:fldChar w:fldCharType="end"/>
            </w:r>
          </w:hyperlink>
        </w:p>
        <w:p w14:paraId="170C1B13" w14:textId="0D809C36" w:rsidR="00E87278" w:rsidRDefault="00E87278">
          <w:r>
            <w:rPr>
              <w:b/>
              <w:bCs/>
              <w:noProof/>
            </w:rPr>
            <w:fldChar w:fldCharType="end"/>
          </w:r>
        </w:p>
      </w:sdtContent>
    </w:sdt>
    <w:p w14:paraId="6B65D34E" w14:textId="73D0BC41" w:rsidR="008544B8" w:rsidRPr="00E87278" w:rsidRDefault="008544B8" w:rsidP="00E87278">
      <w:pPr>
        <w:pStyle w:val="TOCHeading"/>
        <w:rPr>
          <w:rFonts w:ascii="Times New Roman" w:hAnsi="Times New Roman" w:cs="Times New Roman"/>
          <w:sz w:val="52"/>
          <w:szCs w:val="52"/>
        </w:rPr>
      </w:pPr>
    </w:p>
    <w:p w14:paraId="66B0AEAD" w14:textId="101E6AC3" w:rsidR="00BE70CE" w:rsidRDefault="00BE70CE" w:rsidP="00BE70CE">
      <w:pPr>
        <w:pStyle w:val="ListParagraph"/>
        <w:spacing w:after="0" w:line="360" w:lineRule="auto"/>
        <w:ind w:left="0" w:firstLine="72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232A0BC0" w14:textId="77777777" w:rsidR="00BE70CE" w:rsidRDefault="00BE70CE" w:rsidP="00BE70CE">
      <w:pPr>
        <w:pStyle w:val="ListParagraph"/>
        <w:spacing w:after="0" w:line="360" w:lineRule="auto"/>
        <w:jc w:val="both"/>
        <w:rPr>
          <w:rFonts w:ascii="Times New Roman" w:hAnsi="Times New Roman" w:cs="Times New Roman"/>
          <w:b/>
          <w:sz w:val="28"/>
          <w:szCs w:val="28"/>
        </w:rPr>
      </w:pPr>
    </w:p>
    <w:p w14:paraId="1F11839E" w14:textId="676E66DD" w:rsidR="00BE70CE" w:rsidRDefault="00BE70CE" w:rsidP="00BE70CE">
      <w:pPr>
        <w:spacing w:line="480" w:lineRule="auto"/>
        <w:rPr>
          <w:rFonts w:ascii="Times New Roman" w:hAnsi="Times New Roman" w:cs="Times New Roman"/>
          <w:b/>
          <w:bCs/>
          <w:sz w:val="32"/>
          <w:szCs w:val="32"/>
        </w:rPr>
      </w:pPr>
    </w:p>
    <w:p w14:paraId="44F20093" w14:textId="2914596F" w:rsidR="009D453D" w:rsidRDefault="009D453D" w:rsidP="00BE70CE">
      <w:pPr>
        <w:spacing w:line="480" w:lineRule="auto"/>
        <w:rPr>
          <w:rFonts w:ascii="Times New Roman" w:hAnsi="Times New Roman" w:cs="Times New Roman"/>
          <w:b/>
          <w:bCs/>
          <w:sz w:val="32"/>
          <w:szCs w:val="32"/>
        </w:rPr>
      </w:pPr>
    </w:p>
    <w:p w14:paraId="0CB7BAB0" w14:textId="7F81B0B9" w:rsidR="00FA6B46" w:rsidRDefault="00FA6B46" w:rsidP="00BE70CE">
      <w:pPr>
        <w:spacing w:line="480" w:lineRule="auto"/>
        <w:rPr>
          <w:rFonts w:ascii="Times New Roman" w:hAnsi="Times New Roman" w:cs="Times New Roman"/>
          <w:b/>
          <w:bCs/>
          <w:sz w:val="32"/>
          <w:szCs w:val="32"/>
        </w:rPr>
      </w:pPr>
    </w:p>
    <w:p w14:paraId="2D65B1A7" w14:textId="315D24AB" w:rsidR="00FA6B46" w:rsidRDefault="00FA6B46" w:rsidP="00BE70CE">
      <w:pPr>
        <w:spacing w:line="480" w:lineRule="auto"/>
        <w:rPr>
          <w:rFonts w:ascii="Times New Roman" w:hAnsi="Times New Roman" w:cs="Times New Roman"/>
          <w:b/>
          <w:bCs/>
          <w:sz w:val="32"/>
          <w:szCs w:val="32"/>
        </w:rPr>
      </w:pPr>
    </w:p>
    <w:p w14:paraId="0F43B766" w14:textId="77777777" w:rsidR="00FA6B46" w:rsidRDefault="00FA6B46" w:rsidP="00BE70CE">
      <w:pPr>
        <w:spacing w:line="480" w:lineRule="auto"/>
        <w:rPr>
          <w:rFonts w:ascii="Times New Roman" w:hAnsi="Times New Roman" w:cs="Times New Roman"/>
          <w:b/>
          <w:bCs/>
          <w:sz w:val="32"/>
          <w:szCs w:val="32"/>
        </w:rPr>
      </w:pPr>
    </w:p>
    <w:p w14:paraId="220A495C" w14:textId="30AF1926" w:rsidR="004B7B69" w:rsidRPr="00C71312" w:rsidRDefault="00726F19" w:rsidP="00C71312">
      <w:pPr>
        <w:pStyle w:val="TOCHeading"/>
        <w:spacing w:line="480" w:lineRule="auto"/>
        <w:jc w:val="center"/>
        <w:rPr>
          <w:sz w:val="56"/>
          <w:szCs w:val="56"/>
        </w:rPr>
      </w:pPr>
      <w:r>
        <w:rPr>
          <w:sz w:val="56"/>
          <w:szCs w:val="56"/>
        </w:rPr>
        <w:lastRenderedPageBreak/>
        <w:t>List of Tables</w:t>
      </w:r>
    </w:p>
    <w:p w14:paraId="6453E569" w14:textId="21D71B46" w:rsidR="00C71312" w:rsidRPr="00C71312" w:rsidRDefault="00726F19" w:rsidP="00C71312">
      <w:pPr>
        <w:pStyle w:val="TableofFigures"/>
        <w:tabs>
          <w:tab w:val="right" w:leader="dot" w:pos="9016"/>
        </w:tabs>
        <w:spacing w:line="480" w:lineRule="auto"/>
        <w:jc w:val="both"/>
        <w:rPr>
          <w:rFonts w:ascii="Times New Roman" w:eastAsiaTheme="minorEastAsia" w:hAnsi="Times New Roman" w:cs="Times New Roman"/>
          <w:noProof/>
          <w:sz w:val="24"/>
          <w:szCs w:val="24"/>
          <w:lang w:bidi="hi-IN"/>
        </w:rPr>
      </w:pPr>
      <w:r w:rsidRPr="00C71312">
        <w:rPr>
          <w:rFonts w:ascii="Times New Roman" w:eastAsia="Times New Roman" w:hAnsi="Times New Roman" w:cs="Times New Roman"/>
          <w:b/>
          <w:bCs/>
          <w:sz w:val="24"/>
          <w:szCs w:val="24"/>
          <w:u w:val="single"/>
        </w:rPr>
        <w:fldChar w:fldCharType="begin"/>
      </w:r>
      <w:r w:rsidRPr="00C71312">
        <w:rPr>
          <w:rFonts w:ascii="Times New Roman" w:eastAsia="Times New Roman" w:hAnsi="Times New Roman" w:cs="Times New Roman"/>
          <w:b/>
          <w:bCs/>
          <w:sz w:val="24"/>
          <w:szCs w:val="24"/>
          <w:u w:val="single"/>
        </w:rPr>
        <w:instrText xml:space="preserve"> TOC \h \z \c "Table" </w:instrText>
      </w:r>
      <w:r w:rsidRPr="00C71312">
        <w:rPr>
          <w:rFonts w:ascii="Times New Roman" w:eastAsia="Times New Roman" w:hAnsi="Times New Roman" w:cs="Times New Roman"/>
          <w:b/>
          <w:bCs/>
          <w:sz w:val="24"/>
          <w:szCs w:val="24"/>
          <w:u w:val="single"/>
        </w:rPr>
        <w:fldChar w:fldCharType="separate"/>
      </w:r>
      <w:hyperlink w:anchor="_Toc75939360" w:history="1">
        <w:r w:rsidR="00C71312" w:rsidRPr="00C71312">
          <w:rPr>
            <w:rStyle w:val="Hyperlink"/>
            <w:rFonts w:ascii="Times New Roman" w:hAnsi="Times New Roman" w:cs="Times New Roman"/>
            <w:noProof/>
            <w:sz w:val="24"/>
            <w:szCs w:val="24"/>
          </w:rPr>
          <w:t>Table 1  All attack label counts in CICIDS 2017 dataset</w:t>
        </w:r>
        <w:r w:rsidR="00C71312" w:rsidRPr="00C71312">
          <w:rPr>
            <w:rFonts w:ascii="Times New Roman" w:hAnsi="Times New Roman" w:cs="Times New Roman"/>
            <w:noProof/>
            <w:webHidden/>
            <w:sz w:val="24"/>
            <w:szCs w:val="24"/>
          </w:rPr>
          <w:tab/>
        </w:r>
        <w:r w:rsidR="00C71312" w:rsidRPr="00C71312">
          <w:rPr>
            <w:rFonts w:ascii="Times New Roman" w:hAnsi="Times New Roman" w:cs="Times New Roman"/>
            <w:noProof/>
            <w:webHidden/>
            <w:sz w:val="24"/>
            <w:szCs w:val="24"/>
          </w:rPr>
          <w:fldChar w:fldCharType="begin"/>
        </w:r>
        <w:r w:rsidR="00C71312" w:rsidRPr="00C71312">
          <w:rPr>
            <w:rFonts w:ascii="Times New Roman" w:hAnsi="Times New Roman" w:cs="Times New Roman"/>
            <w:noProof/>
            <w:webHidden/>
            <w:sz w:val="24"/>
            <w:szCs w:val="24"/>
          </w:rPr>
          <w:instrText xml:space="preserve"> PAGEREF _Toc75939360 \h </w:instrText>
        </w:r>
        <w:r w:rsidR="00C71312" w:rsidRPr="00C71312">
          <w:rPr>
            <w:rFonts w:ascii="Times New Roman" w:hAnsi="Times New Roman" w:cs="Times New Roman"/>
            <w:noProof/>
            <w:webHidden/>
            <w:sz w:val="24"/>
            <w:szCs w:val="24"/>
          </w:rPr>
        </w:r>
        <w:r w:rsidR="00C71312"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31</w:t>
        </w:r>
        <w:r w:rsidR="00C71312" w:rsidRPr="00C71312">
          <w:rPr>
            <w:rFonts w:ascii="Times New Roman" w:hAnsi="Times New Roman" w:cs="Times New Roman"/>
            <w:noProof/>
            <w:webHidden/>
            <w:sz w:val="24"/>
            <w:szCs w:val="24"/>
          </w:rPr>
          <w:fldChar w:fldCharType="end"/>
        </w:r>
      </w:hyperlink>
    </w:p>
    <w:p w14:paraId="0194DA8B" w14:textId="6D01B13F" w:rsidR="00C71312" w:rsidRPr="00C71312" w:rsidRDefault="008827CD" w:rsidP="00C71312">
      <w:pPr>
        <w:pStyle w:val="TableofFigures"/>
        <w:tabs>
          <w:tab w:val="right" w:leader="dot" w:pos="9016"/>
        </w:tabs>
        <w:spacing w:line="480" w:lineRule="auto"/>
        <w:jc w:val="both"/>
        <w:rPr>
          <w:rFonts w:ascii="Times New Roman" w:eastAsiaTheme="minorEastAsia" w:hAnsi="Times New Roman" w:cs="Times New Roman"/>
          <w:noProof/>
          <w:sz w:val="24"/>
          <w:szCs w:val="24"/>
          <w:lang w:bidi="hi-IN"/>
        </w:rPr>
      </w:pPr>
      <w:hyperlink w:anchor="_Toc75939361" w:history="1">
        <w:r w:rsidR="00C71312" w:rsidRPr="00C71312">
          <w:rPr>
            <w:rStyle w:val="Hyperlink"/>
            <w:rFonts w:ascii="Times New Roman" w:hAnsi="Times New Roman" w:cs="Times New Roman"/>
            <w:noProof/>
            <w:sz w:val="24"/>
            <w:szCs w:val="24"/>
          </w:rPr>
          <w:t>Table 2  Binary Labels of Attacks</w:t>
        </w:r>
        <w:r w:rsidR="00C71312" w:rsidRPr="00C71312">
          <w:rPr>
            <w:rFonts w:ascii="Times New Roman" w:hAnsi="Times New Roman" w:cs="Times New Roman"/>
            <w:noProof/>
            <w:webHidden/>
            <w:sz w:val="24"/>
            <w:szCs w:val="24"/>
          </w:rPr>
          <w:tab/>
        </w:r>
        <w:r w:rsidR="00C71312" w:rsidRPr="00C71312">
          <w:rPr>
            <w:rFonts w:ascii="Times New Roman" w:hAnsi="Times New Roman" w:cs="Times New Roman"/>
            <w:noProof/>
            <w:webHidden/>
            <w:sz w:val="24"/>
            <w:szCs w:val="24"/>
          </w:rPr>
          <w:fldChar w:fldCharType="begin"/>
        </w:r>
        <w:r w:rsidR="00C71312" w:rsidRPr="00C71312">
          <w:rPr>
            <w:rFonts w:ascii="Times New Roman" w:hAnsi="Times New Roman" w:cs="Times New Roman"/>
            <w:noProof/>
            <w:webHidden/>
            <w:sz w:val="24"/>
            <w:szCs w:val="24"/>
          </w:rPr>
          <w:instrText xml:space="preserve"> PAGEREF _Toc75939361 \h </w:instrText>
        </w:r>
        <w:r w:rsidR="00C71312" w:rsidRPr="00C71312">
          <w:rPr>
            <w:rFonts w:ascii="Times New Roman" w:hAnsi="Times New Roman" w:cs="Times New Roman"/>
            <w:noProof/>
            <w:webHidden/>
            <w:sz w:val="24"/>
            <w:szCs w:val="24"/>
          </w:rPr>
        </w:r>
        <w:r w:rsidR="00C71312"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36</w:t>
        </w:r>
        <w:r w:rsidR="00C71312" w:rsidRPr="00C71312">
          <w:rPr>
            <w:rFonts w:ascii="Times New Roman" w:hAnsi="Times New Roman" w:cs="Times New Roman"/>
            <w:noProof/>
            <w:webHidden/>
            <w:sz w:val="24"/>
            <w:szCs w:val="24"/>
          </w:rPr>
          <w:fldChar w:fldCharType="end"/>
        </w:r>
      </w:hyperlink>
    </w:p>
    <w:p w14:paraId="4690C177" w14:textId="2C0CA962" w:rsidR="00C71312" w:rsidRPr="00C71312" w:rsidRDefault="008827CD" w:rsidP="00C71312">
      <w:pPr>
        <w:pStyle w:val="TableofFigures"/>
        <w:tabs>
          <w:tab w:val="right" w:leader="dot" w:pos="9016"/>
        </w:tabs>
        <w:spacing w:line="480" w:lineRule="auto"/>
        <w:jc w:val="both"/>
        <w:rPr>
          <w:rFonts w:ascii="Times New Roman" w:eastAsiaTheme="minorEastAsia" w:hAnsi="Times New Roman" w:cs="Times New Roman"/>
          <w:noProof/>
          <w:sz w:val="24"/>
          <w:szCs w:val="24"/>
          <w:lang w:bidi="hi-IN"/>
        </w:rPr>
      </w:pPr>
      <w:hyperlink w:anchor="_Toc75939362" w:history="1">
        <w:r w:rsidR="00C71312" w:rsidRPr="00C71312">
          <w:rPr>
            <w:rStyle w:val="Hyperlink"/>
            <w:rFonts w:ascii="Times New Roman" w:hAnsi="Times New Roman" w:cs="Times New Roman"/>
            <w:noProof/>
            <w:sz w:val="24"/>
            <w:szCs w:val="24"/>
          </w:rPr>
          <w:t>Table 3  Multi-class label of attacks</w:t>
        </w:r>
        <w:r w:rsidR="00C71312" w:rsidRPr="00C71312">
          <w:rPr>
            <w:rFonts w:ascii="Times New Roman" w:hAnsi="Times New Roman" w:cs="Times New Roman"/>
            <w:noProof/>
            <w:webHidden/>
            <w:sz w:val="24"/>
            <w:szCs w:val="24"/>
          </w:rPr>
          <w:tab/>
        </w:r>
        <w:r w:rsidR="00C71312" w:rsidRPr="00C71312">
          <w:rPr>
            <w:rFonts w:ascii="Times New Roman" w:hAnsi="Times New Roman" w:cs="Times New Roman"/>
            <w:noProof/>
            <w:webHidden/>
            <w:sz w:val="24"/>
            <w:szCs w:val="24"/>
          </w:rPr>
          <w:fldChar w:fldCharType="begin"/>
        </w:r>
        <w:r w:rsidR="00C71312" w:rsidRPr="00C71312">
          <w:rPr>
            <w:rFonts w:ascii="Times New Roman" w:hAnsi="Times New Roman" w:cs="Times New Roman"/>
            <w:noProof/>
            <w:webHidden/>
            <w:sz w:val="24"/>
            <w:szCs w:val="24"/>
          </w:rPr>
          <w:instrText xml:space="preserve"> PAGEREF _Toc75939362 \h </w:instrText>
        </w:r>
        <w:r w:rsidR="00C71312" w:rsidRPr="00C71312">
          <w:rPr>
            <w:rFonts w:ascii="Times New Roman" w:hAnsi="Times New Roman" w:cs="Times New Roman"/>
            <w:noProof/>
            <w:webHidden/>
            <w:sz w:val="24"/>
            <w:szCs w:val="24"/>
          </w:rPr>
        </w:r>
        <w:r w:rsidR="00C71312"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37</w:t>
        </w:r>
        <w:r w:rsidR="00C71312" w:rsidRPr="00C71312">
          <w:rPr>
            <w:rFonts w:ascii="Times New Roman" w:hAnsi="Times New Roman" w:cs="Times New Roman"/>
            <w:noProof/>
            <w:webHidden/>
            <w:sz w:val="24"/>
            <w:szCs w:val="24"/>
          </w:rPr>
          <w:fldChar w:fldCharType="end"/>
        </w:r>
      </w:hyperlink>
    </w:p>
    <w:p w14:paraId="3A5ACA33" w14:textId="0D055AF0" w:rsidR="00C71312" w:rsidRPr="00C71312" w:rsidRDefault="008827CD" w:rsidP="00C71312">
      <w:pPr>
        <w:pStyle w:val="TableofFigures"/>
        <w:tabs>
          <w:tab w:val="right" w:leader="dot" w:pos="9016"/>
        </w:tabs>
        <w:spacing w:line="480" w:lineRule="auto"/>
        <w:jc w:val="both"/>
        <w:rPr>
          <w:rFonts w:ascii="Times New Roman" w:eastAsiaTheme="minorEastAsia" w:hAnsi="Times New Roman" w:cs="Times New Roman"/>
          <w:noProof/>
          <w:sz w:val="24"/>
          <w:szCs w:val="24"/>
          <w:lang w:bidi="hi-IN"/>
        </w:rPr>
      </w:pPr>
      <w:hyperlink w:anchor="_Toc75939363" w:history="1">
        <w:r w:rsidR="00C71312" w:rsidRPr="00C71312">
          <w:rPr>
            <w:rStyle w:val="Hyperlink"/>
            <w:rFonts w:ascii="Times New Roman" w:hAnsi="Times New Roman" w:cs="Times New Roman"/>
            <w:noProof/>
            <w:sz w:val="24"/>
            <w:szCs w:val="24"/>
          </w:rPr>
          <w:t>Table 4  Performance score comparison of all ML models</w:t>
        </w:r>
        <w:r w:rsidR="00C71312" w:rsidRPr="00C71312">
          <w:rPr>
            <w:rFonts w:ascii="Times New Roman" w:hAnsi="Times New Roman" w:cs="Times New Roman"/>
            <w:noProof/>
            <w:webHidden/>
            <w:sz w:val="24"/>
            <w:szCs w:val="24"/>
          </w:rPr>
          <w:tab/>
        </w:r>
        <w:r w:rsidR="00C71312" w:rsidRPr="00C71312">
          <w:rPr>
            <w:rFonts w:ascii="Times New Roman" w:hAnsi="Times New Roman" w:cs="Times New Roman"/>
            <w:noProof/>
            <w:webHidden/>
            <w:sz w:val="24"/>
            <w:szCs w:val="24"/>
          </w:rPr>
          <w:fldChar w:fldCharType="begin"/>
        </w:r>
        <w:r w:rsidR="00C71312" w:rsidRPr="00C71312">
          <w:rPr>
            <w:rFonts w:ascii="Times New Roman" w:hAnsi="Times New Roman" w:cs="Times New Roman"/>
            <w:noProof/>
            <w:webHidden/>
            <w:sz w:val="24"/>
            <w:szCs w:val="24"/>
          </w:rPr>
          <w:instrText xml:space="preserve"> PAGEREF _Toc75939363 \h </w:instrText>
        </w:r>
        <w:r w:rsidR="00C71312" w:rsidRPr="00C71312">
          <w:rPr>
            <w:rFonts w:ascii="Times New Roman" w:hAnsi="Times New Roman" w:cs="Times New Roman"/>
            <w:noProof/>
            <w:webHidden/>
            <w:sz w:val="24"/>
            <w:szCs w:val="24"/>
          </w:rPr>
        </w:r>
        <w:r w:rsidR="00C71312"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45</w:t>
        </w:r>
        <w:r w:rsidR="00C71312" w:rsidRPr="00C71312">
          <w:rPr>
            <w:rFonts w:ascii="Times New Roman" w:hAnsi="Times New Roman" w:cs="Times New Roman"/>
            <w:noProof/>
            <w:webHidden/>
            <w:sz w:val="24"/>
            <w:szCs w:val="24"/>
          </w:rPr>
          <w:fldChar w:fldCharType="end"/>
        </w:r>
      </w:hyperlink>
    </w:p>
    <w:p w14:paraId="480BCEE8" w14:textId="081D32C7" w:rsidR="00C71312" w:rsidRPr="00C71312" w:rsidRDefault="008827CD" w:rsidP="00C71312">
      <w:pPr>
        <w:pStyle w:val="TableofFigures"/>
        <w:tabs>
          <w:tab w:val="right" w:leader="dot" w:pos="9016"/>
        </w:tabs>
        <w:spacing w:line="480" w:lineRule="auto"/>
        <w:jc w:val="both"/>
        <w:rPr>
          <w:rFonts w:ascii="Times New Roman" w:eastAsiaTheme="minorEastAsia" w:hAnsi="Times New Roman" w:cs="Times New Roman"/>
          <w:noProof/>
          <w:sz w:val="24"/>
          <w:szCs w:val="24"/>
          <w:lang w:bidi="hi-IN"/>
        </w:rPr>
      </w:pPr>
      <w:hyperlink w:anchor="_Toc75939364" w:history="1">
        <w:r w:rsidR="00C71312" w:rsidRPr="00C71312">
          <w:rPr>
            <w:rStyle w:val="Hyperlink"/>
            <w:rFonts w:ascii="Times New Roman" w:hAnsi="Times New Roman" w:cs="Times New Roman"/>
            <w:noProof/>
            <w:sz w:val="24"/>
            <w:szCs w:val="24"/>
          </w:rPr>
          <w:t>Table 5 Proposed model Performance scores</w:t>
        </w:r>
        <w:r w:rsidR="00C71312" w:rsidRPr="00C71312">
          <w:rPr>
            <w:rFonts w:ascii="Times New Roman" w:hAnsi="Times New Roman" w:cs="Times New Roman"/>
            <w:noProof/>
            <w:webHidden/>
            <w:sz w:val="24"/>
            <w:szCs w:val="24"/>
          </w:rPr>
          <w:tab/>
        </w:r>
        <w:r w:rsidR="00C71312" w:rsidRPr="00C71312">
          <w:rPr>
            <w:rFonts w:ascii="Times New Roman" w:hAnsi="Times New Roman" w:cs="Times New Roman"/>
            <w:noProof/>
            <w:webHidden/>
            <w:sz w:val="24"/>
            <w:szCs w:val="24"/>
          </w:rPr>
          <w:fldChar w:fldCharType="begin"/>
        </w:r>
        <w:r w:rsidR="00C71312" w:rsidRPr="00C71312">
          <w:rPr>
            <w:rFonts w:ascii="Times New Roman" w:hAnsi="Times New Roman" w:cs="Times New Roman"/>
            <w:noProof/>
            <w:webHidden/>
            <w:sz w:val="24"/>
            <w:szCs w:val="24"/>
          </w:rPr>
          <w:instrText xml:space="preserve"> PAGEREF _Toc75939364 \h </w:instrText>
        </w:r>
        <w:r w:rsidR="00C71312" w:rsidRPr="00C71312">
          <w:rPr>
            <w:rFonts w:ascii="Times New Roman" w:hAnsi="Times New Roman" w:cs="Times New Roman"/>
            <w:noProof/>
            <w:webHidden/>
            <w:sz w:val="24"/>
            <w:szCs w:val="24"/>
          </w:rPr>
        </w:r>
        <w:r w:rsidR="00C71312"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50</w:t>
        </w:r>
        <w:r w:rsidR="00C71312" w:rsidRPr="00C71312">
          <w:rPr>
            <w:rFonts w:ascii="Times New Roman" w:hAnsi="Times New Roman" w:cs="Times New Roman"/>
            <w:noProof/>
            <w:webHidden/>
            <w:sz w:val="24"/>
            <w:szCs w:val="24"/>
          </w:rPr>
          <w:fldChar w:fldCharType="end"/>
        </w:r>
      </w:hyperlink>
    </w:p>
    <w:p w14:paraId="080D85F5" w14:textId="04E32239" w:rsidR="00C71312" w:rsidRPr="00C71312" w:rsidRDefault="008827CD" w:rsidP="00C71312">
      <w:pPr>
        <w:pStyle w:val="TableofFigures"/>
        <w:tabs>
          <w:tab w:val="right" w:leader="dot" w:pos="9016"/>
        </w:tabs>
        <w:spacing w:line="480" w:lineRule="auto"/>
        <w:jc w:val="both"/>
        <w:rPr>
          <w:rFonts w:ascii="Times New Roman" w:eastAsiaTheme="minorEastAsia" w:hAnsi="Times New Roman" w:cs="Times New Roman"/>
          <w:noProof/>
          <w:sz w:val="24"/>
          <w:szCs w:val="24"/>
          <w:lang w:bidi="hi-IN"/>
        </w:rPr>
      </w:pPr>
      <w:hyperlink w:anchor="_Toc75939365" w:history="1">
        <w:r w:rsidR="00C71312" w:rsidRPr="00C71312">
          <w:rPr>
            <w:rStyle w:val="Hyperlink"/>
            <w:rFonts w:ascii="Times New Roman" w:hAnsi="Times New Roman" w:cs="Times New Roman"/>
            <w:noProof/>
            <w:sz w:val="24"/>
            <w:szCs w:val="24"/>
          </w:rPr>
          <w:t>Table 6  Comparison of proposed model with previous studies</w:t>
        </w:r>
        <w:r w:rsidR="00C71312" w:rsidRPr="00C71312">
          <w:rPr>
            <w:rFonts w:ascii="Times New Roman" w:hAnsi="Times New Roman" w:cs="Times New Roman"/>
            <w:noProof/>
            <w:webHidden/>
            <w:sz w:val="24"/>
            <w:szCs w:val="24"/>
          </w:rPr>
          <w:tab/>
        </w:r>
        <w:r w:rsidR="00C71312" w:rsidRPr="00C71312">
          <w:rPr>
            <w:rFonts w:ascii="Times New Roman" w:hAnsi="Times New Roman" w:cs="Times New Roman"/>
            <w:noProof/>
            <w:webHidden/>
            <w:sz w:val="24"/>
            <w:szCs w:val="24"/>
          </w:rPr>
          <w:fldChar w:fldCharType="begin"/>
        </w:r>
        <w:r w:rsidR="00C71312" w:rsidRPr="00C71312">
          <w:rPr>
            <w:rFonts w:ascii="Times New Roman" w:hAnsi="Times New Roman" w:cs="Times New Roman"/>
            <w:noProof/>
            <w:webHidden/>
            <w:sz w:val="24"/>
            <w:szCs w:val="24"/>
          </w:rPr>
          <w:instrText xml:space="preserve"> PAGEREF _Toc75939365 \h </w:instrText>
        </w:r>
        <w:r w:rsidR="00C71312" w:rsidRPr="00C71312">
          <w:rPr>
            <w:rFonts w:ascii="Times New Roman" w:hAnsi="Times New Roman" w:cs="Times New Roman"/>
            <w:noProof/>
            <w:webHidden/>
            <w:sz w:val="24"/>
            <w:szCs w:val="24"/>
          </w:rPr>
        </w:r>
        <w:r w:rsidR="00C71312"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51</w:t>
        </w:r>
        <w:r w:rsidR="00C71312" w:rsidRPr="00C71312">
          <w:rPr>
            <w:rFonts w:ascii="Times New Roman" w:hAnsi="Times New Roman" w:cs="Times New Roman"/>
            <w:noProof/>
            <w:webHidden/>
            <w:sz w:val="24"/>
            <w:szCs w:val="24"/>
          </w:rPr>
          <w:fldChar w:fldCharType="end"/>
        </w:r>
      </w:hyperlink>
    </w:p>
    <w:p w14:paraId="122E30A4" w14:textId="09D8BC28" w:rsidR="00EE1ECE" w:rsidRDefault="00726F19" w:rsidP="00C71312">
      <w:pPr>
        <w:spacing w:line="480" w:lineRule="auto"/>
        <w:jc w:val="both"/>
        <w:rPr>
          <w:rFonts w:ascii="Times New Roman" w:eastAsia="Times New Roman" w:hAnsi="Times New Roman" w:cs="Times New Roman"/>
          <w:b/>
          <w:bCs/>
          <w:sz w:val="32"/>
          <w:szCs w:val="32"/>
          <w:u w:val="single"/>
        </w:rPr>
      </w:pPr>
      <w:r w:rsidRPr="00C71312">
        <w:rPr>
          <w:rFonts w:ascii="Times New Roman" w:eastAsia="Times New Roman" w:hAnsi="Times New Roman" w:cs="Times New Roman"/>
          <w:b/>
          <w:bCs/>
          <w:sz w:val="24"/>
          <w:szCs w:val="24"/>
          <w:u w:val="single"/>
        </w:rPr>
        <w:fldChar w:fldCharType="end"/>
      </w:r>
    </w:p>
    <w:p w14:paraId="150B8300" w14:textId="77777777" w:rsidR="004B7B69" w:rsidRDefault="004B7B69" w:rsidP="004B7B69">
      <w:pPr>
        <w:pStyle w:val="TOCHeading"/>
        <w:spacing w:line="480" w:lineRule="auto"/>
        <w:jc w:val="center"/>
        <w:rPr>
          <w:sz w:val="56"/>
          <w:szCs w:val="56"/>
        </w:rPr>
      </w:pPr>
    </w:p>
    <w:p w14:paraId="1525CF73" w14:textId="77777777" w:rsidR="004B7B69" w:rsidRDefault="004B7B69" w:rsidP="004B7B69">
      <w:pPr>
        <w:pStyle w:val="TOCHeading"/>
        <w:spacing w:line="480" w:lineRule="auto"/>
        <w:jc w:val="center"/>
        <w:rPr>
          <w:sz w:val="56"/>
          <w:szCs w:val="56"/>
        </w:rPr>
      </w:pPr>
    </w:p>
    <w:p w14:paraId="5F3A4385" w14:textId="39DA01A1" w:rsidR="004B7B69" w:rsidRPr="004B7B69" w:rsidRDefault="004B7B69" w:rsidP="004B7B69">
      <w:pPr>
        <w:pStyle w:val="TOCHeading"/>
        <w:spacing w:line="480" w:lineRule="auto"/>
        <w:jc w:val="center"/>
        <w:rPr>
          <w:sz w:val="56"/>
          <w:szCs w:val="56"/>
        </w:rPr>
      </w:pPr>
      <w:r>
        <w:rPr>
          <w:sz w:val="56"/>
          <w:szCs w:val="56"/>
        </w:rPr>
        <w:t>List of Equations</w:t>
      </w:r>
    </w:p>
    <w:p w14:paraId="1C732A14" w14:textId="77777777" w:rsidR="004B7B69" w:rsidRPr="004B7B69" w:rsidRDefault="004B7B69" w:rsidP="004B7B69"/>
    <w:p w14:paraId="45AF6FAB" w14:textId="7F51FF04" w:rsidR="00C91B3C" w:rsidRPr="00C71312" w:rsidRDefault="004B7B69" w:rsidP="00C71312">
      <w:pPr>
        <w:pStyle w:val="TableofFigures"/>
        <w:tabs>
          <w:tab w:val="right" w:leader="dot" w:pos="9016"/>
        </w:tabs>
        <w:spacing w:line="480" w:lineRule="auto"/>
        <w:jc w:val="both"/>
        <w:rPr>
          <w:rFonts w:ascii="Times New Roman" w:eastAsiaTheme="minorEastAsia" w:hAnsi="Times New Roman" w:cs="Times New Roman"/>
          <w:noProof/>
          <w:sz w:val="24"/>
          <w:lang w:bidi="hi-IN"/>
        </w:rPr>
      </w:pPr>
      <w:r>
        <w:rPr>
          <w:rFonts w:ascii="Times New Roman" w:eastAsia="Times New Roman" w:hAnsi="Times New Roman" w:cs="Times New Roman"/>
          <w:b/>
          <w:bCs/>
          <w:sz w:val="36"/>
          <w:szCs w:val="36"/>
          <w:u w:val="single"/>
        </w:rPr>
        <w:fldChar w:fldCharType="begin"/>
      </w:r>
      <w:r>
        <w:rPr>
          <w:rFonts w:ascii="Times New Roman" w:eastAsia="Times New Roman" w:hAnsi="Times New Roman" w:cs="Times New Roman"/>
          <w:b/>
          <w:bCs/>
          <w:sz w:val="36"/>
          <w:szCs w:val="36"/>
          <w:u w:val="single"/>
        </w:rPr>
        <w:instrText xml:space="preserve"> TOC \h \z \c "Equation" </w:instrText>
      </w:r>
      <w:r>
        <w:rPr>
          <w:rFonts w:ascii="Times New Roman" w:eastAsia="Times New Roman" w:hAnsi="Times New Roman" w:cs="Times New Roman"/>
          <w:b/>
          <w:bCs/>
          <w:sz w:val="36"/>
          <w:szCs w:val="36"/>
          <w:u w:val="single"/>
        </w:rPr>
        <w:fldChar w:fldCharType="separate"/>
      </w:r>
      <w:hyperlink w:anchor="_Toc75873463" w:history="1">
        <w:r w:rsidR="00C91B3C" w:rsidRPr="00C71312">
          <w:rPr>
            <w:rStyle w:val="Hyperlink"/>
            <w:rFonts w:ascii="Times New Roman" w:hAnsi="Times New Roman" w:cs="Times New Roman"/>
            <w:noProof/>
            <w:sz w:val="24"/>
            <w:szCs w:val="24"/>
          </w:rPr>
          <w:t>Equation 1  Min-max Normalization equation</w:t>
        </w:r>
        <w:r w:rsidR="00C91B3C" w:rsidRPr="00C71312">
          <w:rPr>
            <w:rFonts w:ascii="Times New Roman" w:hAnsi="Times New Roman" w:cs="Times New Roman"/>
            <w:noProof/>
            <w:webHidden/>
            <w:sz w:val="24"/>
            <w:szCs w:val="24"/>
          </w:rPr>
          <w:tab/>
        </w:r>
        <w:r w:rsidR="00C91B3C" w:rsidRPr="00C71312">
          <w:rPr>
            <w:rFonts w:ascii="Times New Roman" w:hAnsi="Times New Roman" w:cs="Times New Roman"/>
            <w:noProof/>
            <w:webHidden/>
            <w:sz w:val="24"/>
            <w:szCs w:val="24"/>
          </w:rPr>
          <w:fldChar w:fldCharType="begin"/>
        </w:r>
        <w:r w:rsidR="00C91B3C" w:rsidRPr="00C71312">
          <w:rPr>
            <w:rFonts w:ascii="Times New Roman" w:hAnsi="Times New Roman" w:cs="Times New Roman"/>
            <w:noProof/>
            <w:webHidden/>
            <w:sz w:val="24"/>
            <w:szCs w:val="24"/>
          </w:rPr>
          <w:instrText xml:space="preserve"> PAGEREF _Toc75873463 \h </w:instrText>
        </w:r>
        <w:r w:rsidR="00C91B3C" w:rsidRPr="00C71312">
          <w:rPr>
            <w:rFonts w:ascii="Times New Roman" w:hAnsi="Times New Roman" w:cs="Times New Roman"/>
            <w:noProof/>
            <w:webHidden/>
            <w:sz w:val="24"/>
            <w:szCs w:val="24"/>
          </w:rPr>
        </w:r>
        <w:r w:rsidR="00C91B3C"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33</w:t>
        </w:r>
        <w:r w:rsidR="00C91B3C" w:rsidRPr="00C71312">
          <w:rPr>
            <w:rFonts w:ascii="Times New Roman" w:hAnsi="Times New Roman" w:cs="Times New Roman"/>
            <w:noProof/>
            <w:webHidden/>
            <w:sz w:val="24"/>
            <w:szCs w:val="24"/>
          </w:rPr>
          <w:fldChar w:fldCharType="end"/>
        </w:r>
      </w:hyperlink>
    </w:p>
    <w:p w14:paraId="765BDE44" w14:textId="351A8EA9" w:rsidR="00C91B3C" w:rsidRPr="00C71312" w:rsidRDefault="008827CD" w:rsidP="00C71312">
      <w:pPr>
        <w:pStyle w:val="TableofFigures"/>
        <w:tabs>
          <w:tab w:val="right" w:leader="dot" w:pos="9016"/>
        </w:tabs>
        <w:spacing w:line="480" w:lineRule="auto"/>
        <w:jc w:val="both"/>
        <w:rPr>
          <w:rFonts w:ascii="Times New Roman" w:eastAsiaTheme="minorEastAsia" w:hAnsi="Times New Roman" w:cs="Times New Roman"/>
          <w:noProof/>
          <w:sz w:val="24"/>
          <w:lang w:bidi="hi-IN"/>
        </w:rPr>
      </w:pPr>
      <w:hyperlink w:anchor="_Toc75873464" w:history="1">
        <w:r w:rsidR="00C91B3C" w:rsidRPr="00C71312">
          <w:rPr>
            <w:rStyle w:val="Hyperlink"/>
            <w:rFonts w:ascii="Times New Roman" w:hAnsi="Times New Roman" w:cs="Times New Roman"/>
            <w:noProof/>
            <w:sz w:val="24"/>
            <w:szCs w:val="24"/>
          </w:rPr>
          <w:t>Equation 2  Chi-square equation</w:t>
        </w:r>
        <w:r w:rsidR="00C91B3C" w:rsidRPr="00C71312">
          <w:rPr>
            <w:rFonts w:ascii="Times New Roman" w:hAnsi="Times New Roman" w:cs="Times New Roman"/>
            <w:noProof/>
            <w:webHidden/>
            <w:sz w:val="24"/>
            <w:szCs w:val="24"/>
          </w:rPr>
          <w:tab/>
        </w:r>
        <w:r w:rsidR="00C91B3C" w:rsidRPr="00C71312">
          <w:rPr>
            <w:rFonts w:ascii="Times New Roman" w:hAnsi="Times New Roman" w:cs="Times New Roman"/>
            <w:noProof/>
            <w:webHidden/>
            <w:sz w:val="24"/>
            <w:szCs w:val="24"/>
          </w:rPr>
          <w:fldChar w:fldCharType="begin"/>
        </w:r>
        <w:r w:rsidR="00C91B3C" w:rsidRPr="00C71312">
          <w:rPr>
            <w:rFonts w:ascii="Times New Roman" w:hAnsi="Times New Roman" w:cs="Times New Roman"/>
            <w:noProof/>
            <w:webHidden/>
            <w:sz w:val="24"/>
            <w:szCs w:val="24"/>
          </w:rPr>
          <w:instrText xml:space="preserve"> PAGEREF _Toc75873464 \h </w:instrText>
        </w:r>
        <w:r w:rsidR="00C91B3C" w:rsidRPr="00C71312">
          <w:rPr>
            <w:rFonts w:ascii="Times New Roman" w:hAnsi="Times New Roman" w:cs="Times New Roman"/>
            <w:noProof/>
            <w:webHidden/>
            <w:sz w:val="24"/>
            <w:szCs w:val="24"/>
          </w:rPr>
        </w:r>
        <w:r w:rsidR="00C91B3C" w:rsidRPr="00C71312">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35</w:t>
        </w:r>
        <w:r w:rsidR="00C91B3C" w:rsidRPr="00C71312">
          <w:rPr>
            <w:rFonts w:ascii="Times New Roman" w:hAnsi="Times New Roman" w:cs="Times New Roman"/>
            <w:noProof/>
            <w:webHidden/>
            <w:sz w:val="24"/>
            <w:szCs w:val="24"/>
          </w:rPr>
          <w:fldChar w:fldCharType="end"/>
        </w:r>
      </w:hyperlink>
    </w:p>
    <w:p w14:paraId="3CE07D6D" w14:textId="3D6ACD2A" w:rsidR="00AB09B8" w:rsidRDefault="004B7B69" w:rsidP="00EE1ECE">
      <w:pPr>
        <w:spacing w:line="480" w:lineRule="auto"/>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fldChar w:fldCharType="end"/>
      </w:r>
    </w:p>
    <w:p w14:paraId="5D8CA396" w14:textId="7B776206" w:rsidR="00BE70CE" w:rsidRPr="00C71312" w:rsidRDefault="00BE70CE" w:rsidP="00C71312">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167293FD" w14:textId="4AC63070" w:rsidR="00FC29FB" w:rsidRPr="00FC29FB" w:rsidRDefault="00FC29FB" w:rsidP="00FC29FB">
      <w:pPr>
        <w:pStyle w:val="TOCHeading"/>
        <w:spacing w:line="480" w:lineRule="auto"/>
        <w:jc w:val="center"/>
        <w:rPr>
          <w:sz w:val="56"/>
          <w:szCs w:val="56"/>
        </w:rPr>
      </w:pPr>
      <w:r>
        <w:rPr>
          <w:sz w:val="56"/>
          <w:szCs w:val="56"/>
        </w:rPr>
        <w:lastRenderedPageBreak/>
        <w:t>Li</w:t>
      </w:r>
      <w:r w:rsidRPr="00E87278">
        <w:rPr>
          <w:sz w:val="56"/>
          <w:szCs w:val="56"/>
        </w:rPr>
        <w:t>s</w:t>
      </w:r>
      <w:r>
        <w:rPr>
          <w:sz w:val="56"/>
          <w:szCs w:val="56"/>
        </w:rPr>
        <w:t>t of figures</w:t>
      </w:r>
    </w:p>
    <w:p w14:paraId="4F479CFB" w14:textId="5DD3AEB0" w:rsidR="00726F19" w:rsidRPr="00FA6B46" w:rsidRDefault="001F1470"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r w:rsidRPr="00FA6B46">
        <w:rPr>
          <w:rFonts w:ascii="Times New Roman" w:eastAsia="Times New Roman" w:hAnsi="Times New Roman" w:cs="Times New Roman"/>
          <w:b/>
          <w:bCs/>
          <w:sz w:val="24"/>
          <w:szCs w:val="24"/>
          <w:u w:val="single"/>
        </w:rPr>
        <w:fldChar w:fldCharType="begin"/>
      </w:r>
      <w:r w:rsidRPr="00FA6B46">
        <w:rPr>
          <w:rFonts w:ascii="Times New Roman" w:eastAsia="Times New Roman" w:hAnsi="Times New Roman" w:cs="Times New Roman"/>
          <w:b/>
          <w:bCs/>
          <w:sz w:val="24"/>
          <w:szCs w:val="24"/>
          <w:u w:val="single"/>
        </w:rPr>
        <w:instrText xml:space="preserve"> TOC \h \z \c "Figure" </w:instrText>
      </w:r>
      <w:r w:rsidRPr="00FA6B46">
        <w:rPr>
          <w:rFonts w:ascii="Times New Roman" w:eastAsia="Times New Roman" w:hAnsi="Times New Roman" w:cs="Times New Roman"/>
          <w:b/>
          <w:bCs/>
          <w:sz w:val="24"/>
          <w:szCs w:val="24"/>
          <w:u w:val="single"/>
        </w:rPr>
        <w:fldChar w:fldCharType="separate"/>
      </w:r>
      <w:hyperlink w:anchor="_Toc75872492" w:history="1">
        <w:r w:rsidR="00726F19" w:rsidRPr="00FA6B46">
          <w:rPr>
            <w:rStyle w:val="Hyperlink"/>
            <w:rFonts w:ascii="Times New Roman" w:hAnsi="Times New Roman" w:cs="Times New Roman"/>
            <w:noProof/>
            <w:sz w:val="24"/>
            <w:szCs w:val="24"/>
          </w:rPr>
          <w:t>Figure 1    Cyber-attacks growth in recent years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_Toc75872492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10</w:t>
        </w:r>
        <w:r w:rsidR="00726F19" w:rsidRPr="00FA6B46">
          <w:rPr>
            <w:rFonts w:ascii="Times New Roman" w:hAnsi="Times New Roman" w:cs="Times New Roman"/>
            <w:noProof/>
            <w:webHidden/>
            <w:sz w:val="24"/>
            <w:szCs w:val="24"/>
          </w:rPr>
          <w:fldChar w:fldCharType="end"/>
        </w:r>
      </w:hyperlink>
    </w:p>
    <w:p w14:paraId="095E262C" w14:textId="11D17CB7"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3" w:history="1">
        <w:r w:rsidR="00726F19" w:rsidRPr="00FA6B46">
          <w:rPr>
            <w:rStyle w:val="Hyperlink"/>
            <w:rFonts w:ascii="Times New Roman" w:hAnsi="Times New Roman" w:cs="Times New Roman"/>
            <w:noProof/>
            <w:sz w:val="24"/>
            <w:szCs w:val="24"/>
          </w:rPr>
          <w:t>Figure 2    Network Intrusion Detection System</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_Toc75872493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13</w:t>
        </w:r>
        <w:r w:rsidR="00726F19" w:rsidRPr="00FA6B46">
          <w:rPr>
            <w:rFonts w:ascii="Times New Roman" w:hAnsi="Times New Roman" w:cs="Times New Roman"/>
            <w:noProof/>
            <w:webHidden/>
            <w:sz w:val="24"/>
            <w:szCs w:val="24"/>
          </w:rPr>
          <w:fldChar w:fldCharType="end"/>
        </w:r>
      </w:hyperlink>
    </w:p>
    <w:p w14:paraId="7BEB296B" w14:textId="18707BA7"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4" w:history="1">
        <w:r w:rsidR="00726F19" w:rsidRPr="00FA6B46">
          <w:rPr>
            <w:rStyle w:val="Hyperlink"/>
            <w:rFonts w:ascii="Times New Roman" w:hAnsi="Times New Roman" w:cs="Times New Roman"/>
            <w:noProof/>
            <w:sz w:val="24"/>
            <w:szCs w:val="24"/>
          </w:rPr>
          <w:t>Figure 3    Host-based Intrusion Detection system</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_Toc75872494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13</w:t>
        </w:r>
        <w:r w:rsidR="00726F19" w:rsidRPr="00FA6B46">
          <w:rPr>
            <w:rFonts w:ascii="Times New Roman" w:hAnsi="Times New Roman" w:cs="Times New Roman"/>
            <w:noProof/>
            <w:webHidden/>
            <w:sz w:val="24"/>
            <w:szCs w:val="24"/>
          </w:rPr>
          <w:fldChar w:fldCharType="end"/>
        </w:r>
      </w:hyperlink>
    </w:p>
    <w:p w14:paraId="07A0D9FF" w14:textId="117FA23F"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5" w:history="1">
        <w:r w:rsidR="00726F19" w:rsidRPr="00FA6B46">
          <w:rPr>
            <w:rStyle w:val="Hyperlink"/>
            <w:rFonts w:ascii="Times New Roman" w:hAnsi="Times New Roman" w:cs="Times New Roman"/>
            <w:noProof/>
            <w:sz w:val="24"/>
            <w:szCs w:val="24"/>
          </w:rPr>
          <w:t>Figure 4   Proposed Work Flow Chart</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_Toc75872495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24</w:t>
        </w:r>
        <w:r w:rsidR="00726F19" w:rsidRPr="00FA6B46">
          <w:rPr>
            <w:rFonts w:ascii="Times New Roman" w:hAnsi="Times New Roman" w:cs="Times New Roman"/>
            <w:noProof/>
            <w:webHidden/>
            <w:sz w:val="24"/>
            <w:szCs w:val="24"/>
          </w:rPr>
          <w:fldChar w:fldCharType="end"/>
        </w:r>
      </w:hyperlink>
    </w:p>
    <w:p w14:paraId="40D7C34F" w14:textId="11DAE120"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6" w:history="1">
        <w:r w:rsidR="00726F19" w:rsidRPr="00FA6B46">
          <w:rPr>
            <w:rStyle w:val="Hyperlink"/>
            <w:rFonts w:ascii="Times New Roman" w:hAnsi="Times New Roman" w:cs="Times New Roman"/>
            <w:noProof/>
            <w:sz w:val="24"/>
            <w:szCs w:val="24"/>
          </w:rPr>
          <w:t>Figure 5   Performance evaluation by Confusion Matrix</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_Toc75872496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29</w:t>
        </w:r>
        <w:r w:rsidR="00726F19" w:rsidRPr="00FA6B46">
          <w:rPr>
            <w:rFonts w:ascii="Times New Roman" w:hAnsi="Times New Roman" w:cs="Times New Roman"/>
            <w:noProof/>
            <w:webHidden/>
            <w:sz w:val="24"/>
            <w:szCs w:val="24"/>
          </w:rPr>
          <w:fldChar w:fldCharType="end"/>
        </w:r>
      </w:hyperlink>
    </w:p>
    <w:p w14:paraId="306C85F7" w14:textId="03A8355B"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7" w:history="1">
        <w:r w:rsidR="00726F19" w:rsidRPr="00FA6B46">
          <w:rPr>
            <w:rStyle w:val="Hyperlink"/>
            <w:rFonts w:ascii="Times New Roman" w:hAnsi="Times New Roman" w:cs="Times New Roman"/>
            <w:noProof/>
            <w:sz w:val="24"/>
            <w:szCs w:val="24"/>
          </w:rPr>
          <w:t>Figure 6   Flow chart of implemented work</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_Toc75872497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30</w:t>
        </w:r>
        <w:r w:rsidR="00726F19" w:rsidRPr="00FA6B46">
          <w:rPr>
            <w:rFonts w:ascii="Times New Roman" w:hAnsi="Times New Roman" w:cs="Times New Roman"/>
            <w:noProof/>
            <w:webHidden/>
            <w:sz w:val="24"/>
            <w:szCs w:val="24"/>
          </w:rPr>
          <w:fldChar w:fldCharType="end"/>
        </w:r>
      </w:hyperlink>
    </w:p>
    <w:p w14:paraId="4E5C2D85" w14:textId="766F8B84"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8" w:history="1">
        <w:r w:rsidR="00726F19" w:rsidRPr="00FA6B46">
          <w:rPr>
            <w:rStyle w:val="Hyperlink"/>
            <w:rFonts w:ascii="Times New Roman" w:hAnsi="Times New Roman" w:cs="Times New Roman"/>
            <w:noProof/>
            <w:sz w:val="24"/>
            <w:szCs w:val="24"/>
          </w:rPr>
          <w:t>Figure 7   Cumulative feature scores using chi-square</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_Toc75872498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35</w:t>
        </w:r>
        <w:r w:rsidR="00726F19" w:rsidRPr="00FA6B46">
          <w:rPr>
            <w:rFonts w:ascii="Times New Roman" w:hAnsi="Times New Roman" w:cs="Times New Roman"/>
            <w:noProof/>
            <w:webHidden/>
            <w:sz w:val="24"/>
            <w:szCs w:val="24"/>
          </w:rPr>
          <w:fldChar w:fldCharType="end"/>
        </w:r>
      </w:hyperlink>
    </w:p>
    <w:p w14:paraId="414B2A86" w14:textId="5D6ED76A"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499" w:history="1">
        <w:r w:rsidR="00726F19" w:rsidRPr="00FA6B46">
          <w:rPr>
            <w:rStyle w:val="Hyperlink"/>
            <w:rFonts w:ascii="Times New Roman" w:hAnsi="Times New Roman" w:cs="Times New Roman"/>
            <w:noProof/>
            <w:sz w:val="24"/>
            <w:szCs w:val="24"/>
          </w:rPr>
          <w:t>Figure 8   All attack labels plot</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_Toc75872499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37</w:t>
        </w:r>
        <w:r w:rsidR="00726F19" w:rsidRPr="00FA6B46">
          <w:rPr>
            <w:rFonts w:ascii="Times New Roman" w:hAnsi="Times New Roman" w:cs="Times New Roman"/>
            <w:noProof/>
            <w:webHidden/>
            <w:sz w:val="24"/>
            <w:szCs w:val="24"/>
          </w:rPr>
          <w:fldChar w:fldCharType="end"/>
        </w:r>
      </w:hyperlink>
    </w:p>
    <w:p w14:paraId="7BAB1D09" w14:textId="5602B729"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0" w:history="1">
        <w:r w:rsidR="00726F19" w:rsidRPr="00FA6B46">
          <w:rPr>
            <w:rStyle w:val="Hyperlink"/>
            <w:rFonts w:ascii="Times New Roman" w:hAnsi="Times New Roman" w:cs="Times New Roman"/>
            <w:noProof/>
            <w:sz w:val="24"/>
            <w:szCs w:val="24"/>
          </w:rPr>
          <w:t>Figure 9 Confusion matrix plot for SVM classifier on all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_Toc75872500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39</w:t>
        </w:r>
        <w:r w:rsidR="00726F19" w:rsidRPr="00FA6B46">
          <w:rPr>
            <w:rFonts w:ascii="Times New Roman" w:hAnsi="Times New Roman" w:cs="Times New Roman"/>
            <w:noProof/>
            <w:webHidden/>
            <w:sz w:val="24"/>
            <w:szCs w:val="24"/>
          </w:rPr>
          <w:fldChar w:fldCharType="end"/>
        </w:r>
      </w:hyperlink>
    </w:p>
    <w:p w14:paraId="6E85D19C" w14:textId="584A3B76"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1" w:history="1">
        <w:r w:rsidR="00726F19" w:rsidRPr="00FA6B46">
          <w:rPr>
            <w:rStyle w:val="Hyperlink"/>
            <w:rFonts w:ascii="Times New Roman" w:hAnsi="Times New Roman" w:cs="Times New Roman"/>
            <w:noProof/>
            <w:sz w:val="24"/>
            <w:szCs w:val="24"/>
          </w:rPr>
          <w:t>Figure 10  Confusion matrix plot of SVM on Binary classification</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_Toc75872501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39</w:t>
        </w:r>
        <w:r w:rsidR="00726F19" w:rsidRPr="00FA6B46">
          <w:rPr>
            <w:rFonts w:ascii="Times New Roman" w:hAnsi="Times New Roman" w:cs="Times New Roman"/>
            <w:noProof/>
            <w:webHidden/>
            <w:sz w:val="24"/>
            <w:szCs w:val="24"/>
          </w:rPr>
          <w:fldChar w:fldCharType="end"/>
        </w:r>
      </w:hyperlink>
    </w:p>
    <w:p w14:paraId="1EC74AE1" w14:textId="2482B2B1"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2" w:history="1">
        <w:r w:rsidR="00726F19" w:rsidRPr="00FA6B46">
          <w:rPr>
            <w:rStyle w:val="Hyperlink"/>
            <w:rFonts w:ascii="Times New Roman" w:hAnsi="Times New Roman" w:cs="Times New Roman"/>
            <w:noProof/>
            <w:sz w:val="24"/>
            <w:szCs w:val="24"/>
          </w:rPr>
          <w:t>Figure 11   Confusion matrix plot of SVM on multi-class classification</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_Toc75872502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40</w:t>
        </w:r>
        <w:r w:rsidR="00726F19" w:rsidRPr="00FA6B46">
          <w:rPr>
            <w:rFonts w:ascii="Times New Roman" w:hAnsi="Times New Roman" w:cs="Times New Roman"/>
            <w:noProof/>
            <w:webHidden/>
            <w:sz w:val="24"/>
            <w:szCs w:val="24"/>
          </w:rPr>
          <w:fldChar w:fldCharType="end"/>
        </w:r>
      </w:hyperlink>
    </w:p>
    <w:p w14:paraId="5E90614B" w14:textId="446BD27C"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3" w:history="1">
        <w:r w:rsidR="00726F19" w:rsidRPr="00FA6B46">
          <w:rPr>
            <w:rStyle w:val="Hyperlink"/>
            <w:rFonts w:ascii="Times New Roman" w:hAnsi="Times New Roman" w:cs="Times New Roman"/>
            <w:noProof/>
            <w:sz w:val="24"/>
            <w:szCs w:val="24"/>
          </w:rPr>
          <w:t>Figure 12    Confusion matrix plot of Decision tree on all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_Toc75872503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40</w:t>
        </w:r>
        <w:r w:rsidR="00726F19" w:rsidRPr="00FA6B46">
          <w:rPr>
            <w:rFonts w:ascii="Times New Roman" w:hAnsi="Times New Roman" w:cs="Times New Roman"/>
            <w:noProof/>
            <w:webHidden/>
            <w:sz w:val="24"/>
            <w:szCs w:val="24"/>
          </w:rPr>
          <w:fldChar w:fldCharType="end"/>
        </w:r>
      </w:hyperlink>
    </w:p>
    <w:p w14:paraId="63F165FE" w14:textId="22B935F4"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4" w:history="1">
        <w:r w:rsidR="00726F19" w:rsidRPr="00FA6B46">
          <w:rPr>
            <w:rStyle w:val="Hyperlink"/>
            <w:rFonts w:ascii="Times New Roman" w:hAnsi="Times New Roman" w:cs="Times New Roman"/>
            <w:noProof/>
            <w:sz w:val="24"/>
            <w:szCs w:val="24"/>
          </w:rPr>
          <w:t>Figure 13    Confusion matrix plot of Decision tree on binary classification</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_Toc75872504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41</w:t>
        </w:r>
        <w:r w:rsidR="00726F19" w:rsidRPr="00FA6B46">
          <w:rPr>
            <w:rFonts w:ascii="Times New Roman" w:hAnsi="Times New Roman" w:cs="Times New Roman"/>
            <w:noProof/>
            <w:webHidden/>
            <w:sz w:val="24"/>
            <w:szCs w:val="24"/>
          </w:rPr>
          <w:fldChar w:fldCharType="end"/>
        </w:r>
      </w:hyperlink>
    </w:p>
    <w:p w14:paraId="3EE2A2C1" w14:textId="5BCAA5D2"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5" w:history="1">
        <w:r w:rsidR="00726F19" w:rsidRPr="00FA6B46">
          <w:rPr>
            <w:rStyle w:val="Hyperlink"/>
            <w:rFonts w:ascii="Times New Roman" w:hAnsi="Times New Roman" w:cs="Times New Roman"/>
            <w:noProof/>
            <w:sz w:val="24"/>
            <w:szCs w:val="24"/>
          </w:rPr>
          <w:t>Figure 14    Confusion matrix plot of Decision tree on multi-class classification</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_Toc75872505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41</w:t>
        </w:r>
        <w:r w:rsidR="00726F19" w:rsidRPr="00FA6B46">
          <w:rPr>
            <w:rFonts w:ascii="Times New Roman" w:hAnsi="Times New Roman" w:cs="Times New Roman"/>
            <w:noProof/>
            <w:webHidden/>
            <w:sz w:val="24"/>
            <w:szCs w:val="24"/>
          </w:rPr>
          <w:fldChar w:fldCharType="end"/>
        </w:r>
      </w:hyperlink>
    </w:p>
    <w:p w14:paraId="178AAC05" w14:textId="595502DD"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6" w:history="1">
        <w:r w:rsidR="00726F19" w:rsidRPr="00FA6B46">
          <w:rPr>
            <w:rStyle w:val="Hyperlink"/>
            <w:rFonts w:ascii="Times New Roman" w:hAnsi="Times New Roman" w:cs="Times New Roman"/>
            <w:noProof/>
            <w:sz w:val="24"/>
            <w:szCs w:val="24"/>
          </w:rPr>
          <w:t>Figure 15     Confusion matrix plot of Naive Bayes on all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_Toc75872506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42</w:t>
        </w:r>
        <w:r w:rsidR="00726F19" w:rsidRPr="00FA6B46">
          <w:rPr>
            <w:rFonts w:ascii="Times New Roman" w:hAnsi="Times New Roman" w:cs="Times New Roman"/>
            <w:noProof/>
            <w:webHidden/>
            <w:sz w:val="24"/>
            <w:szCs w:val="24"/>
          </w:rPr>
          <w:fldChar w:fldCharType="end"/>
        </w:r>
      </w:hyperlink>
    </w:p>
    <w:p w14:paraId="3DF5F07E" w14:textId="3314F88E"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7" w:history="1">
        <w:r w:rsidR="00726F19" w:rsidRPr="00FA6B46">
          <w:rPr>
            <w:rStyle w:val="Hyperlink"/>
            <w:rFonts w:ascii="Times New Roman" w:hAnsi="Times New Roman" w:cs="Times New Roman"/>
            <w:noProof/>
            <w:sz w:val="24"/>
            <w:szCs w:val="24"/>
          </w:rPr>
          <w:t>Figure 16 Confusion matrix plot of Naive Bayes on binary classification</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_Toc75872507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42</w:t>
        </w:r>
        <w:r w:rsidR="00726F19" w:rsidRPr="00FA6B46">
          <w:rPr>
            <w:rFonts w:ascii="Times New Roman" w:hAnsi="Times New Roman" w:cs="Times New Roman"/>
            <w:noProof/>
            <w:webHidden/>
            <w:sz w:val="24"/>
            <w:szCs w:val="24"/>
          </w:rPr>
          <w:fldChar w:fldCharType="end"/>
        </w:r>
      </w:hyperlink>
    </w:p>
    <w:p w14:paraId="1F17DFDA" w14:textId="247C6D58"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8" w:history="1">
        <w:r w:rsidR="00726F19" w:rsidRPr="00FA6B46">
          <w:rPr>
            <w:rStyle w:val="Hyperlink"/>
            <w:rFonts w:ascii="Times New Roman" w:hAnsi="Times New Roman" w:cs="Times New Roman"/>
            <w:noProof/>
            <w:sz w:val="24"/>
            <w:szCs w:val="24"/>
          </w:rPr>
          <w:t>Figure 17 Confusion matrix plot of Naive Bayes on multi-class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_Toc75872508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43</w:t>
        </w:r>
        <w:r w:rsidR="00726F19" w:rsidRPr="00FA6B46">
          <w:rPr>
            <w:rFonts w:ascii="Times New Roman" w:hAnsi="Times New Roman" w:cs="Times New Roman"/>
            <w:noProof/>
            <w:webHidden/>
            <w:sz w:val="24"/>
            <w:szCs w:val="24"/>
          </w:rPr>
          <w:fldChar w:fldCharType="end"/>
        </w:r>
      </w:hyperlink>
    </w:p>
    <w:p w14:paraId="71F36C02" w14:textId="215927F7"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09" w:history="1">
        <w:r w:rsidR="00726F19" w:rsidRPr="00FA6B46">
          <w:rPr>
            <w:rStyle w:val="Hyperlink"/>
            <w:rFonts w:ascii="Times New Roman" w:hAnsi="Times New Roman" w:cs="Times New Roman"/>
            <w:noProof/>
            <w:sz w:val="24"/>
            <w:szCs w:val="24"/>
          </w:rPr>
          <w:t>Figure 18 Confusion matrix plot of random Forest on all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_Toc75872509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43</w:t>
        </w:r>
        <w:r w:rsidR="00726F19" w:rsidRPr="00FA6B46">
          <w:rPr>
            <w:rFonts w:ascii="Times New Roman" w:hAnsi="Times New Roman" w:cs="Times New Roman"/>
            <w:noProof/>
            <w:webHidden/>
            <w:sz w:val="24"/>
            <w:szCs w:val="24"/>
          </w:rPr>
          <w:fldChar w:fldCharType="end"/>
        </w:r>
      </w:hyperlink>
    </w:p>
    <w:p w14:paraId="22838350" w14:textId="7B68AB43"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10" w:history="1">
        <w:r w:rsidR="00726F19" w:rsidRPr="00FA6B46">
          <w:rPr>
            <w:rStyle w:val="Hyperlink"/>
            <w:rFonts w:ascii="Times New Roman" w:hAnsi="Times New Roman" w:cs="Times New Roman"/>
            <w:noProof/>
            <w:sz w:val="24"/>
            <w:szCs w:val="24"/>
          </w:rPr>
          <w:t>Figure 19  Confusion matrix plot of random Forest on binary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_Toc75872510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44</w:t>
        </w:r>
        <w:r w:rsidR="00726F19" w:rsidRPr="00FA6B46">
          <w:rPr>
            <w:rFonts w:ascii="Times New Roman" w:hAnsi="Times New Roman" w:cs="Times New Roman"/>
            <w:noProof/>
            <w:webHidden/>
            <w:sz w:val="24"/>
            <w:szCs w:val="24"/>
          </w:rPr>
          <w:fldChar w:fldCharType="end"/>
        </w:r>
      </w:hyperlink>
    </w:p>
    <w:p w14:paraId="2A514DD5" w14:textId="1CEE1C51"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11" w:history="1">
        <w:r w:rsidR="00726F19" w:rsidRPr="00FA6B46">
          <w:rPr>
            <w:rStyle w:val="Hyperlink"/>
            <w:rFonts w:ascii="Times New Roman" w:hAnsi="Times New Roman" w:cs="Times New Roman"/>
            <w:noProof/>
            <w:sz w:val="24"/>
            <w:szCs w:val="24"/>
          </w:rPr>
          <w:t>Figure 20  Confusion matrix plot of random Forest on multi-class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_Toc75872511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44</w:t>
        </w:r>
        <w:r w:rsidR="00726F19" w:rsidRPr="00FA6B46">
          <w:rPr>
            <w:rFonts w:ascii="Times New Roman" w:hAnsi="Times New Roman" w:cs="Times New Roman"/>
            <w:noProof/>
            <w:webHidden/>
            <w:sz w:val="24"/>
            <w:szCs w:val="24"/>
          </w:rPr>
          <w:fldChar w:fldCharType="end"/>
        </w:r>
      </w:hyperlink>
    </w:p>
    <w:p w14:paraId="0C23BFF2" w14:textId="0A9E9251"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r:id="rId9" w:anchor="_Toc75872512" w:history="1">
        <w:r w:rsidR="00726F19" w:rsidRPr="00FA6B46">
          <w:rPr>
            <w:rStyle w:val="Hyperlink"/>
            <w:rFonts w:ascii="Times New Roman" w:hAnsi="Times New Roman" w:cs="Times New Roman"/>
            <w:noProof/>
            <w:sz w:val="24"/>
            <w:szCs w:val="24"/>
          </w:rPr>
          <w:t>Figure 22  F1-score v/s n-estimators plot for optimizing</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_Toc75872512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47</w:t>
        </w:r>
        <w:r w:rsidR="00726F19" w:rsidRPr="00FA6B46">
          <w:rPr>
            <w:rFonts w:ascii="Times New Roman" w:hAnsi="Times New Roman" w:cs="Times New Roman"/>
            <w:noProof/>
            <w:webHidden/>
            <w:sz w:val="24"/>
            <w:szCs w:val="24"/>
          </w:rPr>
          <w:fldChar w:fldCharType="end"/>
        </w:r>
      </w:hyperlink>
    </w:p>
    <w:p w14:paraId="5287590A" w14:textId="7749E659"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r:id="rId10" w:anchor="_Toc75872513" w:history="1">
        <w:r w:rsidR="00726F19" w:rsidRPr="00FA6B46">
          <w:rPr>
            <w:rStyle w:val="Hyperlink"/>
            <w:rFonts w:ascii="Times New Roman" w:hAnsi="Times New Roman" w:cs="Times New Roman"/>
            <w:noProof/>
            <w:sz w:val="24"/>
            <w:szCs w:val="24"/>
          </w:rPr>
          <w:t>Figure 23 F1-score v/s n_estimators random forest</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_Toc75872513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47</w:t>
        </w:r>
        <w:r w:rsidR="00726F19" w:rsidRPr="00FA6B46">
          <w:rPr>
            <w:rFonts w:ascii="Times New Roman" w:hAnsi="Times New Roman" w:cs="Times New Roman"/>
            <w:noProof/>
            <w:webHidden/>
            <w:sz w:val="24"/>
            <w:szCs w:val="24"/>
          </w:rPr>
          <w:fldChar w:fldCharType="end"/>
        </w:r>
      </w:hyperlink>
    </w:p>
    <w:p w14:paraId="2D6FC254" w14:textId="2DAF02E3"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14" w:history="1">
        <w:r w:rsidR="00726F19" w:rsidRPr="00FA6B46">
          <w:rPr>
            <w:rStyle w:val="Hyperlink"/>
            <w:rFonts w:ascii="Times New Roman" w:hAnsi="Times New Roman" w:cs="Times New Roman"/>
            <w:noProof/>
            <w:sz w:val="24"/>
            <w:szCs w:val="24"/>
          </w:rPr>
          <w:t>Figure 23 n-estimators v/s classification time for optimizing</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_Toc75872514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47</w:t>
        </w:r>
        <w:r w:rsidR="00726F19" w:rsidRPr="00FA6B46">
          <w:rPr>
            <w:rFonts w:ascii="Times New Roman" w:hAnsi="Times New Roman" w:cs="Times New Roman"/>
            <w:noProof/>
            <w:webHidden/>
            <w:sz w:val="24"/>
            <w:szCs w:val="24"/>
          </w:rPr>
          <w:fldChar w:fldCharType="end"/>
        </w:r>
      </w:hyperlink>
    </w:p>
    <w:p w14:paraId="337EE75C" w14:textId="0012A43B"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15" w:history="1">
        <w:r w:rsidR="00726F19" w:rsidRPr="00FA6B46">
          <w:rPr>
            <w:rStyle w:val="Hyperlink"/>
            <w:rFonts w:ascii="Times New Roman" w:hAnsi="Times New Roman" w:cs="Times New Roman"/>
            <w:noProof/>
            <w:sz w:val="24"/>
            <w:szCs w:val="24"/>
          </w:rPr>
          <w:t>Figure 24 Confusion matrix plot for proposed model on all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_Toc75872515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48</w:t>
        </w:r>
        <w:r w:rsidR="00726F19" w:rsidRPr="00FA6B46">
          <w:rPr>
            <w:rFonts w:ascii="Times New Roman" w:hAnsi="Times New Roman" w:cs="Times New Roman"/>
            <w:noProof/>
            <w:webHidden/>
            <w:sz w:val="24"/>
            <w:szCs w:val="24"/>
          </w:rPr>
          <w:fldChar w:fldCharType="end"/>
        </w:r>
      </w:hyperlink>
    </w:p>
    <w:p w14:paraId="267E7BE8" w14:textId="4F30651B" w:rsidR="00726F19" w:rsidRPr="00FA6B46" w:rsidRDefault="008827CD" w:rsidP="00FA6B46">
      <w:pPr>
        <w:pStyle w:val="TableofFigures"/>
        <w:tabs>
          <w:tab w:val="right" w:leader="dot" w:pos="9016"/>
        </w:tabs>
        <w:spacing w:line="360" w:lineRule="auto"/>
        <w:jc w:val="both"/>
        <w:rPr>
          <w:rFonts w:ascii="Times New Roman" w:eastAsiaTheme="minorEastAsia" w:hAnsi="Times New Roman" w:cs="Times New Roman"/>
          <w:noProof/>
          <w:sz w:val="24"/>
          <w:szCs w:val="24"/>
          <w:lang w:bidi="hi-IN"/>
        </w:rPr>
      </w:pPr>
      <w:hyperlink w:anchor="_Toc75872516" w:history="1">
        <w:r w:rsidR="00726F19" w:rsidRPr="00FA6B46">
          <w:rPr>
            <w:rStyle w:val="Hyperlink"/>
            <w:rFonts w:ascii="Times New Roman" w:hAnsi="Times New Roman" w:cs="Times New Roman"/>
            <w:noProof/>
            <w:sz w:val="24"/>
            <w:szCs w:val="24"/>
          </w:rPr>
          <w:t>Figure 25  Confusion matrix plot of proposed model on binary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_Toc75872516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49</w:t>
        </w:r>
        <w:r w:rsidR="00726F19" w:rsidRPr="00FA6B46">
          <w:rPr>
            <w:rFonts w:ascii="Times New Roman" w:hAnsi="Times New Roman" w:cs="Times New Roman"/>
            <w:noProof/>
            <w:webHidden/>
            <w:sz w:val="24"/>
            <w:szCs w:val="24"/>
          </w:rPr>
          <w:fldChar w:fldCharType="end"/>
        </w:r>
      </w:hyperlink>
    </w:p>
    <w:p w14:paraId="5D6431B2" w14:textId="3638C012" w:rsidR="00726F19" w:rsidRPr="00FA6B46" w:rsidRDefault="008827CD" w:rsidP="00FA6B46">
      <w:pPr>
        <w:pStyle w:val="TableofFigures"/>
        <w:tabs>
          <w:tab w:val="right" w:leader="dot" w:pos="9016"/>
        </w:tabs>
        <w:spacing w:line="360" w:lineRule="auto"/>
        <w:jc w:val="both"/>
        <w:rPr>
          <w:rFonts w:eastAsiaTheme="minorEastAsia"/>
          <w:noProof/>
          <w:sz w:val="24"/>
          <w:szCs w:val="24"/>
          <w:lang w:bidi="hi-IN"/>
        </w:rPr>
      </w:pPr>
      <w:hyperlink w:anchor="_Toc75872517" w:history="1">
        <w:r w:rsidR="00726F19" w:rsidRPr="00FA6B46">
          <w:rPr>
            <w:rStyle w:val="Hyperlink"/>
            <w:rFonts w:ascii="Times New Roman" w:hAnsi="Times New Roman" w:cs="Times New Roman"/>
            <w:noProof/>
            <w:sz w:val="24"/>
            <w:szCs w:val="24"/>
          </w:rPr>
          <w:t>Figure 26   Confusion matrix plot of proposed model on multi-class labels</w:t>
        </w:r>
        <w:r w:rsidR="00726F19" w:rsidRPr="00FA6B46">
          <w:rPr>
            <w:rFonts w:ascii="Times New Roman" w:hAnsi="Times New Roman" w:cs="Times New Roman"/>
            <w:noProof/>
            <w:webHidden/>
            <w:sz w:val="24"/>
            <w:szCs w:val="24"/>
          </w:rPr>
          <w:tab/>
        </w:r>
        <w:r w:rsidR="00726F19" w:rsidRPr="00FA6B46">
          <w:rPr>
            <w:rFonts w:ascii="Times New Roman" w:hAnsi="Times New Roman" w:cs="Times New Roman"/>
            <w:noProof/>
            <w:webHidden/>
            <w:sz w:val="24"/>
            <w:szCs w:val="24"/>
          </w:rPr>
          <w:fldChar w:fldCharType="begin"/>
        </w:r>
        <w:r w:rsidR="00726F19" w:rsidRPr="00FA6B46">
          <w:rPr>
            <w:rFonts w:ascii="Times New Roman" w:hAnsi="Times New Roman" w:cs="Times New Roman"/>
            <w:noProof/>
            <w:webHidden/>
            <w:sz w:val="24"/>
            <w:szCs w:val="24"/>
          </w:rPr>
          <w:instrText xml:space="preserve"> PAGEREF _Toc75872517 \h </w:instrText>
        </w:r>
        <w:r w:rsidR="00726F19" w:rsidRPr="00FA6B46">
          <w:rPr>
            <w:rFonts w:ascii="Times New Roman" w:hAnsi="Times New Roman" w:cs="Times New Roman"/>
            <w:noProof/>
            <w:webHidden/>
            <w:sz w:val="24"/>
            <w:szCs w:val="24"/>
          </w:rPr>
        </w:r>
        <w:r w:rsidR="00726F19" w:rsidRPr="00FA6B46">
          <w:rPr>
            <w:rFonts w:ascii="Times New Roman" w:hAnsi="Times New Roman" w:cs="Times New Roman"/>
            <w:noProof/>
            <w:webHidden/>
            <w:sz w:val="24"/>
            <w:szCs w:val="24"/>
          </w:rPr>
          <w:fldChar w:fldCharType="separate"/>
        </w:r>
        <w:r w:rsidR="002F743D">
          <w:rPr>
            <w:rFonts w:ascii="Times New Roman" w:hAnsi="Times New Roman" w:cs="Times New Roman"/>
            <w:noProof/>
            <w:webHidden/>
            <w:sz w:val="24"/>
            <w:szCs w:val="24"/>
          </w:rPr>
          <w:t>49</w:t>
        </w:r>
        <w:r w:rsidR="00726F19" w:rsidRPr="00FA6B46">
          <w:rPr>
            <w:rFonts w:ascii="Times New Roman" w:hAnsi="Times New Roman" w:cs="Times New Roman"/>
            <w:noProof/>
            <w:webHidden/>
            <w:sz w:val="24"/>
            <w:szCs w:val="24"/>
          </w:rPr>
          <w:fldChar w:fldCharType="end"/>
        </w:r>
      </w:hyperlink>
    </w:p>
    <w:p w14:paraId="457A1B2A" w14:textId="67D35F44" w:rsidR="001F1470" w:rsidRDefault="001F1470" w:rsidP="00FA6B46">
      <w:pPr>
        <w:spacing w:line="360" w:lineRule="auto"/>
        <w:rPr>
          <w:rFonts w:ascii="Times New Roman" w:eastAsia="Times New Roman" w:hAnsi="Times New Roman" w:cs="Times New Roman"/>
          <w:b/>
          <w:bCs/>
          <w:sz w:val="36"/>
          <w:szCs w:val="36"/>
          <w:u w:val="single"/>
        </w:rPr>
      </w:pPr>
      <w:r w:rsidRPr="00FA6B46">
        <w:rPr>
          <w:rFonts w:ascii="Times New Roman" w:eastAsia="Times New Roman" w:hAnsi="Times New Roman" w:cs="Times New Roman"/>
          <w:b/>
          <w:bCs/>
          <w:sz w:val="24"/>
          <w:szCs w:val="24"/>
          <w:u w:val="single"/>
        </w:rPr>
        <w:fldChar w:fldCharType="end"/>
      </w:r>
    </w:p>
    <w:p w14:paraId="0187E098" w14:textId="77777777" w:rsidR="003E377E" w:rsidRDefault="003E377E" w:rsidP="002C2139">
      <w:pPr>
        <w:jc w:val="both"/>
        <w:rPr>
          <w:rStyle w:val="Heading1Char"/>
          <w:sz w:val="56"/>
          <w:szCs w:val="56"/>
        </w:rPr>
      </w:pPr>
      <w:bookmarkStart w:id="2" w:name="_Toc75864006"/>
    </w:p>
    <w:p w14:paraId="29DDB7CA" w14:textId="396562B1" w:rsidR="00C21719" w:rsidRPr="00B71735" w:rsidRDefault="00F42A41" w:rsidP="002C2139">
      <w:pPr>
        <w:jc w:val="both"/>
        <w:rPr>
          <w:noProof/>
          <w:lang w:eastAsia="en-IN" w:bidi="hi-IN"/>
        </w:rPr>
      </w:pPr>
      <w:bookmarkStart w:id="3" w:name="_Toc75873109"/>
      <w:r w:rsidRPr="002C2139">
        <w:rPr>
          <w:rStyle w:val="Heading1Char"/>
          <w:sz w:val="56"/>
          <w:szCs w:val="56"/>
        </w:rPr>
        <w:lastRenderedPageBreak/>
        <w:t>Chapter 1</w:t>
      </w:r>
      <w:r w:rsidR="00AB0B81" w:rsidRPr="002C2139">
        <w:rPr>
          <w:rStyle w:val="Heading1Char"/>
          <w:sz w:val="56"/>
          <w:szCs w:val="56"/>
        </w:rPr>
        <w:t xml:space="preserve">: </w:t>
      </w:r>
      <w:r w:rsidR="00C21719" w:rsidRPr="002C2139">
        <w:rPr>
          <w:rStyle w:val="Heading1Char"/>
          <w:sz w:val="56"/>
          <w:szCs w:val="56"/>
        </w:rPr>
        <w:t>Introduction</w:t>
      </w:r>
      <w:bookmarkEnd w:id="2"/>
      <w:bookmarkEnd w:id="3"/>
      <w:r w:rsidR="008827CD">
        <w:rPr>
          <w:noProof/>
          <w:lang w:eastAsia="en-IN" w:bidi="hi-IN"/>
        </w:rPr>
        <w:pict w14:anchorId="339C0236">
          <v:rect id="_x0000_i1026" style="width:0;height:1.5pt" o:hralign="center" o:hrstd="t" o:hr="t" fillcolor="#a0a0a0" stroked="f"/>
        </w:pict>
      </w:r>
    </w:p>
    <w:p w14:paraId="58079BF2" w14:textId="77777777" w:rsidR="00974ED9" w:rsidRPr="00974ED9" w:rsidRDefault="00974ED9" w:rsidP="00974ED9">
      <w:pPr>
        <w:rPr>
          <w:lang w:eastAsia="en-IN" w:bidi="hi-IN"/>
        </w:rPr>
      </w:pPr>
    </w:p>
    <w:p w14:paraId="39E0895D" w14:textId="215693FB" w:rsidR="00C21719" w:rsidRPr="001B3656" w:rsidRDefault="00243027" w:rsidP="001B3656">
      <w:pPr>
        <w:pStyle w:val="Heading2"/>
        <w:spacing w:line="480" w:lineRule="auto"/>
        <w:jc w:val="both"/>
        <w:rPr>
          <w:sz w:val="32"/>
          <w:szCs w:val="28"/>
        </w:rPr>
      </w:pPr>
      <w:bookmarkStart w:id="4" w:name="_Toc75864007"/>
      <w:bookmarkStart w:id="5" w:name="_Toc75873110"/>
      <w:r w:rsidRPr="001B3656">
        <w:rPr>
          <w:sz w:val="32"/>
          <w:szCs w:val="28"/>
        </w:rPr>
        <w:t xml:space="preserve">1.1 </w:t>
      </w:r>
      <w:r w:rsidR="00C21719" w:rsidRPr="001B3656">
        <w:rPr>
          <w:sz w:val="32"/>
          <w:szCs w:val="28"/>
        </w:rPr>
        <w:t>Abstract</w:t>
      </w:r>
      <w:bookmarkEnd w:id="4"/>
      <w:bookmarkEnd w:id="5"/>
    </w:p>
    <w:p w14:paraId="367CEE1D" w14:textId="38BC2D96" w:rsidR="001D283C" w:rsidRPr="00952432" w:rsidRDefault="001D283C" w:rsidP="00952432">
      <w:pPr>
        <w:spacing w:line="360" w:lineRule="auto"/>
        <w:jc w:val="both"/>
        <w:rPr>
          <w:rFonts w:ascii="Times New Roman" w:hAnsi="Times New Roman" w:cs="Times New Roman"/>
        </w:rPr>
      </w:pPr>
      <w:r w:rsidRPr="00305657">
        <w:rPr>
          <w:rFonts w:ascii="Times New Roman" w:hAnsi="Times New Roman" w:cs="Times New Roman"/>
        </w:rPr>
        <w:t xml:space="preserve">As a consequence of the growing use of emerging technologies such as IoT, cloud computing, artificial intelligence, edge computing, and quantum computing, network security is degrading as a result of the continual growth in the number of cyber-attacks. However, at the same time, because of the growing reliance of individuals and businesses on the </w:t>
      </w:r>
      <w:r w:rsidR="00952432">
        <w:rPr>
          <w:rFonts w:ascii="Times New Roman" w:hAnsi="Times New Roman" w:cs="Times New Roman"/>
        </w:rPr>
        <w:t>i</w:t>
      </w:r>
      <w:r w:rsidRPr="00305657">
        <w:rPr>
          <w:rFonts w:ascii="Times New Roman" w:hAnsi="Times New Roman" w:cs="Times New Roman"/>
        </w:rPr>
        <w:t>nternet, as well as their concerns about the security and privacy of their online activities, cyber-security has gotten a lot of attention</w:t>
      </w:r>
      <w:sdt>
        <w:sdtPr>
          <w:rPr>
            <w:rFonts w:ascii="Times New Roman" w:hAnsi="Times New Roman" w:cs="Times New Roman"/>
          </w:rPr>
          <w:id w:val="-2069257498"/>
          <w:citation/>
        </w:sdtPr>
        <w:sdtEndPr/>
        <w:sdtContent>
          <w:r w:rsidR="00952432">
            <w:rPr>
              <w:rFonts w:ascii="Times New Roman" w:hAnsi="Times New Roman" w:cs="Times New Roman"/>
            </w:rPr>
            <w:fldChar w:fldCharType="begin"/>
          </w:r>
          <w:r w:rsidR="00952432">
            <w:rPr>
              <w:rFonts w:ascii="Times New Roman" w:hAnsi="Times New Roman" w:cs="Times New Roman"/>
            </w:rPr>
            <w:instrText xml:space="preserve"> CITATION Yuy20 \l 1033 </w:instrText>
          </w:r>
          <w:r w:rsidR="00952432">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[1]</w:t>
          </w:r>
          <w:r w:rsidR="00952432">
            <w:rPr>
              <w:rFonts w:ascii="Times New Roman" w:hAnsi="Times New Roman" w:cs="Times New Roman"/>
            </w:rPr>
            <w:fldChar w:fldCharType="end"/>
          </w:r>
        </w:sdtContent>
      </w:sdt>
      <w:r w:rsidR="00952432">
        <w:rPr>
          <w:rFonts w:ascii="Times New Roman" w:hAnsi="Times New Roman" w:cs="Times New Roman"/>
        </w:rPr>
        <w:t xml:space="preserve">. </w:t>
      </w:r>
      <w:r w:rsidRPr="00305657">
        <w:rPr>
          <w:rFonts w:ascii="Times New Roman" w:hAnsi="Times New Roman" w:cs="Times New Roman"/>
        </w:rPr>
        <w:t>To guard against harmful online activity, many prior machine learning (ML)-based network intrusion detection systems (NIDSs) have been created.</w:t>
      </w:r>
    </w:p>
    <w:p w14:paraId="073C650D" w14:textId="167C2529" w:rsidR="001D283C" w:rsidRDefault="001D283C" w:rsidP="001D283C">
      <w:pPr>
        <w:spacing w:line="360" w:lineRule="auto"/>
        <w:jc w:val="both"/>
        <w:rPr>
          <w:rFonts w:ascii="Times New Roman" w:hAnsi="Times New Roman" w:cs="Times New Roman"/>
          <w:sz w:val="24"/>
          <w:szCs w:val="24"/>
        </w:rPr>
      </w:pPr>
      <w:r w:rsidRPr="00305657">
        <w:rPr>
          <w:rFonts w:ascii="Times New Roman" w:hAnsi="Times New Roman" w:cs="Times New Roman"/>
        </w:rPr>
        <w:t>An intrusion detection system (IDS), a critical cyber security technology, keeps track of the condition of the network's software and hardware. Existing IDSs still confront problems in increasing detection accuracy, lowering false alarm rates, and identifying novel threats, despite decades of research</w:t>
      </w:r>
      <w:r w:rsidR="00C50931">
        <w:rPr>
          <w:rFonts w:ascii="Times New Roman" w:hAnsi="Times New Roman" w:cs="Times New Roman"/>
        </w:rPr>
        <w:t xml:space="preserve"> </w:t>
      </w:r>
      <w:sdt>
        <w:sdtPr>
          <w:rPr>
            <w:rFonts w:ascii="Times New Roman" w:hAnsi="Times New Roman" w:cs="Times New Roman"/>
          </w:rPr>
          <w:id w:val="161902934"/>
          <w:citation/>
        </w:sdtPr>
        <w:sdtEndPr/>
        <w:sdtContent>
          <w:r w:rsidR="00C50931">
            <w:rPr>
              <w:rFonts w:ascii="Times New Roman" w:hAnsi="Times New Roman" w:cs="Times New Roman"/>
            </w:rPr>
            <w:fldChar w:fldCharType="begin"/>
          </w:r>
          <w:r w:rsidR="00DF7157">
            <w:rPr>
              <w:rFonts w:ascii="Times New Roman" w:hAnsi="Times New Roman" w:cs="Times New Roman"/>
            </w:rPr>
            <w:instrText xml:space="preserve">CITATION Placeholder9 \l 1033 </w:instrText>
          </w:r>
          <w:r w:rsidR="00C50931">
            <w:rPr>
              <w:rFonts w:ascii="Times New Roman" w:hAnsi="Times New Roman" w:cs="Times New Roman"/>
            </w:rPr>
            <w:fldChar w:fldCharType="separate"/>
          </w:r>
          <w:r w:rsidR="00415258" w:rsidRPr="00415258">
            <w:rPr>
              <w:rFonts w:ascii="Times New Roman" w:hAnsi="Times New Roman" w:cs="Times New Roman"/>
              <w:noProof/>
            </w:rPr>
            <w:t>[2]</w:t>
          </w:r>
          <w:r w:rsidR="00C50931">
            <w:rPr>
              <w:rFonts w:ascii="Times New Roman" w:hAnsi="Times New Roman" w:cs="Times New Roman"/>
            </w:rPr>
            <w:fldChar w:fldCharType="end"/>
          </w:r>
        </w:sdtContent>
      </w:sdt>
      <w:r w:rsidRPr="00305657">
        <w:rPr>
          <w:rFonts w:ascii="Times New Roman" w:hAnsi="Times New Roman" w:cs="Times New Roman"/>
        </w:rPr>
        <w:t>. Many research</w:t>
      </w:r>
      <w:r w:rsidR="001A04C4" w:rsidRPr="00305657">
        <w:rPr>
          <w:rFonts w:ascii="Times New Roman" w:hAnsi="Times New Roman" w:cs="Times New Roman"/>
        </w:rPr>
        <w:t>es have</w:t>
      </w:r>
      <w:r w:rsidRPr="00305657">
        <w:rPr>
          <w:rFonts w:ascii="Times New Roman" w:hAnsi="Times New Roman" w:cs="Times New Roman"/>
        </w:rPr>
        <w:t xml:space="preserve"> concentrated on creating IDSs that employ machine learning approaches to tackle the challenges mentioned above. With great accuracy, machine learning algorithms can automatically detect the key distinctions between normal and anomalous data. Machine learning algorithms are also capable of detecting unknown attacks due to their high generalizability</w:t>
      </w:r>
      <w:customXmlInsRangeStart w:id="6" w:author="suraj" w:date="2021-06-29T09:41:00Z"/>
      <w:sdt>
        <w:sdtPr>
          <w:rPr>
            <w:rFonts w:ascii="Times New Roman" w:hAnsi="Times New Roman" w:cs="Times New Roman"/>
          </w:rPr>
          <w:id w:val="-1618056470"/>
          <w:citation/>
        </w:sdtPr>
        <w:sdtEndPr/>
        <w:sdtContent>
          <w:customXmlInsRangeEnd w:id="6"/>
          <w:ins w:id="7" w:author="suraj" w:date="2021-06-29T09:41:00Z">
            <w:r w:rsidR="00CE1215">
              <w:rPr>
                <w:rFonts w:ascii="Times New Roman" w:hAnsi="Times New Roman" w:cs="Times New Roman"/>
              </w:rPr>
              <w:fldChar w:fldCharType="begin"/>
            </w:r>
            <w:r w:rsidR="00CE1215">
              <w:rPr>
                <w:rFonts w:ascii="Times New Roman" w:hAnsi="Times New Roman" w:cs="Times New Roman"/>
              </w:rPr>
              <w:instrText xml:space="preserve"> CITATION Placeholder33 \l 1033 </w:instrText>
            </w:r>
          </w:ins>
          <w:r w:rsidR="00CE1215">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[3]</w:t>
          </w:r>
          <w:ins w:id="8" w:author="suraj" w:date="2021-06-29T09:41:00Z">
            <w:r w:rsidR="00CE1215">
              <w:rPr>
                <w:rFonts w:ascii="Times New Roman" w:hAnsi="Times New Roman" w:cs="Times New Roman"/>
              </w:rPr>
              <w:fldChar w:fldCharType="end"/>
            </w:r>
          </w:ins>
          <w:customXmlInsRangeStart w:id="9" w:author="suraj" w:date="2021-06-29T09:41:00Z"/>
        </w:sdtContent>
      </w:sdt>
      <w:customXmlInsRangeEnd w:id="9"/>
      <w:r w:rsidRPr="00305657">
        <w:rPr>
          <w:rFonts w:ascii="Times New Roman" w:hAnsi="Times New Roman" w:cs="Times New Roman"/>
        </w:rPr>
        <w:t>. </w:t>
      </w:r>
    </w:p>
    <w:p w14:paraId="44A4EDB3" w14:textId="50478A20" w:rsidR="00305657" w:rsidRPr="00305657" w:rsidRDefault="00305657" w:rsidP="001D283C">
      <w:pPr>
        <w:spacing w:line="360" w:lineRule="auto"/>
        <w:jc w:val="both"/>
        <w:rPr>
          <w:rFonts w:ascii="Times New Roman" w:hAnsi="Times New Roman" w:cs="Times New Roman"/>
        </w:rPr>
      </w:pPr>
      <w:r w:rsidRPr="00305657">
        <w:rPr>
          <w:rFonts w:ascii="Times New Roman" w:hAnsi="Times New Roman" w:cs="Times New Roman"/>
        </w:rPr>
        <w:t>Despite the application of numerous supervised and unsupervised learning methods in the field of machine learning to improve the efficacy of IDSs, present intrusion detection algorithms still struggle to reach high performance</w:t>
      </w:r>
      <w:r w:rsidR="00784F82">
        <w:rPr>
          <w:rFonts w:ascii="Times New Roman" w:hAnsi="Times New Roman" w:cs="Times New Roman"/>
        </w:rPr>
        <w:t xml:space="preserve"> </w:t>
      </w:r>
      <w:sdt>
        <w:sdtPr>
          <w:rPr>
            <w:rFonts w:ascii="Times New Roman" w:hAnsi="Times New Roman" w:cs="Times New Roman"/>
          </w:rPr>
          <w:id w:val="1709681921"/>
          <w:citation/>
        </w:sdtPr>
        <w:sdtEndPr/>
        <w:sdtContent>
          <w:r w:rsidR="00784F82">
            <w:rPr>
              <w:rFonts w:ascii="Times New Roman" w:hAnsi="Times New Roman" w:cs="Times New Roman"/>
            </w:rPr>
            <w:fldChar w:fldCharType="begin"/>
          </w:r>
          <w:r w:rsidR="00784F82">
            <w:rPr>
              <w:rFonts w:ascii="Times New Roman" w:hAnsi="Times New Roman" w:cs="Times New Roman"/>
            </w:rPr>
            <w:instrText xml:space="preserve"> CITATION Placeholder6 \l 1033 </w:instrText>
          </w:r>
          <w:r w:rsidR="00784F82">
            <w:rPr>
              <w:rFonts w:ascii="Times New Roman" w:hAnsi="Times New Roman" w:cs="Times New Roman"/>
            </w:rPr>
            <w:fldChar w:fldCharType="separate"/>
          </w:r>
          <w:r w:rsidR="00415258" w:rsidRPr="00415258">
            <w:rPr>
              <w:rFonts w:ascii="Times New Roman" w:hAnsi="Times New Roman" w:cs="Times New Roman"/>
              <w:noProof/>
            </w:rPr>
            <w:t>[4]</w:t>
          </w:r>
          <w:r w:rsidR="00784F82">
            <w:rPr>
              <w:rFonts w:ascii="Times New Roman" w:hAnsi="Times New Roman" w:cs="Times New Roman"/>
            </w:rPr>
            <w:fldChar w:fldCharType="end"/>
          </w:r>
        </w:sdtContent>
      </w:sdt>
      <w:r w:rsidRPr="00305657">
        <w:rPr>
          <w:rFonts w:ascii="Times New Roman" w:hAnsi="Times New Roman" w:cs="Times New Roman"/>
        </w:rPr>
        <w:t>. First, the classification process of an IDS is hampered by a large amount of redundant and irrelevant data in high-dimensional datasets.</w:t>
      </w:r>
    </w:p>
    <w:p w14:paraId="23255EC2" w14:textId="78F6B944" w:rsidR="00305657" w:rsidRPr="00305657" w:rsidRDefault="001D283C" w:rsidP="00305657">
      <w:pPr>
        <w:spacing w:line="360" w:lineRule="auto"/>
        <w:jc w:val="both"/>
        <w:rPr>
          <w:rFonts w:ascii="Times New Roman" w:hAnsi="Times New Roman" w:cs="Times New Roman"/>
        </w:rPr>
      </w:pPr>
      <w:r w:rsidRPr="00305657">
        <w:rPr>
          <w:rFonts w:ascii="Times New Roman" w:hAnsi="Times New Roman" w:cs="Times New Roman"/>
        </w:rPr>
        <w:t>To that end, this study proposes a</w:t>
      </w:r>
      <w:r w:rsidR="00784F82">
        <w:rPr>
          <w:rFonts w:ascii="Times New Roman" w:hAnsi="Times New Roman" w:cs="Times New Roman"/>
        </w:rPr>
        <w:t>n</w:t>
      </w:r>
      <w:r w:rsidRPr="00305657">
        <w:rPr>
          <w:rFonts w:ascii="Times New Roman" w:hAnsi="Times New Roman" w:cs="Times New Roman"/>
        </w:rPr>
        <w:t xml:space="preserve"> optimized Machine learning-based framework to detect the network attacks in a computer network. More specifically, the proposed framework consists of using chi-square as a feature selection method and randomized search cv function as a hyper-parameter for model optimization to tune the parameters of a random forest (RF) classifier. The proposed framework is evaluated using a CICIDS 2017 dataset</w:t>
      </w:r>
      <w:sdt>
        <w:sdtPr>
          <w:rPr>
            <w:rFonts w:ascii="Times New Roman" w:hAnsi="Times New Roman" w:cs="Times New Roman"/>
          </w:rPr>
          <w:id w:val="1760945654"/>
          <w:citation/>
        </w:sdtPr>
        <w:sdtEndPr/>
        <w:sdtContent>
          <w:r w:rsidR="00784F82">
            <w:rPr>
              <w:rFonts w:ascii="Times New Roman" w:hAnsi="Times New Roman" w:cs="Times New Roman"/>
            </w:rPr>
            <w:fldChar w:fldCharType="begin"/>
          </w:r>
          <w:r w:rsidR="00DF7157">
            <w:rPr>
              <w:rFonts w:ascii="Times New Roman" w:hAnsi="Times New Roman" w:cs="Times New Roman"/>
            </w:rPr>
            <w:instrText xml:space="preserve">CITATION Placeholder4 \l 1033 </w:instrText>
          </w:r>
          <w:r w:rsidR="00784F82">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[5]</w:t>
          </w:r>
          <w:r w:rsidR="00784F82">
            <w:rPr>
              <w:rFonts w:ascii="Times New Roman" w:hAnsi="Times New Roman" w:cs="Times New Roman"/>
            </w:rPr>
            <w:fldChar w:fldCharType="end"/>
          </w:r>
        </w:sdtContent>
      </w:sdt>
      <w:sdt>
        <w:sdtPr>
          <w:rPr>
            <w:rFonts w:ascii="Times New Roman" w:hAnsi="Times New Roman" w:cs="Times New Roman"/>
          </w:rPr>
          <w:id w:val="529233965"/>
          <w:citation/>
        </w:sdtPr>
        <w:sdtEndPr/>
        <w:sdtContent>
          <w:r w:rsidR="00784F82">
            <w:rPr>
              <w:rFonts w:ascii="Times New Roman" w:hAnsi="Times New Roman" w:cs="Times New Roman"/>
            </w:rPr>
            <w:fldChar w:fldCharType="begin"/>
          </w:r>
          <w:r w:rsidR="00DF7157">
            <w:rPr>
              <w:rFonts w:ascii="Times New Roman" w:hAnsi="Times New Roman" w:cs="Times New Roman"/>
            </w:rPr>
            <w:instrText xml:space="preserve">CITATION Placeholder5 \l 1033 </w:instrText>
          </w:r>
          <w:r w:rsidR="00784F82">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[6]</w:t>
          </w:r>
          <w:r w:rsidR="00784F82">
            <w:rPr>
              <w:rFonts w:ascii="Times New Roman" w:hAnsi="Times New Roman" w:cs="Times New Roman"/>
            </w:rPr>
            <w:fldChar w:fldCharType="end"/>
          </w:r>
        </w:sdtContent>
      </w:sdt>
      <w:r w:rsidRPr="00305657">
        <w:rPr>
          <w:rFonts w:ascii="Times New Roman" w:hAnsi="Times New Roman" w:cs="Times New Roman"/>
        </w:rPr>
        <w:t>. Experimental results show that the proposed optimized framework reduced the feature set size by up to 50%. Moreover, it has also achieved a high detection accuracy, precision, recall, and F-score compared to the default classifier. This highlights the effectiveness and robustness of the proposed framework in detecting the network attacks.</w:t>
      </w:r>
    </w:p>
    <w:p w14:paraId="2701DC36" w14:textId="699ABB3A" w:rsidR="00C21719" w:rsidRPr="00524A06" w:rsidRDefault="00243027" w:rsidP="00524A06">
      <w:pPr>
        <w:pStyle w:val="Heading2"/>
        <w:spacing w:line="480" w:lineRule="auto"/>
        <w:jc w:val="both"/>
        <w:rPr>
          <w:rFonts w:cs="Times New Roman"/>
          <w:sz w:val="32"/>
          <w:szCs w:val="32"/>
        </w:rPr>
      </w:pPr>
      <w:bookmarkStart w:id="10" w:name="_Toc75864008"/>
      <w:bookmarkStart w:id="11" w:name="_Toc75873111"/>
      <w:r w:rsidRPr="00524A06">
        <w:rPr>
          <w:rFonts w:cs="Times New Roman"/>
          <w:sz w:val="32"/>
          <w:szCs w:val="32"/>
        </w:rPr>
        <w:lastRenderedPageBreak/>
        <w:t xml:space="preserve">1.2 </w:t>
      </w:r>
      <w:r w:rsidR="00C21719" w:rsidRPr="00524A06">
        <w:rPr>
          <w:rFonts w:cs="Times New Roman"/>
          <w:sz w:val="32"/>
          <w:szCs w:val="32"/>
        </w:rPr>
        <w:t>Introduction</w:t>
      </w:r>
      <w:bookmarkEnd w:id="10"/>
      <w:bookmarkEnd w:id="11"/>
    </w:p>
    <w:p w14:paraId="0D69C9D4" w14:textId="4A27C09A"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The recent increase in day-to-day usage of the number of network devices, advancement in existing and new technologies and services leading to a steady increase in cyber-attacks</w:t>
      </w:r>
      <w:r w:rsidRPr="006644B9">
        <w:rPr>
          <w:sz w:val="20"/>
          <w:szCs w:val="20"/>
        </w:rPr>
        <w:t xml:space="preserve"> </w:t>
      </w:r>
      <w:r w:rsidRPr="006644B9">
        <w:rPr>
          <w:rFonts w:ascii="Times New Roman" w:hAnsi="Times New Roman" w:cs="Times New Roman"/>
        </w:rPr>
        <w:t>by hackers performing malicious attacks to modify or steal the data from victim systems. To overcome these all</w:t>
      </w:r>
      <w:r w:rsidR="00E7645A">
        <w:rPr>
          <w:rFonts w:ascii="Times New Roman" w:hAnsi="Times New Roman" w:cs="Times New Roman"/>
        </w:rPr>
        <w:t xml:space="preserve"> the </w:t>
      </w:r>
      <w:r w:rsidRPr="006644B9">
        <w:rPr>
          <w:rFonts w:ascii="Times New Roman" w:hAnsi="Times New Roman" w:cs="Times New Roman"/>
        </w:rPr>
        <w:t>cyber</w:t>
      </w:r>
      <w:r w:rsidR="00E7645A">
        <w:rPr>
          <w:rFonts w:ascii="Times New Roman" w:hAnsi="Times New Roman" w:cs="Times New Roman"/>
        </w:rPr>
        <w:t>-</w:t>
      </w:r>
      <w:r w:rsidRPr="006644B9">
        <w:rPr>
          <w:rFonts w:ascii="Times New Roman" w:hAnsi="Times New Roman" w:cs="Times New Roman"/>
        </w:rPr>
        <w:t>security network-related attacks there is an increasing demand for protective measures like Intrusion Detection System (IDS) which is one of the essential elements of network security that helps to detect the attacks by analyzing network traffic packets or operating system network logs. In Fig1.showing continuous increase in cyber-attacks count over past years and this is increased about 200%. Therefore</w:t>
      </w:r>
      <w:r w:rsidR="00E7645A">
        <w:rPr>
          <w:rFonts w:ascii="Times New Roman" w:hAnsi="Times New Roman" w:cs="Times New Roman"/>
        </w:rPr>
        <w:t>,</w:t>
      </w:r>
      <w:r w:rsidRPr="006644B9">
        <w:rPr>
          <w:rFonts w:ascii="Times New Roman" w:hAnsi="Times New Roman" w:cs="Times New Roman"/>
        </w:rPr>
        <w:t xml:space="preserve"> current scenario needs faster development in the field of cybersecurity, especially in network intrusion detection and prevention systems.</w:t>
      </w:r>
    </w:p>
    <w:p w14:paraId="2E70850F" w14:textId="6401F674" w:rsidR="00C21719" w:rsidRDefault="00C21719" w:rsidP="00FC29FB">
      <w:pPr>
        <w:pStyle w:val="ListParagraph"/>
        <w:keepNext/>
        <w:spacing w:line="360" w:lineRule="auto"/>
      </w:pPr>
      <w:r>
        <w:rPr>
          <w:noProof/>
          <w:lang w:eastAsia="en-IN" w:bidi="hi-IN"/>
        </w:rPr>
        <w:drawing>
          <wp:inline distT="0" distB="0" distL="0" distR="0" wp14:anchorId="35C3EB3E" wp14:editId="38247101">
            <wp:extent cx="52578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14:paraId="2DAD6F63" w14:textId="10FBFDDA" w:rsidR="00C21719" w:rsidRDefault="00C21719" w:rsidP="00C21719">
      <w:pPr>
        <w:pStyle w:val="Caption"/>
        <w:ind w:firstLine="720"/>
        <w:jc w:val="center"/>
      </w:pPr>
      <w:bookmarkStart w:id="12" w:name="_Toc75694962"/>
      <w:bookmarkStart w:id="13" w:name="_Toc75872492"/>
      <w:r>
        <w:t xml:space="preserve">Figure </w:t>
      </w:r>
      <w:r w:rsidR="00FC29FB">
        <w:fldChar w:fldCharType="begin"/>
      </w:r>
      <w:r w:rsidR="00FC29FB">
        <w:instrText xml:space="preserve"> SEQ Figure \* ARABIC </w:instrText>
      </w:r>
      <w:r w:rsidR="00FC29FB">
        <w:fldChar w:fldCharType="separate"/>
      </w:r>
      <w:r w:rsidR="002F743D">
        <w:rPr>
          <w:noProof/>
        </w:rPr>
        <w:t>1</w:t>
      </w:r>
      <w:r w:rsidR="00FC29FB">
        <w:fldChar w:fldCharType="end"/>
      </w:r>
      <w:r w:rsidR="00FC29FB">
        <w:t xml:space="preserve">  </w:t>
      </w:r>
      <w:r w:rsidR="00726F19">
        <w:t xml:space="preserve"> </w:t>
      </w:r>
      <w:r w:rsidR="00FC29FB">
        <w:t xml:space="preserve"> </w:t>
      </w:r>
      <w:r w:rsidRPr="000A24F1">
        <w:t>Cyber-attacks growth in recent years</w:t>
      </w:r>
      <w:bookmarkEnd w:id="12"/>
      <w:bookmarkEnd w:id="13"/>
    </w:p>
    <w:p w14:paraId="7196E1C2" w14:textId="77777777" w:rsidR="00C21719" w:rsidRDefault="00C21719" w:rsidP="00C21719"/>
    <w:p w14:paraId="445FC38A" w14:textId="5F023EEC"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mitigate the risk of cyber-attacks IDS is one effective solution. Intrusion detection is a process of detecting and preventing intrusions activity on any network or system. It is one of the significant ways of preventing the computer system from intrusions. In general intrusion detection systems are software applications or hardware security programs that verify that anything occurring in the system over a network is malicious or normal in behavior</w:t>
      </w:r>
      <w:r w:rsidR="00BD1703">
        <w:rPr>
          <w:rFonts w:ascii="Times New Roman" w:hAnsi="Times New Roman" w:cs="Times New Roman"/>
        </w:rPr>
        <w:t xml:space="preserve"> </w:t>
      </w:r>
      <w:sdt>
        <w:sdtPr>
          <w:rPr>
            <w:rFonts w:ascii="Times New Roman" w:hAnsi="Times New Roman" w:cs="Times New Roman"/>
          </w:rPr>
          <w:id w:val="-907617075"/>
          <w:citation/>
        </w:sdtPr>
        <w:sdtEndPr/>
        <w:sdtContent>
          <w:r w:rsidR="00BD1703">
            <w:rPr>
              <w:rFonts w:ascii="Times New Roman" w:hAnsi="Times New Roman" w:cs="Times New Roman"/>
            </w:rPr>
            <w:fldChar w:fldCharType="begin"/>
          </w:r>
          <w:r w:rsidR="00BD1703">
            <w:rPr>
              <w:rFonts w:ascii="Times New Roman" w:hAnsi="Times New Roman" w:cs="Times New Roman"/>
            </w:rPr>
            <w:instrText xml:space="preserve"> CITATION Placeholder13 \l 1033 </w:instrText>
          </w:r>
          <w:r w:rsidR="00BD1703">
            <w:rPr>
              <w:rFonts w:ascii="Times New Roman" w:hAnsi="Times New Roman" w:cs="Times New Roman"/>
            </w:rPr>
            <w:fldChar w:fldCharType="separate"/>
          </w:r>
          <w:r w:rsidR="00415258" w:rsidRPr="00415258">
            <w:rPr>
              <w:rFonts w:ascii="Times New Roman" w:hAnsi="Times New Roman" w:cs="Times New Roman"/>
              <w:noProof/>
            </w:rPr>
            <w:t>[7]</w:t>
          </w:r>
          <w:r w:rsidR="00BD1703">
            <w:rPr>
              <w:rFonts w:ascii="Times New Roman" w:hAnsi="Times New Roman" w:cs="Times New Roman"/>
            </w:rPr>
            <w:fldChar w:fldCharType="end"/>
          </w:r>
        </w:sdtContent>
      </w:sdt>
      <w:r w:rsidRPr="006644B9">
        <w:rPr>
          <w:rFonts w:ascii="Times New Roman" w:hAnsi="Times New Roman" w:cs="Times New Roman"/>
        </w:rPr>
        <w:t>. There are five types of intrusion detection systems: 1) Host-based intrusion detection system</w:t>
      </w:r>
      <w:r w:rsidR="00BD1703">
        <w:rPr>
          <w:rFonts w:ascii="Times New Roman" w:hAnsi="Times New Roman" w:cs="Times New Roman"/>
        </w:rPr>
        <w:t xml:space="preserve"> </w:t>
      </w:r>
      <w:r w:rsidRPr="006644B9">
        <w:rPr>
          <w:rFonts w:ascii="Times New Roman" w:hAnsi="Times New Roman" w:cs="Times New Roman"/>
        </w:rPr>
        <w:t>2) Network-based intrusion detection system 3) Protocol-based intrusion detection system 4) Application protocol-based intrusion detection system 5) Hybrid intrusion detection system</w:t>
      </w:r>
      <w:r w:rsidR="00BD1703">
        <w:rPr>
          <w:rFonts w:ascii="Times New Roman" w:hAnsi="Times New Roman" w:cs="Times New Roman"/>
        </w:rPr>
        <w:t xml:space="preserve"> </w:t>
      </w:r>
      <w:sdt>
        <w:sdtPr>
          <w:rPr>
            <w:rFonts w:ascii="Times New Roman" w:hAnsi="Times New Roman" w:cs="Times New Roman"/>
          </w:rPr>
          <w:id w:val="-339702637"/>
          <w:citation/>
        </w:sdtPr>
        <w:sdtEndPr/>
        <w:sdtContent>
          <w:r w:rsidR="00BD1703">
            <w:rPr>
              <w:rFonts w:ascii="Times New Roman" w:hAnsi="Times New Roman" w:cs="Times New Roman"/>
            </w:rPr>
            <w:fldChar w:fldCharType="begin"/>
          </w:r>
          <w:r w:rsidR="00BD1703">
            <w:rPr>
              <w:rFonts w:ascii="Times New Roman" w:hAnsi="Times New Roman" w:cs="Times New Roman"/>
            </w:rPr>
            <w:instrText xml:space="preserve"> CITATION Placeholder14 \l 1033 </w:instrText>
          </w:r>
          <w:r w:rsidR="00BD1703">
            <w:rPr>
              <w:rFonts w:ascii="Times New Roman" w:hAnsi="Times New Roman" w:cs="Times New Roman"/>
            </w:rPr>
            <w:fldChar w:fldCharType="separate"/>
          </w:r>
          <w:r w:rsidR="00415258" w:rsidRPr="00415258">
            <w:rPr>
              <w:rFonts w:ascii="Times New Roman" w:hAnsi="Times New Roman" w:cs="Times New Roman"/>
              <w:noProof/>
            </w:rPr>
            <w:t>[8]</w:t>
          </w:r>
          <w:r w:rsidR="00BD1703">
            <w:rPr>
              <w:rFonts w:ascii="Times New Roman" w:hAnsi="Times New Roman" w:cs="Times New Roman"/>
            </w:rPr>
            <w:fldChar w:fldCharType="end"/>
          </w:r>
        </w:sdtContent>
      </w:sdt>
      <w:r w:rsidRPr="006644B9">
        <w:rPr>
          <w:rFonts w:ascii="Times New Roman" w:hAnsi="Times New Roman" w:cs="Times New Roman"/>
        </w:rPr>
        <w:t>. Each of the above-mentioned intrusion detection systems has a varied procedure in detection and providing security to the data, and each of them has its pros and cons</w:t>
      </w:r>
      <w:r w:rsidRPr="006644B9">
        <w:rPr>
          <w:rFonts w:ascii="Times New Roman" w:hAnsi="Times New Roman" w:cs="Times New Roman"/>
          <w:color w:val="000000"/>
          <w:lang w:bidi="hi-IN"/>
        </w:rPr>
        <w:t>.</w:t>
      </w:r>
      <w:r>
        <w:rPr>
          <w:rFonts w:ascii="Times New Roman" w:hAnsi="Times New Roman" w:cs="Times New Roman"/>
        </w:rPr>
        <w:t xml:space="preserve"> </w:t>
      </w:r>
      <w:r w:rsidRPr="006644B9">
        <w:rPr>
          <w:rFonts w:ascii="Times New Roman" w:hAnsi="Times New Roman" w:cs="Times New Roman"/>
        </w:rPr>
        <w:t xml:space="preserve">Initiating alert to organizations when any malicious or intrusive activity is detected within network or system devices so network and host-based intrusion detection system play a vital role in cybersecurity. One of the most common problems of these intrusion detection systems is handling the large amounts of attack alerts </w:t>
      </w:r>
      <w:r w:rsidRPr="006644B9">
        <w:rPr>
          <w:rFonts w:ascii="Times New Roman" w:hAnsi="Times New Roman" w:cs="Times New Roman"/>
        </w:rPr>
        <w:lastRenderedPageBreak/>
        <w:t>and the way how to handle them. Another major problem that arises due to the recent emerging of new technologies is the upcoming issues of “Big Data”, “IoT”, “Fog &amp; Edge Computing”, “Cloud Computing” is their large network data log</w:t>
      </w:r>
      <w:r w:rsidR="00415258">
        <w:rPr>
          <w:rFonts w:ascii="Times New Roman" w:hAnsi="Times New Roman" w:cs="Times New Roman"/>
        </w:rPr>
        <w:t>s</w:t>
      </w:r>
      <w:sdt>
        <w:sdtPr>
          <w:rPr>
            <w:rFonts w:ascii="Times New Roman" w:hAnsi="Times New Roman" w:cs="Times New Roman"/>
          </w:rPr>
          <w:id w:val="1239294393"/>
          <w:citation/>
        </w:sdtPr>
        <w:sdtEndPr/>
        <w:sdtContent>
          <w:r w:rsidR="00415258">
            <w:rPr>
              <w:rFonts w:ascii="Times New Roman" w:hAnsi="Times New Roman" w:cs="Times New Roman"/>
            </w:rPr>
            <w:fldChar w:fldCharType="begin"/>
          </w:r>
          <w:r w:rsidR="00415258">
            <w:rPr>
              <w:rFonts w:ascii="Times New Roman" w:hAnsi="Times New Roman" w:cs="Times New Roman"/>
            </w:rPr>
            <w:instrText xml:space="preserve"> CITATION Placeholder15 \l 1033 </w:instrText>
          </w:r>
          <w:r w:rsidR="00415258">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[9]</w:t>
          </w:r>
          <w:r w:rsidR="00415258">
            <w:rPr>
              <w:rFonts w:ascii="Times New Roman" w:hAnsi="Times New Roman" w:cs="Times New Roman"/>
            </w:rPr>
            <w:fldChar w:fldCharType="end"/>
          </w:r>
        </w:sdtContent>
      </w:sdt>
      <w:sdt>
        <w:sdtPr>
          <w:rPr>
            <w:rFonts w:ascii="Times New Roman" w:hAnsi="Times New Roman" w:cs="Times New Roman"/>
          </w:rPr>
          <w:id w:val="164908691"/>
          <w:citation/>
        </w:sdtPr>
        <w:sdtEndPr/>
        <w:sdtContent>
          <w:r w:rsidR="00BD1703">
            <w:rPr>
              <w:rFonts w:ascii="Times New Roman" w:hAnsi="Times New Roman" w:cs="Times New Roman"/>
            </w:rPr>
            <w:fldChar w:fldCharType="begin"/>
          </w:r>
          <w:r w:rsidR="00BD1703">
            <w:rPr>
              <w:rFonts w:ascii="Times New Roman" w:hAnsi="Times New Roman" w:cs="Times New Roman"/>
            </w:rPr>
            <w:instrText xml:space="preserve"> CITATION Placeholder16 \l 1033 </w:instrText>
          </w:r>
          <w:r w:rsidR="00BD1703">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[10]</w:t>
          </w:r>
          <w:r w:rsidR="00BD1703">
            <w:rPr>
              <w:rFonts w:ascii="Times New Roman" w:hAnsi="Times New Roman" w:cs="Times New Roman"/>
            </w:rPr>
            <w:fldChar w:fldCharType="end"/>
          </w:r>
        </w:sdtContent>
      </w:sdt>
      <w:r w:rsidRPr="006644B9">
        <w:rPr>
          <w:rFonts w:ascii="Times New Roman" w:hAnsi="Times New Roman" w:cs="Times New Roman"/>
        </w:rPr>
        <w:t xml:space="preserve">. These emerging technologies produce a large amount of data that is multidimensional with numerous features is needed to be reduced to get an efficient intrusion detection system. It is now very surged need to implement these enormous data to be considered not because of the increasing number of tuples, but also for the number of features in each tuple that may lead to generate more false positives so redundancy of dataset classification will increase. </w:t>
      </w:r>
    </w:p>
    <w:p w14:paraId="28DD6CE9" w14:textId="4305AD31"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For any intrusion detection system, selecting a subset of features to reduce the set of non-contributing features in classification is called the pillar of an intrusion detection system. The efficiency and accuracy of a dataset have a major dependency on the performance of the classifier model on that dataset. If the dataset split into training components is less redundant and has more accurate logs then the testing component will have more improvised model performanc</w:t>
      </w:r>
      <w:r w:rsidR="00BD1703">
        <w:rPr>
          <w:rFonts w:ascii="Times New Roman" w:hAnsi="Times New Roman" w:cs="Times New Roman"/>
        </w:rPr>
        <w:t>e</w:t>
      </w:r>
      <w:r w:rsidRPr="006644B9">
        <w:rPr>
          <w:rFonts w:ascii="Times New Roman" w:hAnsi="Times New Roman" w:cs="Times New Roman"/>
        </w:rPr>
        <w:t xml:space="preserve">. Therefore, it is one of the most inevitable steps to get better accuracy performance choosing a less redundant dataset for testing and training components of the system model, and gathering the network logs dataset is a big quandary as a dataset that is publicly available for use is very diverted from real scenario. There are some well-known available datasets on network attacks mostly used by the researchers are such as NSL KDD, UNSW NB-15, CICIDS </w:t>
      </w:r>
      <w:r w:rsidR="00913849">
        <w:rPr>
          <w:rFonts w:ascii="Times New Roman" w:hAnsi="Times New Roman" w:cs="Times New Roman"/>
        </w:rPr>
        <w:t xml:space="preserve">2017 </w:t>
      </w:r>
      <w:r w:rsidRPr="006644B9">
        <w:rPr>
          <w:rFonts w:ascii="Times New Roman" w:hAnsi="Times New Roman" w:cs="Times New Roman"/>
        </w:rPr>
        <w:t>datasets</w:t>
      </w:r>
      <w:r w:rsidR="00BD1703">
        <w:rPr>
          <w:rFonts w:ascii="Times New Roman" w:hAnsi="Times New Roman" w:cs="Times New Roman"/>
        </w:rPr>
        <w:t xml:space="preserve"> </w:t>
      </w:r>
      <w:sdt>
        <w:sdtPr>
          <w:rPr>
            <w:rFonts w:ascii="Times New Roman" w:hAnsi="Times New Roman" w:cs="Times New Roman"/>
          </w:rPr>
          <w:id w:val="-495103561"/>
          <w:citation/>
        </w:sdtPr>
        <w:sdtEndPr/>
        <w:sdtContent>
          <w:r w:rsidR="00BD1703">
            <w:rPr>
              <w:rFonts w:ascii="Times New Roman" w:hAnsi="Times New Roman" w:cs="Times New Roman"/>
            </w:rPr>
            <w:fldChar w:fldCharType="begin"/>
          </w:r>
          <w:r w:rsidR="00BD1703">
            <w:rPr>
              <w:rFonts w:ascii="Times New Roman" w:hAnsi="Times New Roman" w:cs="Times New Roman"/>
            </w:rPr>
            <w:instrText xml:space="preserve"> CITATION Placeholder18 \l 1033 </w:instrText>
          </w:r>
          <w:r w:rsidR="00BD1703">
            <w:rPr>
              <w:rFonts w:ascii="Times New Roman" w:hAnsi="Times New Roman" w:cs="Times New Roman"/>
            </w:rPr>
            <w:fldChar w:fldCharType="separate"/>
          </w:r>
          <w:r w:rsidR="00415258" w:rsidRPr="00415258">
            <w:rPr>
              <w:rFonts w:ascii="Times New Roman" w:hAnsi="Times New Roman" w:cs="Times New Roman"/>
              <w:noProof/>
            </w:rPr>
            <w:t>[11]</w:t>
          </w:r>
          <w:r w:rsidR="00BD1703">
            <w:rPr>
              <w:rFonts w:ascii="Times New Roman" w:hAnsi="Times New Roman" w:cs="Times New Roman"/>
            </w:rPr>
            <w:fldChar w:fldCharType="end"/>
          </w:r>
        </w:sdtContent>
      </w:sdt>
      <w:r w:rsidR="00BD1703">
        <w:rPr>
          <w:rFonts w:ascii="Times New Roman" w:hAnsi="Times New Roman" w:cs="Times New Roman"/>
        </w:rPr>
        <w:t xml:space="preserve"> </w:t>
      </w:r>
      <w:sdt>
        <w:sdtPr>
          <w:rPr>
            <w:rFonts w:ascii="Times New Roman" w:hAnsi="Times New Roman" w:cs="Times New Roman"/>
          </w:rPr>
          <w:id w:val="571476910"/>
          <w:citation/>
        </w:sdtPr>
        <w:sdtEndPr/>
        <w:sdtContent>
          <w:r w:rsidR="00BD1703">
            <w:rPr>
              <w:rFonts w:ascii="Times New Roman" w:hAnsi="Times New Roman" w:cs="Times New Roman"/>
            </w:rPr>
            <w:fldChar w:fldCharType="begin"/>
          </w:r>
          <w:r w:rsidR="00BD1703">
            <w:rPr>
              <w:rFonts w:ascii="Times New Roman" w:hAnsi="Times New Roman" w:cs="Times New Roman"/>
            </w:rPr>
            <w:instrText xml:space="preserve"> CITATION Placeholder11 \l 1033 </w:instrText>
          </w:r>
          <w:r w:rsidR="00BD1703">
            <w:rPr>
              <w:rFonts w:ascii="Times New Roman" w:hAnsi="Times New Roman" w:cs="Times New Roman"/>
            </w:rPr>
            <w:fldChar w:fldCharType="separate"/>
          </w:r>
          <w:r w:rsidR="00415258" w:rsidRPr="00415258">
            <w:rPr>
              <w:rFonts w:ascii="Times New Roman" w:hAnsi="Times New Roman" w:cs="Times New Roman"/>
              <w:noProof/>
            </w:rPr>
            <w:t>[12]</w:t>
          </w:r>
          <w:r w:rsidR="00BD1703">
            <w:rPr>
              <w:rFonts w:ascii="Times New Roman" w:hAnsi="Times New Roman" w:cs="Times New Roman"/>
            </w:rPr>
            <w:fldChar w:fldCharType="end"/>
          </w:r>
        </w:sdtContent>
      </w:sdt>
      <w:sdt>
        <w:sdtPr>
          <w:rPr>
            <w:rFonts w:ascii="Times New Roman" w:hAnsi="Times New Roman" w:cs="Times New Roman"/>
          </w:rPr>
          <w:id w:val="610321915"/>
          <w:citation/>
        </w:sdtPr>
        <w:sdtEndPr/>
        <w:sdtContent>
          <w:r w:rsidR="00BD1703">
            <w:rPr>
              <w:rFonts w:ascii="Times New Roman" w:hAnsi="Times New Roman" w:cs="Times New Roman"/>
            </w:rPr>
            <w:fldChar w:fldCharType="begin"/>
          </w:r>
          <w:r w:rsidR="00BD1703">
            <w:rPr>
              <w:rFonts w:ascii="Times New Roman" w:hAnsi="Times New Roman" w:cs="Times New Roman"/>
            </w:rPr>
            <w:instrText xml:space="preserve"> CITATION Placeholder19 \l 1033 </w:instrText>
          </w:r>
          <w:r w:rsidR="00BD1703">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[13]</w:t>
          </w:r>
          <w:r w:rsidR="00BD1703">
            <w:rPr>
              <w:rFonts w:ascii="Times New Roman" w:hAnsi="Times New Roman" w:cs="Times New Roman"/>
            </w:rPr>
            <w:fldChar w:fldCharType="end"/>
          </w:r>
        </w:sdtContent>
      </w:sdt>
      <w:r w:rsidRPr="006644B9">
        <w:rPr>
          <w:rFonts w:ascii="Times New Roman" w:hAnsi="Times New Roman" w:cs="Times New Roman"/>
        </w:rPr>
        <w:t>.</w:t>
      </w:r>
    </w:p>
    <w:p w14:paraId="6D5FE42D" w14:textId="198596B8"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In our implementing </w:t>
      </w:r>
      <w:r w:rsidR="0007457A">
        <w:rPr>
          <w:rFonts w:ascii="Times New Roman" w:hAnsi="Times New Roman" w:cs="Times New Roman"/>
        </w:rPr>
        <w:t>CICDS</w:t>
      </w:r>
      <w:r w:rsidRPr="006644B9">
        <w:rPr>
          <w:rFonts w:ascii="Times New Roman" w:hAnsi="Times New Roman" w:cs="Times New Roman"/>
        </w:rPr>
        <w:t xml:space="preserve"> dataset, there are a set total of </w:t>
      </w:r>
      <w:r w:rsidR="0007457A">
        <w:rPr>
          <w:rFonts w:ascii="Times New Roman" w:hAnsi="Times New Roman" w:cs="Times New Roman"/>
        </w:rPr>
        <w:t>79</w:t>
      </w:r>
      <w:r w:rsidRPr="006644B9">
        <w:rPr>
          <w:rFonts w:ascii="Times New Roman" w:hAnsi="Times New Roman" w:cs="Times New Roman"/>
        </w:rPr>
        <w:t xml:space="preserve"> features. To make our dataset fit for applying machine learning classification algorithms for gaining high accuracy dataset needs to be first pre-processed, cleaning of redundant data, encoding of categorical features, scaling of features with very huge values, feature reduction should be performed first to increase the efficiency and get training time reduced.</w:t>
      </w:r>
    </w:p>
    <w:p w14:paraId="12C1819F"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Machine learning approaches helped us to analyze learn from very huge datasets and make correct predictions overtime on continuous learning from each outcome feature has now reduced human intervention to a greater extent in the real-time data science world.</w:t>
      </w:r>
    </w:p>
    <w:p w14:paraId="24965A33" w14:textId="48157916"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get the proper intrusion detection system it involves feature elimination and classification of attack category for enhancing the performance of the model to get better metric value on accuracy, precision.</w:t>
      </w:r>
    </w:p>
    <w:p w14:paraId="6CAFDD3B" w14:textId="56BEA7E7" w:rsidR="00DE1A38" w:rsidRDefault="00C21719" w:rsidP="00C21719">
      <w:pPr>
        <w:spacing w:after="0" w:line="360" w:lineRule="auto"/>
        <w:jc w:val="both"/>
        <w:rPr>
          <w:rFonts w:ascii="Times New Roman" w:hAnsi="Times New Roman" w:cs="Times New Roman"/>
        </w:rPr>
      </w:pPr>
      <w:r w:rsidRPr="006644B9">
        <w:rPr>
          <w:rFonts w:ascii="Times New Roman" w:hAnsi="Times New Roman" w:cs="Times New Roman"/>
        </w:rPr>
        <w:t>The rest of the study is organized as follows. In Chapter II, the related survey of works done by various researchers is discussed briefly. In Chapter III, the proposed model is discussed and analyzed in-depth for algorithms implemented from dataset selection to performance evaluation. Different phases of intrusion detection systems are described in detail with a detailed analysis of the performance evaluation of our proposed model. In Chapter IV Conclusion and future work are briefly mentioned.</w:t>
      </w:r>
    </w:p>
    <w:p w14:paraId="675FF40D" w14:textId="4371E1FB" w:rsidR="00C21719" w:rsidRPr="00524A06" w:rsidRDefault="00243027" w:rsidP="00524A06">
      <w:pPr>
        <w:pStyle w:val="Heading2"/>
        <w:spacing w:line="480" w:lineRule="auto"/>
        <w:jc w:val="both"/>
        <w:rPr>
          <w:rFonts w:cs="Times New Roman"/>
          <w:sz w:val="32"/>
          <w:szCs w:val="32"/>
        </w:rPr>
      </w:pPr>
      <w:bookmarkStart w:id="14" w:name="_Toc75864009"/>
      <w:bookmarkStart w:id="15" w:name="_Toc75873112"/>
      <w:r w:rsidRPr="00524A06">
        <w:rPr>
          <w:rFonts w:cs="Times New Roman"/>
          <w:sz w:val="32"/>
          <w:szCs w:val="32"/>
        </w:rPr>
        <w:lastRenderedPageBreak/>
        <w:t xml:space="preserve">1.3 </w:t>
      </w:r>
      <w:r w:rsidR="00C21719" w:rsidRPr="00524A06">
        <w:rPr>
          <w:rFonts w:cs="Times New Roman"/>
          <w:sz w:val="32"/>
          <w:szCs w:val="32"/>
        </w:rPr>
        <w:t>Background Study &amp; Motivation</w:t>
      </w:r>
      <w:bookmarkEnd w:id="14"/>
      <w:bookmarkEnd w:id="15"/>
    </w:p>
    <w:p w14:paraId="0097EC25" w14:textId="3E965EA0" w:rsidR="00BB41D9" w:rsidRDefault="00BB41D9" w:rsidP="00BB41D9">
      <w:pPr>
        <w:spacing w:after="0" w:line="360" w:lineRule="auto"/>
        <w:jc w:val="both"/>
        <w:rPr>
          <w:rFonts w:ascii="Times New Roman" w:hAnsi="Times New Roman" w:cs="Times New Roman"/>
          <w:bCs/>
        </w:rPr>
      </w:pPr>
      <w:r w:rsidRPr="00BB41D9">
        <w:rPr>
          <w:rFonts w:ascii="Times New Roman" w:hAnsi="Times New Roman" w:cs="Times New Roman"/>
          <w:bCs/>
        </w:rPr>
        <w:t>Intrusion detection systems (IDS) have been used in the past to safeguard networks against intruders</w:t>
      </w:r>
      <w:sdt>
        <w:sdtPr>
          <w:rPr>
            <w:rFonts w:ascii="Times New Roman" w:hAnsi="Times New Roman" w:cs="Times New Roman"/>
            <w:bCs/>
          </w:rPr>
          <w:id w:val="-995036473"/>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Placeholder20 \l 1033 </w:instrText>
          </w:r>
          <w:r>
            <w:rPr>
              <w:rFonts w:ascii="Times New Roman" w:hAnsi="Times New Roman" w:cs="Times New Roman"/>
              <w:bCs/>
            </w:rPr>
            <w:fldChar w:fldCharType="separate"/>
          </w:r>
          <w:r w:rsidR="00415258">
            <w:rPr>
              <w:rFonts w:ascii="Times New Roman" w:hAnsi="Times New Roman" w:cs="Times New Roman"/>
              <w:bCs/>
              <w:noProof/>
            </w:rPr>
            <w:t xml:space="preserve"> </w:t>
          </w:r>
          <w:r w:rsidR="00415258" w:rsidRPr="00415258">
            <w:rPr>
              <w:rFonts w:ascii="Times New Roman" w:hAnsi="Times New Roman" w:cs="Times New Roman"/>
              <w:noProof/>
            </w:rPr>
            <w:t>[14]</w:t>
          </w:r>
          <w:r>
            <w:rPr>
              <w:rFonts w:ascii="Times New Roman" w:hAnsi="Times New Roman" w:cs="Times New Roman"/>
              <w:bCs/>
            </w:rPr>
            <w:fldChar w:fldCharType="end"/>
          </w:r>
        </w:sdtContent>
      </w:sdt>
      <w:r w:rsidRPr="00BB41D9">
        <w:rPr>
          <w:rFonts w:ascii="Times New Roman" w:hAnsi="Times New Roman" w:cs="Times New Roman"/>
          <w:bCs/>
        </w:rPr>
        <w:t>. This entails monitoring the network and identifying network attacks using attack signatures; when traffic matches a known predefined attack pattern, it indicates that an attack has occurred. Traditional IDS are good at detecting known attacks, but they're useless against unknown violent attacks, leaving the network susceptible to zero-day vulnerabilities. Furthermore, the introduction of new attack patterns demands the updating of the signature database that contains attack definitions.</w:t>
      </w:r>
    </w:p>
    <w:p w14:paraId="75077AFC" w14:textId="1DD1D6C6" w:rsidR="00BB41D9" w:rsidRDefault="00BB41D9" w:rsidP="00BB41D9">
      <w:pPr>
        <w:spacing w:after="0" w:line="360" w:lineRule="auto"/>
        <w:jc w:val="both"/>
        <w:rPr>
          <w:rFonts w:ascii="Times New Roman" w:hAnsi="Times New Roman" w:cs="Times New Roman"/>
          <w:bCs/>
        </w:rPr>
      </w:pPr>
    </w:p>
    <w:p w14:paraId="004CCFF0" w14:textId="50A03545" w:rsidR="002C0E06" w:rsidRPr="00524A06" w:rsidRDefault="002C0E06" w:rsidP="00524A06">
      <w:pPr>
        <w:pStyle w:val="Heading3"/>
        <w:spacing w:line="480" w:lineRule="auto"/>
        <w:jc w:val="both"/>
        <w:rPr>
          <w:rFonts w:ascii="Times New Roman" w:hAnsi="Times New Roman" w:cs="Times New Roman"/>
          <w:sz w:val="28"/>
          <w:szCs w:val="28"/>
        </w:rPr>
      </w:pPr>
      <w:bookmarkStart w:id="16" w:name="_Toc75864010"/>
      <w:bookmarkStart w:id="17" w:name="_Toc75873113"/>
      <w:r w:rsidRPr="00524A06">
        <w:rPr>
          <w:rStyle w:val="Strong"/>
          <w:rFonts w:ascii="Times New Roman" w:hAnsi="Times New Roman" w:cs="Times New Roman"/>
          <w:b w:val="0"/>
          <w:bCs w:val="0"/>
          <w:sz w:val="28"/>
          <w:szCs w:val="28"/>
        </w:rPr>
        <w:t>1</w:t>
      </w:r>
      <w:r w:rsidR="000F3B58" w:rsidRPr="00524A06">
        <w:rPr>
          <w:rStyle w:val="Strong"/>
          <w:rFonts w:ascii="Times New Roman" w:hAnsi="Times New Roman" w:cs="Times New Roman"/>
          <w:b w:val="0"/>
          <w:bCs w:val="0"/>
          <w:sz w:val="28"/>
          <w:szCs w:val="28"/>
        </w:rPr>
        <w:t>.</w:t>
      </w:r>
      <w:r w:rsidRPr="00524A06">
        <w:rPr>
          <w:rStyle w:val="Strong"/>
          <w:rFonts w:ascii="Times New Roman" w:hAnsi="Times New Roman" w:cs="Times New Roman"/>
          <w:b w:val="0"/>
          <w:bCs w:val="0"/>
          <w:sz w:val="28"/>
          <w:szCs w:val="28"/>
        </w:rPr>
        <w:t>3</w:t>
      </w:r>
      <w:r w:rsidR="000F3B58" w:rsidRPr="00524A06">
        <w:rPr>
          <w:rStyle w:val="Strong"/>
          <w:rFonts w:ascii="Times New Roman" w:hAnsi="Times New Roman" w:cs="Times New Roman"/>
          <w:b w:val="0"/>
          <w:bCs w:val="0"/>
          <w:sz w:val="28"/>
          <w:szCs w:val="28"/>
        </w:rPr>
        <w:t>.1 Motivation</w:t>
      </w:r>
      <w:bookmarkEnd w:id="16"/>
      <w:bookmarkEnd w:id="17"/>
    </w:p>
    <w:p w14:paraId="324D4246" w14:textId="59C94630" w:rsidR="00BB41D9" w:rsidRDefault="00BB41D9" w:rsidP="00BB41D9">
      <w:pPr>
        <w:spacing w:after="0" w:line="360" w:lineRule="auto"/>
        <w:jc w:val="both"/>
        <w:rPr>
          <w:rFonts w:ascii="Times New Roman" w:hAnsi="Times New Roman" w:cs="Times New Roman"/>
          <w:bCs/>
        </w:rPr>
      </w:pPr>
      <w:r w:rsidRPr="00BB41D9">
        <w:rPr>
          <w:rFonts w:ascii="Times New Roman" w:hAnsi="Times New Roman" w:cs="Times New Roman"/>
          <w:bCs/>
        </w:rPr>
        <w:t>Machine learning techniques as the basis of attack detection are an alternate and complementary option. Over the last decade, machine learning has exploded in popularity, with applications in fields as diverse as health care, product suggestion, and email spam filtering</w:t>
      </w:r>
      <w:sdt>
        <w:sdtPr>
          <w:rPr>
            <w:rFonts w:ascii="Times New Roman" w:hAnsi="Times New Roman" w:cs="Times New Roman"/>
            <w:bCs/>
          </w:rPr>
          <w:id w:val="749393471"/>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Placeholder22 \l 1033 </w:instrText>
          </w:r>
          <w:r>
            <w:rPr>
              <w:rFonts w:ascii="Times New Roman" w:hAnsi="Times New Roman" w:cs="Times New Roman"/>
              <w:bCs/>
            </w:rPr>
            <w:fldChar w:fldCharType="separate"/>
          </w:r>
          <w:r w:rsidR="00415258">
            <w:rPr>
              <w:rFonts w:ascii="Times New Roman" w:hAnsi="Times New Roman" w:cs="Times New Roman"/>
              <w:bCs/>
              <w:noProof/>
            </w:rPr>
            <w:t xml:space="preserve"> </w:t>
          </w:r>
          <w:r w:rsidR="00415258" w:rsidRPr="00415258">
            <w:rPr>
              <w:rFonts w:ascii="Times New Roman" w:hAnsi="Times New Roman" w:cs="Times New Roman"/>
              <w:noProof/>
            </w:rPr>
            <w:t>[15]</w:t>
          </w:r>
          <w:r>
            <w:rPr>
              <w:rFonts w:ascii="Times New Roman" w:hAnsi="Times New Roman" w:cs="Times New Roman"/>
              <w:bCs/>
            </w:rPr>
            <w:fldChar w:fldCharType="end"/>
          </w:r>
        </w:sdtContent>
      </w:sdt>
      <w:r w:rsidRPr="00BB41D9">
        <w:rPr>
          <w:rFonts w:ascii="Times New Roman" w:hAnsi="Times New Roman" w:cs="Times New Roman"/>
          <w:bCs/>
        </w:rPr>
        <w:t>.</w:t>
      </w:r>
    </w:p>
    <w:p w14:paraId="37883CF1" w14:textId="77777777" w:rsidR="00BB41D9" w:rsidRPr="00BB41D9" w:rsidRDefault="00BB41D9" w:rsidP="00BB41D9">
      <w:pPr>
        <w:spacing w:after="0" w:line="360" w:lineRule="auto"/>
        <w:jc w:val="both"/>
        <w:rPr>
          <w:rFonts w:ascii="Times New Roman" w:hAnsi="Times New Roman" w:cs="Times New Roman"/>
          <w:bCs/>
        </w:rPr>
      </w:pPr>
    </w:p>
    <w:p w14:paraId="67228803" w14:textId="77777777" w:rsidR="00C21719" w:rsidRPr="00C576B9" w:rsidRDefault="00C21719" w:rsidP="00C21719">
      <w:pPr>
        <w:spacing w:line="360" w:lineRule="auto"/>
        <w:jc w:val="both"/>
        <w:rPr>
          <w:rFonts w:ascii="Times New Roman" w:hAnsi="Times New Roman" w:cs="Times New Roman"/>
        </w:rPr>
      </w:pPr>
      <w:r w:rsidRPr="00C576B9">
        <w:rPr>
          <w:rFonts w:ascii="Times New Roman" w:hAnsi="Times New Roman" w:cs="Times New Roman"/>
        </w:rPr>
        <w:t>Motivation to perform a detailed study in network security topic of intrusion detection systems is:</w:t>
      </w:r>
    </w:p>
    <w:p w14:paraId="32C8CD82" w14:textId="2BB986AF"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Continuously developing IoT networks, cloud computing ha</w:t>
      </w:r>
      <w:r w:rsidR="00BB41D9">
        <w:rPr>
          <w:rFonts w:ascii="Times New Roman" w:hAnsi="Times New Roman" w:cs="Times New Roman"/>
        </w:rPr>
        <w:t>s</w:t>
      </w:r>
      <w:r w:rsidRPr="00C576B9">
        <w:rPr>
          <w:rFonts w:ascii="Times New Roman" w:hAnsi="Times New Roman" w:cs="Times New Roman"/>
        </w:rPr>
        <w:t xml:space="preserve"> become an increasingly valuable target of malicious attacks due to the increased amount of valuable user data they contain. In response, network intrusion detection systems have been developed to detect suspicious network activity with more accuracy. </w:t>
      </w:r>
    </w:p>
    <w:p w14:paraId="5C80B5B6" w14:textId="77777777" w:rsidR="00C21719" w:rsidRPr="00C576B9" w:rsidRDefault="00C21719" w:rsidP="00C21719">
      <w:pPr>
        <w:pStyle w:val="ListParagraph"/>
        <w:spacing w:line="360" w:lineRule="auto"/>
        <w:jc w:val="both"/>
        <w:rPr>
          <w:rFonts w:ascii="Times New Roman" w:hAnsi="Times New Roman" w:cs="Times New Roman"/>
        </w:rPr>
      </w:pPr>
    </w:p>
    <w:p w14:paraId="50C7FDE1"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Traditional network security solutions may not be directly applicable due to the differences in the advancement of IoT structure and behavior in recent times.</w:t>
      </w:r>
    </w:p>
    <w:p w14:paraId="236376C2" w14:textId="77777777" w:rsidR="00C21719" w:rsidRPr="00C576B9" w:rsidRDefault="00C21719" w:rsidP="00C21719">
      <w:pPr>
        <w:pStyle w:val="ListParagraph"/>
        <w:rPr>
          <w:rFonts w:ascii="Times New Roman" w:hAnsi="Times New Roman" w:cs="Times New Roman"/>
        </w:rPr>
      </w:pPr>
    </w:p>
    <w:p w14:paraId="39CFB809"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Healthy class discussions with our project supervisor about recent issues, challenges, and solutions by machine learning and deep learning methods to solve the problem arouse interests in the field and motivated to do some contribution.</w:t>
      </w:r>
    </w:p>
    <w:p w14:paraId="70D3F6A7" w14:textId="77777777" w:rsidR="00C21719" w:rsidRPr="00C576B9" w:rsidRDefault="00C21719" w:rsidP="00C21719">
      <w:pPr>
        <w:pStyle w:val="ListParagraph"/>
        <w:rPr>
          <w:rFonts w:ascii="Times New Roman" w:hAnsi="Times New Roman" w:cs="Times New Roman"/>
        </w:rPr>
      </w:pPr>
    </w:p>
    <w:p w14:paraId="0EAA4627"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During this project, I have read many research and journal papers related to intrusion detection systems on various methods to solve this problem each having its pros and cons led me to work in this field more efficiently.</w:t>
      </w:r>
    </w:p>
    <w:p w14:paraId="355205C8" w14:textId="19280059" w:rsidR="00C21719" w:rsidRPr="001B3656" w:rsidRDefault="000F3B58" w:rsidP="001B3656">
      <w:pPr>
        <w:pStyle w:val="Heading3"/>
        <w:spacing w:line="480" w:lineRule="auto"/>
        <w:jc w:val="both"/>
        <w:rPr>
          <w:rFonts w:ascii="Times New Roman" w:hAnsi="Times New Roman" w:cs="Times New Roman"/>
          <w:sz w:val="28"/>
          <w:szCs w:val="28"/>
        </w:rPr>
      </w:pPr>
      <w:bookmarkStart w:id="18" w:name="Contents"/>
      <w:bookmarkStart w:id="19" w:name="_Toc75864011"/>
      <w:bookmarkStart w:id="20" w:name="_Toc75873114"/>
      <w:bookmarkEnd w:id="18"/>
      <w:r w:rsidRPr="001B3656">
        <w:rPr>
          <w:rStyle w:val="Strong"/>
          <w:rFonts w:ascii="Times New Roman" w:hAnsi="Times New Roman" w:cs="Times New Roman"/>
          <w:b w:val="0"/>
          <w:bCs w:val="0"/>
          <w:sz w:val="28"/>
          <w:szCs w:val="28"/>
        </w:rPr>
        <w:t>1.3.</w:t>
      </w:r>
      <w:r w:rsidR="004C771B" w:rsidRPr="001B3656">
        <w:rPr>
          <w:rStyle w:val="Strong"/>
          <w:rFonts w:ascii="Times New Roman" w:hAnsi="Times New Roman" w:cs="Times New Roman"/>
          <w:b w:val="0"/>
          <w:bCs w:val="0"/>
          <w:sz w:val="28"/>
          <w:szCs w:val="28"/>
        </w:rPr>
        <w:t>2</w:t>
      </w:r>
      <w:r w:rsidRPr="001B3656">
        <w:rPr>
          <w:rStyle w:val="Strong"/>
          <w:rFonts w:ascii="Times New Roman" w:hAnsi="Times New Roman" w:cs="Times New Roman"/>
          <w:b w:val="0"/>
          <w:bCs w:val="0"/>
          <w:sz w:val="28"/>
          <w:szCs w:val="28"/>
        </w:rPr>
        <w:t xml:space="preserve"> IDS an overview</w:t>
      </w:r>
      <w:bookmarkEnd w:id="19"/>
      <w:bookmarkEnd w:id="20"/>
    </w:p>
    <w:p w14:paraId="0C5B5E5E" w14:textId="24EBCF08" w:rsidR="00C21719" w:rsidRPr="00C576B9" w:rsidRDefault="00C21719" w:rsidP="00C21719">
      <w:pPr>
        <w:spacing w:line="360" w:lineRule="auto"/>
        <w:jc w:val="both"/>
        <w:rPr>
          <w:rFonts w:ascii="Times New Roman" w:hAnsi="Times New Roman" w:cs="Times New Roman"/>
        </w:rPr>
      </w:pPr>
      <w:r w:rsidRPr="00C576B9">
        <w:rPr>
          <w:rFonts w:ascii="Times New Roman" w:hAnsi="Times New Roman" w:cs="Times New Roman"/>
        </w:rPr>
        <w:t>Detection of intruders is the detection and prevention of intrusive activity on any network or system. These intrusion attacks may lead to serious damage to networks and systems.</w:t>
      </w:r>
      <w:r w:rsidR="008165FD">
        <w:rPr>
          <w:rFonts w:ascii="Times New Roman" w:hAnsi="Times New Roman" w:cs="Times New Roman"/>
        </w:rPr>
        <w:t xml:space="preserve"> IDS </w:t>
      </w:r>
      <w:r w:rsidRPr="00C576B9">
        <w:rPr>
          <w:rFonts w:ascii="Times New Roman" w:hAnsi="Times New Roman" w:cs="Times New Roman"/>
        </w:rPr>
        <w:t xml:space="preserve">keeps an </w:t>
      </w:r>
      <w:r w:rsidR="008165FD">
        <w:rPr>
          <w:rFonts w:ascii="Times New Roman" w:hAnsi="Times New Roman" w:cs="Times New Roman"/>
        </w:rPr>
        <w:t xml:space="preserve">eye </w:t>
      </w:r>
      <w:r w:rsidRPr="00C576B9">
        <w:rPr>
          <w:rFonts w:ascii="Times New Roman" w:hAnsi="Times New Roman" w:cs="Times New Roman"/>
        </w:rPr>
        <w:t>on</w:t>
      </w:r>
      <w:r w:rsidR="008165FD">
        <w:rPr>
          <w:rFonts w:ascii="Times New Roman" w:hAnsi="Times New Roman" w:cs="Times New Roman"/>
        </w:rPr>
        <w:t xml:space="preserve"> </w:t>
      </w:r>
      <w:r w:rsidRPr="00C576B9">
        <w:rPr>
          <w:rFonts w:ascii="Times New Roman" w:hAnsi="Times New Roman" w:cs="Times New Roman"/>
        </w:rPr>
        <w:t>network systems to alert the admin if any malicious or intrusive activity is noticed</w:t>
      </w:r>
      <w:r w:rsidR="00BB41D9">
        <w:rPr>
          <w:rFonts w:ascii="Times New Roman" w:hAnsi="Times New Roman" w:cs="Times New Roman"/>
        </w:rPr>
        <w:t xml:space="preserve"> </w:t>
      </w:r>
      <w:sdt>
        <w:sdtPr>
          <w:rPr>
            <w:rFonts w:ascii="Times New Roman" w:hAnsi="Times New Roman" w:cs="Times New Roman"/>
          </w:rPr>
          <w:id w:val="-2144734517"/>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Placeholder21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[16]</w:t>
          </w:r>
          <w:r w:rsidR="00BB41D9">
            <w:rPr>
              <w:rFonts w:ascii="Times New Roman" w:hAnsi="Times New Roman" w:cs="Times New Roman"/>
            </w:rPr>
            <w:fldChar w:fldCharType="end"/>
          </w:r>
        </w:sdtContent>
      </w:sdt>
      <w:r w:rsidRPr="00C576B9">
        <w:rPr>
          <w:rFonts w:ascii="Times New Roman" w:hAnsi="Times New Roman" w:cs="Times New Roman"/>
        </w:rPr>
        <w:t>. It is a radar-like software application continuously searching for fraud activity or policy violations.</w:t>
      </w:r>
    </w:p>
    <w:p w14:paraId="7C2A62B5"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lastRenderedPageBreak/>
        <w:t>Types of Intrusion Detection System:</w:t>
      </w:r>
    </w:p>
    <w:p w14:paraId="0119C4AD"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The intrusion detection system is of 5 types:</w:t>
      </w:r>
    </w:p>
    <w:p w14:paraId="549ACB55" w14:textId="77777777" w:rsidR="00C21719" w:rsidRPr="00C576B9" w:rsidRDefault="00C21719" w:rsidP="00CD14DE">
      <w:pPr>
        <w:pStyle w:val="ListParagraph"/>
        <w:numPr>
          <w:ilvl w:val="0"/>
          <w:numId w:val="7"/>
        </w:numPr>
        <w:spacing w:after="200" w:line="360" w:lineRule="auto"/>
        <w:jc w:val="both"/>
        <w:rPr>
          <w:rFonts w:ascii="Times New Roman" w:hAnsi="Times New Roman" w:cs="Times New Roman"/>
          <w:b/>
          <w:bCs/>
        </w:rPr>
      </w:pPr>
      <w:r w:rsidRPr="00C576B9">
        <w:rPr>
          <w:rFonts w:ascii="Times New Roman" w:hAnsi="Times New Roman" w:cs="Times New Roman"/>
          <w:b/>
          <w:bCs/>
        </w:rPr>
        <w:t>Network Intrusion Detection System:</w:t>
      </w:r>
    </w:p>
    <w:p w14:paraId="51775558" w14:textId="2992BE9C"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network intrusion detection system is a hardware or software-based system that detects malicious traffic on the network. In a network intrusion detection system, there are some points on the network which inspect the congestion from incoming packets to all network devices. It checks the packets for if there is an attack by the pre-determined or</w:t>
      </w:r>
      <w:r>
        <w:rPr>
          <w:rFonts w:ascii="Times New Roman" w:hAnsi="Times New Roman" w:cs="Times New Roman"/>
        </w:rPr>
        <w:t xml:space="preserve"> known existing database. If it matches to attack an alert is sent to the administrator</w:t>
      </w:r>
      <w:sdt>
        <w:sdtPr>
          <w:rPr>
            <w:rFonts w:ascii="Times New Roman" w:hAnsi="Times New Roman" w:cs="Times New Roman"/>
          </w:rPr>
          <w:id w:val="1105383710"/>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Placeholder23 \l 1033 </w:instrText>
          </w:r>
          <w:r w:rsidR="00BB41D9">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[17]</w:t>
          </w:r>
          <w:r w:rsidR="00BB41D9">
            <w:rPr>
              <w:rFonts w:ascii="Times New Roman" w:hAnsi="Times New Roman" w:cs="Times New Roman"/>
            </w:rPr>
            <w:fldChar w:fldCharType="end"/>
          </w:r>
        </w:sdtContent>
      </w:sdt>
      <w:r w:rsidRPr="00C576B9">
        <w:rPr>
          <w:rFonts w:ascii="Times New Roman" w:hAnsi="Times New Roman" w:cs="Times New Roman"/>
        </w:rPr>
        <w:t>.</w:t>
      </w:r>
    </w:p>
    <w:p w14:paraId="6A11F1A0" w14:textId="77777777" w:rsidR="00C21719" w:rsidRDefault="00C21719" w:rsidP="00C21719">
      <w:pPr>
        <w:keepNext/>
        <w:spacing w:line="360" w:lineRule="auto"/>
        <w:ind w:left="720"/>
        <w:jc w:val="center"/>
      </w:pPr>
      <w:r>
        <w:rPr>
          <w:rFonts w:ascii="Times New Roman" w:hAnsi="Times New Roman" w:cs="Times New Roman"/>
          <w:noProof/>
          <w:sz w:val="24"/>
          <w:szCs w:val="24"/>
          <w:lang w:eastAsia="en-IN" w:bidi="hi-IN"/>
        </w:rPr>
        <w:drawing>
          <wp:inline distT="0" distB="0" distL="0" distR="0" wp14:anchorId="69101824" wp14:editId="297B02AF">
            <wp:extent cx="46863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300" cy="1905000"/>
                    </a:xfrm>
                    <a:prstGeom prst="rect">
                      <a:avLst/>
                    </a:prstGeom>
                    <a:noFill/>
                    <a:ln>
                      <a:noFill/>
                    </a:ln>
                  </pic:spPr>
                </pic:pic>
              </a:graphicData>
            </a:graphic>
          </wp:inline>
        </w:drawing>
      </w:r>
    </w:p>
    <w:p w14:paraId="4D6F6D1A" w14:textId="79199BED" w:rsidR="00C21719" w:rsidRPr="00C576B9" w:rsidRDefault="00C21719" w:rsidP="00C21719">
      <w:pPr>
        <w:pStyle w:val="Caption"/>
        <w:ind w:firstLine="360"/>
        <w:jc w:val="center"/>
      </w:pPr>
      <w:bookmarkStart w:id="21" w:name="_Toc75694963"/>
      <w:bookmarkStart w:id="22" w:name="_Toc75872493"/>
      <w:r>
        <w:t xml:space="preserve">Figure </w:t>
      </w:r>
      <w:r w:rsidR="00FC29FB">
        <w:fldChar w:fldCharType="begin"/>
      </w:r>
      <w:r w:rsidR="00FC29FB">
        <w:instrText xml:space="preserve"> SEQ Figure \* ARABIC </w:instrText>
      </w:r>
      <w:r w:rsidR="00FC29FB">
        <w:fldChar w:fldCharType="separate"/>
      </w:r>
      <w:r w:rsidR="002F743D">
        <w:rPr>
          <w:noProof/>
        </w:rPr>
        <w:t>2</w:t>
      </w:r>
      <w:r w:rsidR="00FC29FB">
        <w:fldChar w:fldCharType="end"/>
      </w:r>
      <w:r w:rsidR="00FC29FB">
        <w:t xml:space="preserve">   </w:t>
      </w:r>
      <w:r w:rsidR="00726F19">
        <w:t xml:space="preserve"> </w:t>
      </w:r>
      <w:r>
        <w:t>Network Intrusion Detection System</w:t>
      </w:r>
      <w:bookmarkEnd w:id="21"/>
      <w:bookmarkEnd w:id="22"/>
    </w:p>
    <w:p w14:paraId="46B96074" w14:textId="77777777" w:rsidR="00C21719" w:rsidRDefault="00C21719" w:rsidP="00C21719">
      <w:pPr>
        <w:pStyle w:val="ListParagraph"/>
        <w:spacing w:line="360" w:lineRule="auto"/>
        <w:jc w:val="both"/>
        <w:rPr>
          <w:rFonts w:ascii="Times New Roman" w:hAnsi="Times New Roman" w:cs="Times New Roman"/>
          <w:b/>
          <w:bCs/>
          <w:sz w:val="24"/>
          <w:szCs w:val="24"/>
        </w:rPr>
      </w:pPr>
    </w:p>
    <w:p w14:paraId="50B60C18"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Host Intrusion Detection System:</w:t>
      </w:r>
    </w:p>
    <w:p w14:paraId="72FAD945" w14:textId="066E69B3" w:rsidR="00C2171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host-based intrusion detection system is an application that inspects for any malicious activity on a network and reports to the administrator if any suspicious activity is detected by operating through data on individual computers on the whole network</w:t>
      </w:r>
      <w:r>
        <w:rPr>
          <w:rFonts w:ascii="Times New Roman" w:hAnsi="Times New Roman" w:cs="Times New Roman"/>
        </w:rPr>
        <w:t xml:space="preserve"> system. Host-based IDS</w:t>
      </w:r>
      <w:r w:rsidRPr="00C576B9">
        <w:rPr>
          <w:rFonts w:ascii="Times New Roman" w:hAnsi="Times New Roman" w:cs="Times New Roman"/>
        </w:rPr>
        <w:t xml:space="preserve"> analy</w:t>
      </w:r>
      <w:r w:rsidR="00243027">
        <w:rPr>
          <w:rFonts w:ascii="Times New Roman" w:hAnsi="Times New Roman" w:cs="Times New Roman"/>
        </w:rPr>
        <w:t>z</w:t>
      </w:r>
      <w:r w:rsidRPr="00C576B9">
        <w:rPr>
          <w:rFonts w:ascii="Times New Roman" w:hAnsi="Times New Roman" w:cs="Times New Roman"/>
        </w:rPr>
        <w:t>es the network by capturing screenshots of indivi</w:t>
      </w:r>
      <w:r>
        <w:rPr>
          <w:rFonts w:ascii="Times New Roman" w:hAnsi="Times New Roman" w:cs="Times New Roman"/>
        </w:rPr>
        <w:t xml:space="preserve">dual hosts information logs </w:t>
      </w:r>
      <w:sdt>
        <w:sdtPr>
          <w:rPr>
            <w:rFonts w:ascii="Times New Roman" w:hAnsi="Times New Roman" w:cs="Times New Roman"/>
          </w:rPr>
          <w:id w:val="-561874758"/>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Placeholder24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[18]</w:t>
          </w:r>
          <w:r w:rsidR="00BB41D9">
            <w:rPr>
              <w:rFonts w:ascii="Times New Roman" w:hAnsi="Times New Roman" w:cs="Times New Roman"/>
            </w:rPr>
            <w:fldChar w:fldCharType="end"/>
          </w:r>
        </w:sdtContent>
      </w:sdt>
      <w:r>
        <w:rPr>
          <w:rFonts w:ascii="Times New Roman" w:hAnsi="Times New Roman" w:cs="Times New Roman"/>
        </w:rPr>
        <w:t>.</w:t>
      </w:r>
    </w:p>
    <w:p w14:paraId="1C6E2321" w14:textId="77777777" w:rsidR="00C21719" w:rsidRDefault="00C21719" w:rsidP="00C21719">
      <w:pPr>
        <w:keepNext/>
        <w:spacing w:line="360" w:lineRule="auto"/>
        <w:ind w:left="720"/>
        <w:jc w:val="both"/>
      </w:pPr>
      <w:r>
        <w:rPr>
          <w:rFonts w:ascii="Times New Roman" w:hAnsi="Times New Roman" w:cs="Times New Roman"/>
          <w:noProof/>
          <w:sz w:val="24"/>
          <w:szCs w:val="24"/>
          <w:lang w:eastAsia="en-IN" w:bidi="hi-IN"/>
        </w:rPr>
        <w:drawing>
          <wp:inline distT="0" distB="0" distL="0" distR="0" wp14:anchorId="6F22B2BC" wp14:editId="212FDB39">
            <wp:extent cx="50101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14:paraId="48467497" w14:textId="63A40295" w:rsidR="00C21719" w:rsidRPr="00C576B9" w:rsidRDefault="00C21719" w:rsidP="00C21719">
      <w:pPr>
        <w:pStyle w:val="Caption"/>
        <w:ind w:firstLine="360"/>
        <w:jc w:val="center"/>
        <w:rPr>
          <w:rFonts w:ascii="Times New Roman" w:hAnsi="Times New Roman" w:cs="Times New Roman"/>
        </w:rPr>
      </w:pPr>
      <w:bookmarkStart w:id="23" w:name="_Toc75694964"/>
      <w:bookmarkStart w:id="24" w:name="_Toc75872494"/>
      <w:r>
        <w:t xml:space="preserve">Figure </w:t>
      </w:r>
      <w:r w:rsidR="00FC29FB">
        <w:fldChar w:fldCharType="begin"/>
      </w:r>
      <w:r w:rsidR="00FC29FB">
        <w:instrText xml:space="preserve"> SEQ Figure \* ARABIC </w:instrText>
      </w:r>
      <w:r w:rsidR="00FC29FB">
        <w:fldChar w:fldCharType="separate"/>
      </w:r>
      <w:r w:rsidR="002F743D">
        <w:rPr>
          <w:noProof/>
        </w:rPr>
        <w:t>3</w:t>
      </w:r>
      <w:r w:rsidR="00FC29FB">
        <w:fldChar w:fldCharType="end"/>
      </w:r>
      <w:r w:rsidR="00FC29FB">
        <w:t xml:space="preserve">  </w:t>
      </w:r>
      <w:r w:rsidR="00726F19">
        <w:t xml:space="preserve"> </w:t>
      </w:r>
      <w:r w:rsidR="00FC29FB">
        <w:t xml:space="preserve"> </w:t>
      </w:r>
      <w:r>
        <w:t>Host-based Intrusion Detection system</w:t>
      </w:r>
      <w:bookmarkEnd w:id="23"/>
      <w:bookmarkEnd w:id="24"/>
    </w:p>
    <w:p w14:paraId="51F3A942"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Protocol-based Intrusion Detection System:</w:t>
      </w:r>
    </w:p>
    <w:p w14:paraId="0BB1321B" w14:textId="174FA278"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 xml:space="preserve">A protocol-based intrusion detection system is installed on the front end of the webserver which performs its operation by analyzing the protocol system used between the host network device and the webserver. Protocol-based IDS keeps an eye on the front end of a web server HTTP, HTTPS protocol stream </w:t>
      </w:r>
      <w:sdt>
        <w:sdtPr>
          <w:rPr>
            <w:rFonts w:ascii="Times New Roman" w:hAnsi="Times New Roman" w:cs="Times New Roman"/>
          </w:rPr>
          <w:id w:val="-1860424377"/>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Placeholder25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[19]</w:t>
          </w:r>
          <w:r w:rsidR="00BB41D9">
            <w:rPr>
              <w:rFonts w:ascii="Times New Roman" w:hAnsi="Times New Roman" w:cs="Times New Roman"/>
            </w:rPr>
            <w:fldChar w:fldCharType="end"/>
          </w:r>
        </w:sdtContent>
      </w:sdt>
      <w:r w:rsidRPr="00C576B9">
        <w:rPr>
          <w:rFonts w:ascii="Times New Roman" w:hAnsi="Times New Roman" w:cs="Times New Roman"/>
        </w:rPr>
        <w:t xml:space="preserve">.  </w:t>
      </w:r>
    </w:p>
    <w:p w14:paraId="27DBE338"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Protocol-based Intrusion Detection System:</w:t>
      </w:r>
    </w:p>
    <w:p w14:paraId="39A891AB" w14:textId="281EF7C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Application Protocol-based Intrusion Detection System also monitors and analyses the dynamic network behavior from server installed application. But it typically performs its operation from the application</w:t>
      </w:r>
      <w:r>
        <w:rPr>
          <w:rFonts w:ascii="Times New Roman" w:hAnsi="Times New Roman" w:cs="Times New Roman"/>
        </w:rPr>
        <w:t xml:space="preserve"> protocol of a group of servers </w:t>
      </w:r>
      <w:sdt>
        <w:sdtPr>
          <w:rPr>
            <w:rFonts w:ascii="Times New Roman" w:hAnsi="Times New Roman" w:cs="Times New Roman"/>
          </w:rPr>
          <w:id w:val="511806239"/>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Placeholder26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[20]</w:t>
          </w:r>
          <w:r w:rsidR="00BB41D9">
            <w:rPr>
              <w:rFonts w:ascii="Times New Roman" w:hAnsi="Times New Roman" w:cs="Times New Roman"/>
            </w:rPr>
            <w:fldChar w:fldCharType="end"/>
          </w:r>
        </w:sdtContent>
      </w:sdt>
      <w:r w:rsidRPr="00C576B9">
        <w:rPr>
          <w:rFonts w:ascii="Times New Roman" w:hAnsi="Times New Roman" w:cs="Times New Roman"/>
        </w:rPr>
        <w:t>.</w:t>
      </w:r>
    </w:p>
    <w:p w14:paraId="12E91B0D"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Hybrid Intrusion Detection System :</w:t>
      </w:r>
    </w:p>
    <w:p w14:paraId="13BF719B" w14:textId="10FE232C"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If any intrusion detection system has two or more machine learning approaches are combined to perform as a single algorithm for classification then it is called a hybrid intrusion detection system. In this individual system, data is mixed with the data on the network system to get full network logs of the syste</w:t>
      </w:r>
      <w:r>
        <w:rPr>
          <w:rFonts w:ascii="Times New Roman" w:hAnsi="Times New Roman" w:cs="Times New Roman"/>
        </w:rPr>
        <w:t xml:space="preserve">m </w:t>
      </w:r>
      <w:sdt>
        <w:sdtPr>
          <w:rPr>
            <w:rFonts w:ascii="Times New Roman" w:hAnsi="Times New Roman" w:cs="Times New Roman"/>
          </w:rPr>
          <w:id w:val="-187985951"/>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Placeholder27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[21]</w:t>
          </w:r>
          <w:r w:rsidR="00BB41D9">
            <w:rPr>
              <w:rFonts w:ascii="Times New Roman" w:hAnsi="Times New Roman" w:cs="Times New Roman"/>
            </w:rPr>
            <w:fldChar w:fldCharType="end"/>
          </w:r>
        </w:sdtContent>
      </w:sdt>
      <w:r>
        <w:rPr>
          <w:rFonts w:ascii="Times New Roman" w:hAnsi="Times New Roman" w:cs="Times New Roman"/>
        </w:rPr>
        <w:t>.</w:t>
      </w:r>
    </w:p>
    <w:p w14:paraId="3275FD68" w14:textId="77777777" w:rsidR="00C21719" w:rsidRDefault="00C21719" w:rsidP="00C21719">
      <w:pPr>
        <w:spacing w:line="360" w:lineRule="auto"/>
        <w:jc w:val="both"/>
        <w:rPr>
          <w:rFonts w:ascii="Times New Roman" w:hAnsi="Times New Roman" w:cs="Times New Roman"/>
          <w:b/>
          <w:bCs/>
          <w:sz w:val="24"/>
          <w:szCs w:val="24"/>
        </w:rPr>
      </w:pPr>
    </w:p>
    <w:p w14:paraId="73875E2A"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methods of IDS:</w:t>
      </w:r>
    </w:p>
    <w:p w14:paraId="2B3453DD" w14:textId="77777777" w:rsidR="00C21719" w:rsidRDefault="00C21719" w:rsidP="00CD14DE">
      <w:pPr>
        <w:pStyle w:val="ListParagraph"/>
        <w:numPr>
          <w:ilvl w:val="0"/>
          <w:numId w:val="8"/>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Signature-based Method:</w:t>
      </w:r>
    </w:p>
    <w:p w14:paraId="118220A0" w14:textId="13F8B04D"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 xml:space="preserve">A signature-based intrusion detection system is based on detecting the attack or any malicious activity by matching the known attack pattern from existing data of pre-defined attacks. These attack patterns which are known in the database are called signatures. When any network behavior is matched with these known signatures then the intrusion detection system issues an alert alarm to the administrator that a malicious attack is happening over a network </w:t>
      </w:r>
      <w:sdt>
        <w:sdtPr>
          <w:rPr>
            <w:rFonts w:ascii="Times New Roman" w:hAnsi="Times New Roman" w:cs="Times New Roman"/>
          </w:rPr>
          <w:id w:val="-1599468140"/>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Placeholder28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[22]</w:t>
          </w:r>
          <w:r w:rsidR="00BB41D9">
            <w:rPr>
              <w:rFonts w:ascii="Times New Roman" w:hAnsi="Times New Roman" w:cs="Times New Roman"/>
            </w:rPr>
            <w:fldChar w:fldCharType="end"/>
          </w:r>
        </w:sdtContent>
      </w:sdt>
      <w:r w:rsidRPr="00C576B9">
        <w:rPr>
          <w:rFonts w:ascii="Times New Roman" w:hAnsi="Times New Roman" w:cs="Times New Roman"/>
        </w:rPr>
        <w:t>.</w:t>
      </w:r>
    </w:p>
    <w:p w14:paraId="482A5DB6" w14:textId="77777777" w:rsidR="00C21719" w:rsidRDefault="00C21719" w:rsidP="00CD14DE">
      <w:pPr>
        <w:pStyle w:val="ListParagraph"/>
        <w:numPr>
          <w:ilvl w:val="0"/>
          <w:numId w:val="8"/>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Anomaly-based Method:</w:t>
      </w:r>
    </w:p>
    <w:p w14:paraId="1C59E2D1" w14:textId="7A95D242"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An anomaly-based intrusion detection system is based on detecting any unknown attack or malicious activity which is not known or its behavior is not in the existing database of the intrusion detection system. In an anomaly-based intrusion detection system, machine learning models are trained based on existing attack behavior and identifies for the attacks based on that available information and pre</w:t>
      </w:r>
      <w:r>
        <w:rPr>
          <w:rFonts w:ascii="Times New Roman" w:hAnsi="Times New Roman" w:cs="Times New Roman"/>
        </w:rPr>
        <w:t xml:space="preserve">dictions </w:t>
      </w:r>
      <w:sdt>
        <w:sdtPr>
          <w:rPr>
            <w:rFonts w:ascii="Times New Roman" w:hAnsi="Times New Roman" w:cs="Times New Roman"/>
          </w:rPr>
          <w:id w:val="-410088374"/>
          <w:citation/>
        </w:sdtPr>
        <w:sdtEndPr/>
        <w:sdtContent>
          <w:r w:rsidR="00BB41D9">
            <w:rPr>
              <w:rFonts w:ascii="Times New Roman" w:hAnsi="Times New Roman" w:cs="Times New Roman"/>
            </w:rPr>
            <w:fldChar w:fldCharType="begin"/>
          </w:r>
          <w:r w:rsidR="00BB41D9">
            <w:rPr>
              <w:rFonts w:ascii="Times New Roman" w:hAnsi="Times New Roman" w:cs="Times New Roman"/>
            </w:rPr>
            <w:instrText xml:space="preserve"> CITATION Placeholder29 \l 1033 </w:instrText>
          </w:r>
          <w:r w:rsidR="00BB41D9">
            <w:rPr>
              <w:rFonts w:ascii="Times New Roman" w:hAnsi="Times New Roman" w:cs="Times New Roman"/>
            </w:rPr>
            <w:fldChar w:fldCharType="separate"/>
          </w:r>
          <w:r w:rsidR="00415258" w:rsidRPr="00415258">
            <w:rPr>
              <w:rFonts w:ascii="Times New Roman" w:hAnsi="Times New Roman" w:cs="Times New Roman"/>
              <w:noProof/>
            </w:rPr>
            <w:t>[23]</w:t>
          </w:r>
          <w:r w:rsidR="00BB41D9">
            <w:rPr>
              <w:rFonts w:ascii="Times New Roman" w:hAnsi="Times New Roman" w:cs="Times New Roman"/>
            </w:rPr>
            <w:fldChar w:fldCharType="end"/>
          </w:r>
        </w:sdtContent>
      </w:sdt>
      <w:r w:rsidRPr="00C576B9">
        <w:rPr>
          <w:rFonts w:ascii="Times New Roman" w:hAnsi="Times New Roman" w:cs="Times New Roman"/>
        </w:rPr>
        <w:t>.</w:t>
      </w:r>
    </w:p>
    <w:p w14:paraId="10844F32" w14:textId="77777777" w:rsidR="00BB41D9" w:rsidRDefault="00BB41D9" w:rsidP="00C21719">
      <w:pPr>
        <w:spacing w:line="360" w:lineRule="auto"/>
        <w:jc w:val="both"/>
        <w:rPr>
          <w:rFonts w:ascii="Times New Roman" w:hAnsi="Times New Roman" w:cs="Times New Roman"/>
          <w:b/>
          <w:bCs/>
          <w:sz w:val="24"/>
          <w:szCs w:val="24"/>
        </w:rPr>
      </w:pPr>
    </w:p>
    <w:p w14:paraId="2CD5B33E" w14:textId="77777777" w:rsidR="008165FD" w:rsidRDefault="008165FD" w:rsidP="00C21719">
      <w:pPr>
        <w:spacing w:line="360" w:lineRule="auto"/>
        <w:jc w:val="both"/>
        <w:rPr>
          <w:rFonts w:ascii="Times New Roman" w:hAnsi="Times New Roman" w:cs="Times New Roman"/>
          <w:b/>
          <w:bCs/>
          <w:sz w:val="24"/>
          <w:szCs w:val="24"/>
        </w:rPr>
      </w:pPr>
    </w:p>
    <w:p w14:paraId="3EA66B34" w14:textId="6451AFE4"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Comparison of IDS with Firewalls:</w:t>
      </w:r>
    </w:p>
    <w:p w14:paraId="116B7FC3" w14:textId="2B7893F8" w:rsidR="00C21719" w:rsidRPr="00C576B9" w:rsidRDefault="00C21719" w:rsidP="00C21719">
      <w:pPr>
        <w:spacing w:line="360" w:lineRule="auto"/>
        <w:jc w:val="both"/>
        <w:rPr>
          <w:rFonts w:ascii="Times New Roman" w:hAnsi="Times New Roman" w:cs="Times New Roman"/>
        </w:rPr>
      </w:pPr>
      <w:r>
        <w:rPr>
          <w:rFonts w:ascii="Times New Roman" w:hAnsi="Times New Roman" w:cs="Times New Roman"/>
        </w:rPr>
        <w:t>I</w:t>
      </w:r>
      <w:r w:rsidRPr="00C576B9">
        <w:rPr>
          <w:rFonts w:ascii="Times New Roman" w:hAnsi="Times New Roman" w:cs="Times New Roman"/>
        </w:rPr>
        <w:t>ntrusion detection system it monitors and issues only alert if any malicious activity is detected however in</w:t>
      </w:r>
      <w:r w:rsidR="00C5002B">
        <w:rPr>
          <w:rFonts w:ascii="Times New Roman" w:hAnsi="Times New Roman" w:cs="Times New Roman"/>
        </w:rPr>
        <w:t xml:space="preserve"> the</w:t>
      </w:r>
      <w:r w:rsidRPr="00C576B9">
        <w:rPr>
          <w:rFonts w:ascii="Times New Roman" w:hAnsi="Times New Roman" w:cs="Times New Roman"/>
        </w:rPr>
        <w:t xml:space="preserve"> firewall it blocks any unauthorized access and also disables users to access any malicious content on the system. The major difference is that firewall can protect if any intrusive activity is happening inside the system but an intrusion detection system can alert only over a network.</w:t>
      </w:r>
    </w:p>
    <w:p w14:paraId="64111575" w14:textId="77777777" w:rsidR="00C21719" w:rsidRPr="00C576B9" w:rsidRDefault="00C21719" w:rsidP="00CD14DE">
      <w:pPr>
        <w:pStyle w:val="ListParagraph"/>
        <w:numPr>
          <w:ilvl w:val="0"/>
          <w:numId w:val="9"/>
        </w:numPr>
        <w:spacing w:after="200" w:line="360" w:lineRule="auto"/>
        <w:jc w:val="both"/>
        <w:rPr>
          <w:rFonts w:ascii="Times New Roman" w:hAnsi="Times New Roman" w:cs="Times New Roman"/>
        </w:rPr>
      </w:pPr>
      <w:r w:rsidRPr="00C576B9">
        <w:rPr>
          <w:rFonts w:ascii="Times New Roman" w:hAnsi="Times New Roman" w:cs="Times New Roman"/>
        </w:rPr>
        <w:t>A firewall does not restrict or alerts for permitted network traffic areas while an intrusion detection system keeps an eye over the complete network.</w:t>
      </w:r>
    </w:p>
    <w:p w14:paraId="7E711D7D" w14:textId="77777777" w:rsidR="00C21719" w:rsidRPr="00C576B9" w:rsidRDefault="00C21719" w:rsidP="00C21719">
      <w:pPr>
        <w:pStyle w:val="ListParagraph"/>
        <w:spacing w:line="360" w:lineRule="auto"/>
        <w:jc w:val="both"/>
        <w:rPr>
          <w:rFonts w:ascii="Times New Roman" w:hAnsi="Times New Roman" w:cs="Times New Roman"/>
        </w:rPr>
      </w:pPr>
    </w:p>
    <w:p w14:paraId="02BC0C75" w14:textId="5B1B8583" w:rsidR="00C21719" w:rsidRDefault="00C21719" w:rsidP="00CD14DE">
      <w:pPr>
        <w:pStyle w:val="ListParagraph"/>
        <w:numPr>
          <w:ilvl w:val="0"/>
          <w:numId w:val="9"/>
        </w:numPr>
        <w:spacing w:after="200" w:line="360" w:lineRule="auto"/>
        <w:jc w:val="both"/>
        <w:rPr>
          <w:rFonts w:ascii="Times New Roman" w:hAnsi="Times New Roman" w:cs="Times New Roman"/>
        </w:rPr>
      </w:pPr>
      <w:r w:rsidRPr="00C576B9">
        <w:rPr>
          <w:rFonts w:ascii="Times New Roman" w:hAnsi="Times New Roman" w:cs="Times New Roman"/>
        </w:rPr>
        <w:t>To function a firewall no human intervention is required but for an intrusion detection system, an administrator is required to handle the attacks when alerted by the system</w:t>
      </w:r>
      <w:r w:rsidR="00913849">
        <w:rPr>
          <w:rFonts w:ascii="Times New Roman" w:hAnsi="Times New Roman" w:cs="Times New Roman"/>
        </w:rPr>
        <w:t>.</w:t>
      </w:r>
    </w:p>
    <w:p w14:paraId="2BD0F7C9" w14:textId="3DE7D5A6" w:rsidR="00B91312" w:rsidRDefault="00B91312" w:rsidP="00BE70CE">
      <w:pPr>
        <w:pStyle w:val="ListParagraph"/>
        <w:rPr>
          <w:rFonts w:ascii="Times New Roman" w:hAnsi="Times New Roman" w:cs="Times New Roman"/>
        </w:rPr>
      </w:pPr>
    </w:p>
    <w:p w14:paraId="3124F31E" w14:textId="5AA28123" w:rsidR="002C0E06" w:rsidRPr="008165FD" w:rsidRDefault="004C771B" w:rsidP="00144513">
      <w:pPr>
        <w:pStyle w:val="Heading3"/>
        <w:spacing w:line="480" w:lineRule="auto"/>
        <w:jc w:val="both"/>
      </w:pPr>
      <w:bookmarkStart w:id="25" w:name="_Toc75864012"/>
      <w:bookmarkStart w:id="26" w:name="_Toc75873115"/>
      <w:r w:rsidRPr="008165FD">
        <w:rPr>
          <w:rStyle w:val="Strong"/>
          <w:rFonts w:ascii="Times New Roman" w:hAnsi="Times New Roman" w:cs="Times New Roman"/>
          <w:b w:val="0"/>
          <w:bCs w:val="0"/>
          <w:sz w:val="28"/>
          <w:szCs w:val="28"/>
        </w:rPr>
        <w:t>1.3.2 Machine learning an overview</w:t>
      </w:r>
      <w:bookmarkEnd w:id="25"/>
      <w:bookmarkEnd w:id="26"/>
    </w:p>
    <w:p w14:paraId="4E3B10CC" w14:textId="0137CFB0" w:rsidR="00B91312" w:rsidRPr="00B91312" w:rsidRDefault="002C0E06" w:rsidP="002C0E06">
      <w:pPr>
        <w:spacing w:line="360" w:lineRule="auto"/>
        <w:jc w:val="both"/>
        <w:rPr>
          <w:rFonts w:ascii="Times New Roman" w:hAnsi="Times New Roman" w:cs="Times New Roman"/>
        </w:rPr>
      </w:pPr>
      <w:r w:rsidRPr="002C0E06">
        <w:rPr>
          <w:rFonts w:ascii="Times New Roman" w:hAnsi="Times New Roman" w:cs="Times New Roman"/>
        </w:rPr>
        <w:t>Machine learning refers to algorithms that can explain data automatically with little or no human intervention</w:t>
      </w:r>
      <w:r>
        <w:rPr>
          <w:rFonts w:ascii="Times New Roman" w:hAnsi="Times New Roman" w:cs="Times New Roman"/>
        </w:rPr>
        <w:t xml:space="preserve"> </w:t>
      </w:r>
      <w:sdt>
        <w:sdtPr>
          <w:rPr>
            <w:rFonts w:ascii="Times New Roman" w:hAnsi="Times New Roman" w:cs="Times New Roman"/>
          </w:rPr>
          <w:id w:val="-245041624"/>
          <w:citation/>
        </w:sdtPr>
        <w:sdtEndPr/>
        <w:sdtContent>
          <w:r>
            <w:rPr>
              <w:rFonts w:ascii="Times New Roman" w:hAnsi="Times New Roman" w:cs="Times New Roman"/>
            </w:rPr>
            <w:fldChar w:fldCharType="begin"/>
          </w:r>
          <w:r>
            <w:rPr>
              <w:rFonts w:ascii="Times New Roman" w:hAnsi="Times New Roman" w:cs="Times New Roman"/>
            </w:rPr>
            <w:instrText xml:space="preserve"> CITATION Placeholder30 \l 1033 </w:instrText>
          </w:r>
          <w:r>
            <w:rPr>
              <w:rFonts w:ascii="Times New Roman" w:hAnsi="Times New Roman" w:cs="Times New Roman"/>
            </w:rPr>
            <w:fldChar w:fldCharType="separate"/>
          </w:r>
          <w:r w:rsidR="00415258" w:rsidRPr="00415258">
            <w:rPr>
              <w:rFonts w:ascii="Times New Roman" w:hAnsi="Times New Roman" w:cs="Times New Roman"/>
              <w:noProof/>
            </w:rPr>
            <w:t>[24]</w:t>
          </w:r>
          <w:r>
            <w:rPr>
              <w:rFonts w:ascii="Times New Roman" w:hAnsi="Times New Roman" w:cs="Times New Roman"/>
            </w:rPr>
            <w:fldChar w:fldCharType="end"/>
          </w:r>
        </w:sdtContent>
      </w:sdt>
      <w:r w:rsidRPr="002C0E06">
        <w:rPr>
          <w:rFonts w:ascii="Times New Roman" w:hAnsi="Times New Roman" w:cs="Times New Roman"/>
        </w:rPr>
        <w:t>. Preparing the model's inputs (features), finishing the training, and eventually testing the model to evaluate how well it works are all part of a machine learning project's work flow. In most cases, the input comes from a dataset that is relevant to the problem.</w:t>
      </w:r>
    </w:p>
    <w:p w14:paraId="00F714DF" w14:textId="4EA162DB" w:rsidR="004A1C75" w:rsidRDefault="002C0E06" w:rsidP="004A1C75">
      <w:pPr>
        <w:spacing w:line="360" w:lineRule="auto"/>
        <w:jc w:val="both"/>
        <w:rPr>
          <w:rFonts w:ascii="Times New Roman" w:hAnsi="Times New Roman" w:cs="Times New Roman"/>
        </w:rPr>
      </w:pPr>
      <w:r w:rsidRPr="002C0E06">
        <w:rPr>
          <w:rFonts w:ascii="Times New Roman" w:hAnsi="Times New Roman" w:cs="Times New Roman"/>
        </w:rPr>
        <w:t>There are several forms of learning. We connect a feature vector in training with a label in supervised learning, so the model learns how to predict a proper label based on the provided feature vectors. As a result, when the system is deployed and new feature labels are provided to it, it can anticipate what the associated label will be</w:t>
      </w:r>
      <w:r w:rsidR="00D318D4">
        <w:rPr>
          <w:rFonts w:ascii="Times New Roman" w:hAnsi="Times New Roman" w:cs="Times New Roman"/>
        </w:rPr>
        <w:t xml:space="preserve"> [24]</w:t>
      </w:r>
      <w:r w:rsidR="004A1C75">
        <w:rPr>
          <w:rFonts w:ascii="Times New Roman" w:hAnsi="Times New Roman" w:cs="Times New Roman"/>
        </w:rPr>
        <w:t>.</w:t>
      </w:r>
    </w:p>
    <w:p w14:paraId="4C7F9EC0" w14:textId="09F3C97E" w:rsidR="002C0E06" w:rsidRDefault="002C0E06" w:rsidP="004A1C75">
      <w:pPr>
        <w:spacing w:line="360" w:lineRule="auto"/>
        <w:jc w:val="both"/>
        <w:rPr>
          <w:rFonts w:ascii="Times New Roman" w:hAnsi="Times New Roman" w:cs="Times New Roman"/>
          <w:lang w:bidi="hi-IN"/>
        </w:rPr>
      </w:pPr>
      <w:r w:rsidRPr="002C0E06">
        <w:rPr>
          <w:rFonts w:ascii="Times New Roman" w:hAnsi="Times New Roman" w:cs="Times New Roman"/>
          <w:lang w:bidi="hi-IN"/>
        </w:rPr>
        <w:t>Unsupervised learning is when you learn from an unlabeled dataset. The training dataset is used to try to discover patterns or groupings in the data, and when a new feature vector is supplied to it, it reports which group it belongs to</w:t>
      </w:r>
      <w:r w:rsidR="00D318D4">
        <w:rPr>
          <w:rFonts w:ascii="Times New Roman" w:hAnsi="Times New Roman" w:cs="Times New Roman"/>
          <w:lang w:bidi="hi-IN"/>
        </w:rPr>
        <w:t xml:space="preserve"> [24]</w:t>
      </w:r>
      <w:r w:rsidRPr="002C0E06">
        <w:rPr>
          <w:rFonts w:ascii="Times New Roman" w:hAnsi="Times New Roman" w:cs="Times New Roman"/>
          <w:lang w:bidi="hi-IN"/>
        </w:rPr>
        <w:t>.</w:t>
      </w:r>
    </w:p>
    <w:p w14:paraId="643A8400" w14:textId="77777777" w:rsidR="008165FD" w:rsidRDefault="008165FD" w:rsidP="002C0E06">
      <w:pPr>
        <w:autoSpaceDE w:val="0"/>
        <w:autoSpaceDN w:val="0"/>
        <w:adjustRightInd w:val="0"/>
        <w:spacing w:after="0" w:line="360" w:lineRule="auto"/>
        <w:jc w:val="both"/>
        <w:rPr>
          <w:rFonts w:ascii="Times New Roman" w:hAnsi="Times New Roman" w:cs="Times New Roman"/>
          <w:lang w:bidi="hi-IN"/>
        </w:rPr>
      </w:pPr>
    </w:p>
    <w:p w14:paraId="7EA037EC" w14:textId="5736968D" w:rsidR="002C0E06" w:rsidRDefault="002C0E06" w:rsidP="002C0E06">
      <w:pPr>
        <w:autoSpaceDE w:val="0"/>
        <w:autoSpaceDN w:val="0"/>
        <w:adjustRightInd w:val="0"/>
        <w:spacing w:after="0" w:line="360" w:lineRule="auto"/>
        <w:jc w:val="both"/>
        <w:rPr>
          <w:rFonts w:ascii="Times New Roman" w:hAnsi="Times New Roman" w:cs="Times New Roman"/>
          <w:lang w:bidi="hi-IN"/>
        </w:rPr>
      </w:pPr>
      <w:r w:rsidRPr="002C0E06">
        <w:rPr>
          <w:rFonts w:ascii="Times New Roman" w:hAnsi="Times New Roman" w:cs="Times New Roman"/>
          <w:lang w:bidi="hi-IN"/>
        </w:rPr>
        <w:t xml:space="preserve">Other types of learning techniques include semi-supervised, reinforcement, and deep learning. Because they are not used in this </w:t>
      </w:r>
      <w:r>
        <w:rPr>
          <w:rFonts w:ascii="Times New Roman" w:hAnsi="Times New Roman" w:cs="Times New Roman"/>
          <w:lang w:bidi="hi-IN"/>
        </w:rPr>
        <w:t>work</w:t>
      </w:r>
      <w:r w:rsidRPr="002C0E06">
        <w:rPr>
          <w:rFonts w:ascii="Times New Roman" w:hAnsi="Times New Roman" w:cs="Times New Roman"/>
          <w:lang w:bidi="hi-IN"/>
        </w:rPr>
        <w:t>, the specifics of how they operate have been omitted.</w:t>
      </w:r>
    </w:p>
    <w:p w14:paraId="03CD1DEC" w14:textId="77777777" w:rsidR="002C0E06" w:rsidRDefault="002C0E06" w:rsidP="002C0E06">
      <w:pPr>
        <w:autoSpaceDE w:val="0"/>
        <w:autoSpaceDN w:val="0"/>
        <w:adjustRightInd w:val="0"/>
        <w:spacing w:after="0" w:line="360" w:lineRule="auto"/>
        <w:jc w:val="both"/>
        <w:rPr>
          <w:rFonts w:ascii="Times New Roman" w:hAnsi="Times New Roman" w:cs="Times New Roman"/>
          <w:lang w:bidi="hi-IN"/>
        </w:rPr>
      </w:pPr>
    </w:p>
    <w:p w14:paraId="1F1A3D86" w14:textId="1DEBEAED"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Machine learning solves many different types of problems; we can group these problems</w:t>
      </w:r>
      <w:r w:rsidR="00573459">
        <w:rPr>
          <w:rFonts w:ascii="Times New Roman" w:hAnsi="Times New Roman" w:cs="Times New Roman"/>
          <w:lang w:bidi="hi-IN"/>
        </w:rPr>
        <w:t xml:space="preserve"> </w:t>
      </w:r>
      <w:r w:rsidRPr="00BE70CE">
        <w:rPr>
          <w:rFonts w:ascii="Times New Roman" w:hAnsi="Times New Roman" w:cs="Times New Roman"/>
          <w:lang w:bidi="hi-IN"/>
        </w:rPr>
        <w:t>into the following tasks:</w:t>
      </w:r>
    </w:p>
    <w:p w14:paraId="3E125F3B"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5853C9CE" w14:textId="789AC387" w:rsidR="00BE70CE" w:rsidRPr="00BE70CE" w:rsidRDefault="00BE70CE" w:rsidP="00BB41D9">
      <w:pPr>
        <w:pStyle w:val="ListParagraph"/>
        <w:numPr>
          <w:ilvl w:val="0"/>
          <w:numId w:val="25"/>
        </w:numPr>
        <w:autoSpaceDE w:val="0"/>
        <w:autoSpaceDN w:val="0"/>
        <w:adjustRightInd w:val="0"/>
        <w:spacing w:after="0" w:line="480" w:lineRule="auto"/>
        <w:jc w:val="both"/>
        <w:rPr>
          <w:rFonts w:ascii="Times New Roman" w:hAnsi="Times New Roman" w:cs="Times New Roman"/>
          <w:lang w:bidi="hi-IN"/>
        </w:rPr>
      </w:pPr>
      <w:r w:rsidRPr="00BE70CE">
        <w:rPr>
          <w:rFonts w:ascii="Times New Roman" w:hAnsi="Times New Roman" w:cs="Times New Roman"/>
          <w:lang w:bidi="hi-IN"/>
        </w:rPr>
        <w:t>Classification outputs a predicted label from some predefined set.</w:t>
      </w:r>
    </w:p>
    <w:p w14:paraId="2171BA15" w14:textId="56A99DF2"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Regression outputs a predicted real-valued numerical result.</w:t>
      </w:r>
    </w:p>
    <w:p w14:paraId="2CDD0E3F" w14:textId="3AB5BCD7" w:rsidR="00BE70CE" w:rsidRPr="00BB41D9" w:rsidRDefault="00BE70CE" w:rsidP="00BB41D9">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lastRenderedPageBreak/>
        <w:t>Clustering groups objects such that objects within the same cluster have similar</w:t>
      </w:r>
      <w:r w:rsidR="00BB41D9">
        <w:rPr>
          <w:rFonts w:ascii="Times New Roman" w:hAnsi="Times New Roman" w:cs="Times New Roman"/>
          <w:lang w:bidi="hi-IN"/>
        </w:rPr>
        <w:t xml:space="preserve"> </w:t>
      </w:r>
      <w:r w:rsidRPr="00BB41D9">
        <w:rPr>
          <w:rFonts w:ascii="Times New Roman" w:hAnsi="Times New Roman" w:cs="Times New Roman"/>
          <w:lang w:bidi="hi-IN"/>
        </w:rPr>
        <w:t>properties compared to that of other clusters. There may or may not be a predefined</w:t>
      </w:r>
      <w:r w:rsidR="00BB41D9">
        <w:rPr>
          <w:rFonts w:ascii="Times New Roman" w:hAnsi="Times New Roman" w:cs="Times New Roman"/>
          <w:lang w:bidi="hi-IN"/>
        </w:rPr>
        <w:t xml:space="preserve"> </w:t>
      </w:r>
      <w:r w:rsidRPr="00BB41D9">
        <w:rPr>
          <w:rFonts w:ascii="Times New Roman" w:hAnsi="Times New Roman" w:cs="Times New Roman"/>
          <w:lang w:bidi="hi-IN"/>
        </w:rPr>
        <w:t>number of clusters to fit the training data</w:t>
      </w:r>
      <w:r w:rsidR="00BB41D9">
        <w:rPr>
          <w:rFonts w:ascii="Times New Roman" w:hAnsi="Times New Roman" w:cs="Times New Roman"/>
          <w:lang w:bidi="hi-IN"/>
        </w:rPr>
        <w:t>.</w:t>
      </w:r>
    </w:p>
    <w:p w14:paraId="0DE81162"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5B0CB484" w14:textId="325C9A04" w:rsidR="00BE70CE" w:rsidRDefault="00BE70CE" w:rsidP="002C0E06">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Both classification and clustering are types of approaches which are suitable for this</w:t>
      </w:r>
      <w:r>
        <w:rPr>
          <w:rFonts w:ascii="Times New Roman" w:hAnsi="Times New Roman" w:cs="Times New Roman"/>
          <w:lang w:bidi="hi-IN"/>
        </w:rPr>
        <w:t xml:space="preserve"> </w:t>
      </w:r>
      <w:r w:rsidRPr="00BE70CE">
        <w:rPr>
          <w:rFonts w:ascii="Times New Roman" w:hAnsi="Times New Roman" w:cs="Times New Roman"/>
          <w:lang w:bidi="hi-IN"/>
        </w:rPr>
        <w:t>project. Classification aims to predict a category and assign the labels benign or attack.</w:t>
      </w:r>
      <w:r>
        <w:rPr>
          <w:rFonts w:ascii="Times New Roman" w:hAnsi="Times New Roman" w:cs="Times New Roman"/>
          <w:lang w:bidi="hi-IN"/>
        </w:rPr>
        <w:t xml:space="preserve"> </w:t>
      </w:r>
      <w:r w:rsidRPr="00BE70CE">
        <w:rPr>
          <w:rFonts w:ascii="Times New Roman" w:hAnsi="Times New Roman" w:cs="Times New Roman"/>
          <w:lang w:bidi="hi-IN"/>
        </w:rPr>
        <w:t>While clustering aims to divide the data into groups that are similar to each other. Here,</w:t>
      </w:r>
      <w:r>
        <w:rPr>
          <w:rFonts w:ascii="Times New Roman" w:hAnsi="Times New Roman" w:cs="Times New Roman"/>
          <w:lang w:bidi="hi-IN"/>
        </w:rPr>
        <w:t xml:space="preserve"> </w:t>
      </w:r>
      <w:r w:rsidRPr="00BE70CE">
        <w:rPr>
          <w:rFonts w:ascii="Times New Roman" w:hAnsi="Times New Roman" w:cs="Times New Roman"/>
          <w:lang w:bidi="hi-IN"/>
        </w:rPr>
        <w:t>we cluster the data into normal and anomalous cases.</w:t>
      </w:r>
    </w:p>
    <w:p w14:paraId="258D56D5" w14:textId="77777777" w:rsidR="004C771B" w:rsidRDefault="004C771B" w:rsidP="002C0E06">
      <w:pPr>
        <w:autoSpaceDE w:val="0"/>
        <w:autoSpaceDN w:val="0"/>
        <w:adjustRightInd w:val="0"/>
        <w:spacing w:after="0" w:line="360" w:lineRule="auto"/>
        <w:jc w:val="both"/>
        <w:rPr>
          <w:rFonts w:ascii="Times New Roman" w:hAnsi="Times New Roman" w:cs="Times New Roman"/>
          <w:lang w:bidi="hi-IN"/>
        </w:rPr>
      </w:pPr>
    </w:p>
    <w:p w14:paraId="62F75685" w14:textId="054F5289" w:rsidR="002C0E06" w:rsidRPr="004C771B" w:rsidRDefault="004C771B" w:rsidP="004C771B">
      <w:pPr>
        <w:autoSpaceDE w:val="0"/>
        <w:autoSpaceDN w:val="0"/>
        <w:adjustRightInd w:val="0"/>
        <w:spacing w:after="0" w:line="480" w:lineRule="auto"/>
        <w:jc w:val="both"/>
        <w:rPr>
          <w:rFonts w:ascii="Times New Roman" w:hAnsi="Times New Roman" w:cs="Times New Roman"/>
          <w:b/>
          <w:bCs/>
          <w:sz w:val="24"/>
          <w:szCs w:val="24"/>
          <w:lang w:bidi="hi-IN"/>
        </w:rPr>
      </w:pPr>
      <w:r w:rsidRPr="004C771B">
        <w:rPr>
          <w:rFonts w:ascii="Times New Roman" w:hAnsi="Times New Roman" w:cs="Times New Roman"/>
          <w:b/>
          <w:bCs/>
          <w:sz w:val="24"/>
          <w:szCs w:val="24"/>
          <w:lang w:bidi="hi-IN"/>
        </w:rPr>
        <w:t>Challenges</w:t>
      </w:r>
    </w:p>
    <w:p w14:paraId="4E5E870E" w14:textId="229BEA5B" w:rsidR="002C0E06" w:rsidRDefault="002C0E06" w:rsidP="002C0E06">
      <w:pPr>
        <w:autoSpaceDE w:val="0"/>
        <w:autoSpaceDN w:val="0"/>
        <w:adjustRightInd w:val="0"/>
        <w:spacing w:after="0" w:line="360" w:lineRule="auto"/>
        <w:jc w:val="both"/>
        <w:rPr>
          <w:rFonts w:ascii="Times New Roman" w:hAnsi="Times New Roman" w:cs="Times New Roman"/>
          <w:lang w:bidi="hi-IN"/>
        </w:rPr>
      </w:pPr>
      <w:r w:rsidRPr="002C0E06">
        <w:rPr>
          <w:rFonts w:ascii="Times New Roman" w:hAnsi="Times New Roman" w:cs="Times New Roman"/>
          <w:lang w:bidi="hi-IN"/>
        </w:rPr>
        <w:t>There are certain difficulties with machine learning. The choice of a suitable dataset is the first major difficulty. The dataset must be relevant to the job at hand and large enough to allow the model to learn.</w:t>
      </w:r>
    </w:p>
    <w:p w14:paraId="527A68B8" w14:textId="77777777" w:rsidR="004A1C75" w:rsidRDefault="004A1C75" w:rsidP="002C0E06">
      <w:pPr>
        <w:autoSpaceDE w:val="0"/>
        <w:autoSpaceDN w:val="0"/>
        <w:adjustRightInd w:val="0"/>
        <w:spacing w:after="0" w:line="360" w:lineRule="auto"/>
        <w:jc w:val="both"/>
        <w:rPr>
          <w:rFonts w:ascii="Times New Roman" w:hAnsi="Times New Roman" w:cs="Times New Roman"/>
          <w:lang w:bidi="hi-IN"/>
        </w:rPr>
      </w:pPr>
    </w:p>
    <w:p w14:paraId="0F6E92D5" w14:textId="64CA4B3D" w:rsidR="002C0E06" w:rsidRDefault="002C0E06" w:rsidP="002C0E06">
      <w:pPr>
        <w:spacing w:after="200" w:line="360" w:lineRule="auto"/>
        <w:jc w:val="both"/>
        <w:rPr>
          <w:rFonts w:ascii="Times New Roman" w:hAnsi="Times New Roman" w:cs="Times New Roman"/>
        </w:rPr>
      </w:pPr>
      <w:r w:rsidRPr="002C0E06">
        <w:rPr>
          <w:rFonts w:ascii="Times New Roman" w:hAnsi="Times New Roman" w:cs="Times New Roman"/>
        </w:rPr>
        <w:t>Another common problem in machine learning is overfitting, which happens when your model does not generali</w:t>
      </w:r>
      <w:r w:rsidR="00883C24">
        <w:rPr>
          <w:rFonts w:ascii="Times New Roman" w:hAnsi="Times New Roman" w:cs="Times New Roman"/>
        </w:rPr>
        <w:t>z</w:t>
      </w:r>
      <w:r w:rsidRPr="002C0E06">
        <w:rPr>
          <w:rFonts w:ascii="Times New Roman" w:hAnsi="Times New Roman" w:cs="Times New Roman"/>
        </w:rPr>
        <w:t>e well to fresh data. When you over-refine your model, it may look that it has learned all of the noise in the dataset, which means that although the performance appears to be improving, it really degrades when tested on new data</w:t>
      </w:r>
      <w:sdt>
        <w:sdtPr>
          <w:rPr>
            <w:rFonts w:ascii="Times New Roman" w:hAnsi="Times New Roman" w:cs="Times New Roman"/>
          </w:rPr>
          <w:id w:val="1779755605"/>
          <w:citation/>
        </w:sdtPr>
        <w:sdtEndPr/>
        <w:sdtContent>
          <w:r w:rsidR="004A1C75">
            <w:rPr>
              <w:rFonts w:ascii="Times New Roman" w:hAnsi="Times New Roman" w:cs="Times New Roman"/>
            </w:rPr>
            <w:fldChar w:fldCharType="begin"/>
          </w:r>
          <w:r w:rsidR="004A1C75">
            <w:rPr>
              <w:rFonts w:ascii="Times New Roman" w:hAnsi="Times New Roman" w:cs="Times New Roman"/>
            </w:rPr>
            <w:instrText xml:space="preserve"> CITATION Placeholder34 \l 1033 </w:instrText>
          </w:r>
          <w:r w:rsidR="004A1C75">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[25]</w:t>
          </w:r>
          <w:r w:rsidR="004A1C75">
            <w:rPr>
              <w:rFonts w:ascii="Times New Roman" w:hAnsi="Times New Roman" w:cs="Times New Roman"/>
            </w:rPr>
            <w:fldChar w:fldCharType="end"/>
          </w:r>
        </w:sdtContent>
      </w:sdt>
      <w:r w:rsidRPr="002C0E06">
        <w:rPr>
          <w:rFonts w:ascii="Times New Roman" w:hAnsi="Times New Roman" w:cs="Times New Roman"/>
        </w:rPr>
        <w:t>.</w:t>
      </w:r>
    </w:p>
    <w:p w14:paraId="57BC30F7" w14:textId="77777777" w:rsidR="002C0E06" w:rsidRPr="002C0E06" w:rsidRDefault="002C0E06" w:rsidP="002C0E06">
      <w:pPr>
        <w:spacing w:after="200" w:line="360" w:lineRule="auto"/>
        <w:jc w:val="both"/>
        <w:rPr>
          <w:rFonts w:ascii="Times New Roman" w:hAnsi="Times New Roman" w:cs="Times New Roman"/>
        </w:rPr>
      </w:pPr>
    </w:p>
    <w:p w14:paraId="5DB1098B" w14:textId="65C52D9C" w:rsidR="00C21719" w:rsidRPr="00321E8A" w:rsidRDefault="008165FD" w:rsidP="00321E8A">
      <w:pPr>
        <w:pStyle w:val="Heading2"/>
        <w:spacing w:line="480" w:lineRule="auto"/>
        <w:jc w:val="both"/>
        <w:rPr>
          <w:sz w:val="32"/>
          <w:szCs w:val="28"/>
        </w:rPr>
      </w:pPr>
      <w:bookmarkStart w:id="27" w:name="_Toc75864013"/>
      <w:bookmarkStart w:id="28" w:name="_Toc75873116"/>
      <w:r w:rsidRPr="00321E8A">
        <w:rPr>
          <w:sz w:val="32"/>
          <w:szCs w:val="28"/>
        </w:rPr>
        <w:t xml:space="preserve">1.4 </w:t>
      </w:r>
      <w:r w:rsidR="00C21719" w:rsidRPr="00321E8A">
        <w:rPr>
          <w:sz w:val="32"/>
          <w:szCs w:val="28"/>
        </w:rPr>
        <w:t>Problem Statement</w:t>
      </w:r>
      <w:bookmarkEnd w:id="27"/>
      <w:bookmarkEnd w:id="28"/>
    </w:p>
    <w:p w14:paraId="1FEB0727" w14:textId="575B0439" w:rsidR="00336C50" w:rsidRPr="008165FD" w:rsidRDefault="00C21719" w:rsidP="00C21719">
      <w:pPr>
        <w:spacing w:line="360" w:lineRule="auto"/>
        <w:jc w:val="both"/>
        <w:rPr>
          <w:rFonts w:ascii="Times New Roman" w:hAnsi="Times New Roman" w:cs="Times New Roman"/>
        </w:rPr>
      </w:pPr>
      <w:r w:rsidRPr="00C576B9">
        <w:rPr>
          <w:rFonts w:ascii="Times New Roman" w:hAnsi="Times New Roman" w:cs="Times New Roman"/>
        </w:rPr>
        <w:t>For high-dimensional data spaces, the machine learning-based intrusion detection systems have decreased their performance and a very large increase in execution time of the model as compared to low dimensional data spaces in which it has higher accuracy and efficiency in detecting network attack. Therefore</w:t>
      </w:r>
      <w:r w:rsidR="008165FD">
        <w:rPr>
          <w:rFonts w:ascii="Times New Roman" w:hAnsi="Times New Roman" w:cs="Times New Roman"/>
        </w:rPr>
        <w:t>,</w:t>
      </w:r>
      <w:r w:rsidRPr="00C576B9">
        <w:rPr>
          <w:rFonts w:ascii="Times New Roman" w:hAnsi="Times New Roman" w:cs="Times New Roman"/>
        </w:rPr>
        <w:t xml:space="preserve"> it is an urgent need for implementing an appropriate feature reduction method </w:t>
      </w:r>
      <w:r w:rsidR="00D14533">
        <w:rPr>
          <w:rFonts w:ascii="Times New Roman" w:hAnsi="Times New Roman" w:cs="Times New Roman"/>
        </w:rPr>
        <w:t>with proper classification methods bu</w:t>
      </w:r>
      <w:r w:rsidRPr="00C576B9">
        <w:rPr>
          <w:rFonts w:ascii="Times New Roman" w:hAnsi="Times New Roman" w:cs="Times New Roman"/>
        </w:rPr>
        <w:t>t some of the features which have a lesser dependency on target outcome variable can be eliminated so that it does not possess a great impact on the classification process and results in reducing time. There are many network</w:t>
      </w:r>
      <w:r w:rsidR="008165FD">
        <w:rPr>
          <w:rFonts w:ascii="Times New Roman" w:hAnsi="Times New Roman" w:cs="Times New Roman"/>
        </w:rPr>
        <w:t>s</w:t>
      </w:r>
      <w:r w:rsidRPr="00C576B9">
        <w:rPr>
          <w:rFonts w:ascii="Times New Roman" w:hAnsi="Times New Roman" w:cs="Times New Roman"/>
        </w:rPr>
        <w:t xml:space="preserve"> intrusion dataset that works upon any network attacks-related datasets like UNSW-NB15, NSL KDD, CICIDS, etc. which includes many irrelevant features or features having least dependency on outcome variable so it drastically decreasing the rate of intrusion detection and increasing false alarm rate. Here the aim is to propose a relevant feature extraction technique to obtain more accurate and decrease false alarm rate. Apply a proper classification algorithm to train a model which detects the attacks in a network by following network log data. Compare with other feature extraction and classifier algorithms of previously done researches with your proposed method.</w:t>
      </w:r>
    </w:p>
    <w:p w14:paraId="65E17BE0" w14:textId="568A9CCB" w:rsidR="00C21719" w:rsidRPr="00321E8A" w:rsidRDefault="008165FD" w:rsidP="00321E8A">
      <w:pPr>
        <w:pStyle w:val="Heading2"/>
        <w:spacing w:line="480" w:lineRule="auto"/>
        <w:jc w:val="both"/>
        <w:rPr>
          <w:sz w:val="32"/>
          <w:szCs w:val="28"/>
        </w:rPr>
      </w:pPr>
      <w:bookmarkStart w:id="29" w:name="_Toc75864014"/>
      <w:bookmarkStart w:id="30" w:name="_Toc75873117"/>
      <w:r w:rsidRPr="00321E8A">
        <w:rPr>
          <w:sz w:val="32"/>
          <w:szCs w:val="28"/>
        </w:rPr>
        <w:lastRenderedPageBreak/>
        <w:t xml:space="preserve">1.5 </w:t>
      </w:r>
      <w:r w:rsidR="00C21719" w:rsidRPr="00321E8A">
        <w:rPr>
          <w:sz w:val="32"/>
          <w:szCs w:val="28"/>
        </w:rPr>
        <w:t>Objectives</w:t>
      </w:r>
      <w:bookmarkEnd w:id="29"/>
      <w:bookmarkEnd w:id="30"/>
    </w:p>
    <w:p w14:paraId="165A39B0" w14:textId="77777777" w:rsidR="00C21719" w:rsidRDefault="00C21719" w:rsidP="00C21719">
      <w:pPr>
        <w:pStyle w:val="ListParagraph"/>
        <w:spacing w:line="360" w:lineRule="auto"/>
        <w:jc w:val="both"/>
        <w:rPr>
          <w:rFonts w:ascii="Times New Roman" w:hAnsi="Times New Roman" w:cs="Times New Roman"/>
          <w:sz w:val="24"/>
          <w:szCs w:val="24"/>
        </w:rPr>
      </w:pPr>
    </w:p>
    <w:p w14:paraId="1E63CB56" w14:textId="77777777"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To identify the most significant features extraction mechanism of Intrusion detection on any network attacks dataset.</w:t>
      </w:r>
    </w:p>
    <w:p w14:paraId="757C7722" w14:textId="77777777" w:rsidR="00C21719" w:rsidRPr="00C576B9" w:rsidRDefault="00C21719" w:rsidP="00C21719">
      <w:pPr>
        <w:pStyle w:val="ListParagraph"/>
        <w:spacing w:line="360" w:lineRule="auto"/>
        <w:jc w:val="both"/>
        <w:rPr>
          <w:rFonts w:ascii="Times New Roman" w:hAnsi="Times New Roman" w:cs="Times New Roman"/>
        </w:rPr>
      </w:pPr>
    </w:p>
    <w:p w14:paraId="42F34BD6" w14:textId="4F8EC9BE" w:rsidR="00C21719" w:rsidRDefault="00C21719" w:rsidP="00CD14DE">
      <w:pPr>
        <w:pStyle w:val="ListParagraph"/>
        <w:numPr>
          <w:ilvl w:val="0"/>
          <w:numId w:val="12"/>
        </w:numPr>
        <w:spacing w:after="200" w:line="360" w:lineRule="auto"/>
        <w:jc w:val="both"/>
        <w:rPr>
          <w:rFonts w:ascii="Times New Roman" w:hAnsi="Times New Roman" w:cs="Times New Roman"/>
        </w:rPr>
      </w:pPr>
      <w:r w:rsidRPr="00114141">
        <w:rPr>
          <w:rFonts w:ascii="Times New Roman" w:hAnsi="Times New Roman" w:cs="Times New Roman"/>
        </w:rPr>
        <w:t xml:space="preserve">To achieve this objective </w:t>
      </w:r>
      <w:r>
        <w:rPr>
          <w:rFonts w:ascii="Times New Roman" w:hAnsi="Times New Roman" w:cs="Times New Roman"/>
        </w:rPr>
        <w:t>a statistical-based feature selection algorithm</w:t>
      </w:r>
      <w:r w:rsidR="008A6CDD">
        <w:rPr>
          <w:rFonts w:ascii="Times New Roman" w:hAnsi="Times New Roman" w:cs="Times New Roman"/>
        </w:rPr>
        <w:t xml:space="preserve"> chi-square</w:t>
      </w:r>
      <w:r>
        <w:rPr>
          <w:rFonts w:ascii="Times New Roman" w:hAnsi="Times New Roman" w:cs="Times New Roman"/>
        </w:rPr>
        <w:t xml:space="preserve"> is applied which selects the </w:t>
      </w:r>
      <w:r w:rsidR="008A6CDD">
        <w:rPr>
          <w:rFonts w:ascii="Times New Roman" w:hAnsi="Times New Roman" w:cs="Times New Roman"/>
        </w:rPr>
        <w:t xml:space="preserve">k best </w:t>
      </w:r>
      <w:r>
        <w:rPr>
          <w:rFonts w:ascii="Times New Roman" w:hAnsi="Times New Roman" w:cs="Times New Roman"/>
        </w:rPr>
        <w:t xml:space="preserve">features having a </w:t>
      </w:r>
      <w:r w:rsidR="008A6CDD">
        <w:rPr>
          <w:rFonts w:ascii="Times New Roman" w:hAnsi="Times New Roman" w:cs="Times New Roman"/>
        </w:rPr>
        <w:t>top feature score</w:t>
      </w:r>
      <w:r w:rsidR="00883C24">
        <w:rPr>
          <w:rFonts w:ascii="Times New Roman" w:hAnsi="Times New Roman" w:cs="Times New Roman"/>
        </w:rPr>
        <w:t xml:space="preserve"> </w:t>
      </w:r>
      <w:r w:rsidR="008A6CDD">
        <w:rPr>
          <w:rFonts w:ascii="Times New Roman" w:hAnsi="Times New Roman" w:cs="Times New Roman"/>
        </w:rPr>
        <w:t>(chi-square).</w:t>
      </w:r>
    </w:p>
    <w:p w14:paraId="0AB12D95" w14:textId="77777777" w:rsidR="00C21719" w:rsidRPr="00114141" w:rsidRDefault="00C21719" w:rsidP="00C21719">
      <w:pPr>
        <w:pStyle w:val="ListParagraph"/>
        <w:spacing w:line="360" w:lineRule="auto"/>
        <w:ind w:left="1440"/>
        <w:jc w:val="both"/>
        <w:rPr>
          <w:rFonts w:ascii="Times New Roman" w:hAnsi="Times New Roman" w:cs="Times New Roman"/>
        </w:rPr>
      </w:pPr>
    </w:p>
    <w:p w14:paraId="4A2E62A1" w14:textId="77777777"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Comparing Machine learning-based approaches with the reduced feature set and all features by measuring respective performance metric score.</w:t>
      </w:r>
    </w:p>
    <w:p w14:paraId="708A887C"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0DA300A0" w14:textId="1EBBE498" w:rsidR="00C21719" w:rsidRDefault="00C21719" w:rsidP="00CD14DE">
      <w:pPr>
        <w:pStyle w:val="ListParagraph"/>
        <w:numPr>
          <w:ilvl w:val="0"/>
          <w:numId w:val="12"/>
        </w:numPr>
        <w:spacing w:after="200" w:line="360" w:lineRule="auto"/>
        <w:jc w:val="both"/>
        <w:rPr>
          <w:rFonts w:ascii="Times New Roman" w:hAnsi="Times New Roman" w:cs="Times New Roman"/>
        </w:rPr>
      </w:pPr>
      <w:r w:rsidRPr="00C576B9">
        <w:rPr>
          <w:rFonts w:ascii="Times New Roman" w:hAnsi="Times New Roman" w:cs="Times New Roman"/>
        </w:rPr>
        <w:t xml:space="preserve">To achieve this objective after feature extraction </w:t>
      </w:r>
      <w:r w:rsidR="008A6CDD">
        <w:rPr>
          <w:rFonts w:ascii="Times New Roman" w:hAnsi="Times New Roman" w:cs="Times New Roman"/>
        </w:rPr>
        <w:t xml:space="preserve">classification on all attack labels, </w:t>
      </w:r>
      <w:r>
        <w:rPr>
          <w:rFonts w:ascii="Times New Roman" w:hAnsi="Times New Roman" w:cs="Times New Roman"/>
        </w:rPr>
        <w:t>binary classification and multi-class classification is performed on the dataset. Linear support vector</w:t>
      </w:r>
      <w:r w:rsidR="008A6CDD">
        <w:rPr>
          <w:rFonts w:ascii="Times New Roman" w:hAnsi="Times New Roman" w:cs="Times New Roman"/>
        </w:rPr>
        <w:t xml:space="preserve"> machine</w:t>
      </w:r>
      <w:r>
        <w:rPr>
          <w:rFonts w:ascii="Times New Roman" w:hAnsi="Times New Roman" w:cs="Times New Roman"/>
        </w:rPr>
        <w:t xml:space="preserve"> classifier, </w:t>
      </w:r>
      <w:r w:rsidR="008A6CDD">
        <w:rPr>
          <w:rFonts w:ascii="Times New Roman" w:hAnsi="Times New Roman" w:cs="Times New Roman"/>
        </w:rPr>
        <w:t xml:space="preserve">Naïve Bayes classifier, Random Forest classifier, Decision tree classifier </w:t>
      </w:r>
      <w:r>
        <w:rPr>
          <w:rFonts w:ascii="Times New Roman" w:hAnsi="Times New Roman" w:cs="Times New Roman"/>
        </w:rPr>
        <w:t>is applied and compared the performance of each model.</w:t>
      </w:r>
    </w:p>
    <w:p w14:paraId="2254750F" w14:textId="77777777" w:rsidR="008A6CDD" w:rsidRPr="00C576B9" w:rsidRDefault="008A6CDD" w:rsidP="008A6CDD">
      <w:pPr>
        <w:pStyle w:val="ListParagraph"/>
        <w:spacing w:after="200" w:line="360" w:lineRule="auto"/>
        <w:ind w:left="1440"/>
        <w:jc w:val="both"/>
        <w:rPr>
          <w:rFonts w:ascii="Times New Roman" w:hAnsi="Times New Roman" w:cs="Times New Roman"/>
        </w:rPr>
      </w:pPr>
    </w:p>
    <w:p w14:paraId="415BAC1A"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420A1375" w14:textId="5964DD04" w:rsidR="008A6CDD" w:rsidRDefault="008A6CDD" w:rsidP="00CD14DE">
      <w:pPr>
        <w:pStyle w:val="ListParagraph"/>
        <w:numPr>
          <w:ilvl w:val="0"/>
          <w:numId w:val="11"/>
        </w:numPr>
        <w:spacing w:after="200" w:line="360" w:lineRule="auto"/>
        <w:jc w:val="both"/>
        <w:rPr>
          <w:rFonts w:ascii="Times New Roman" w:hAnsi="Times New Roman" w:cs="Times New Roman"/>
        </w:rPr>
      </w:pPr>
      <w:r>
        <w:rPr>
          <w:rFonts w:ascii="Times New Roman" w:hAnsi="Times New Roman" w:cs="Times New Roman"/>
        </w:rPr>
        <w:t>Propose a method with better accuracy and performance scores on testing set than standard machine learning approaches.</w:t>
      </w:r>
    </w:p>
    <w:p w14:paraId="0D7FD2D9" w14:textId="77777777" w:rsidR="00F42A41" w:rsidRDefault="00F42A41" w:rsidP="00F42A41">
      <w:pPr>
        <w:pStyle w:val="ListParagraph"/>
        <w:spacing w:after="200" w:line="360" w:lineRule="auto"/>
        <w:jc w:val="both"/>
        <w:rPr>
          <w:rFonts w:ascii="Times New Roman" w:hAnsi="Times New Roman" w:cs="Times New Roman"/>
        </w:rPr>
      </w:pPr>
    </w:p>
    <w:p w14:paraId="0E0308F2" w14:textId="6DD49553" w:rsidR="008A6CDD" w:rsidRPr="006910F4" w:rsidRDefault="008A6CDD" w:rsidP="006910F4">
      <w:pPr>
        <w:pStyle w:val="ListParagraph"/>
        <w:numPr>
          <w:ilvl w:val="0"/>
          <w:numId w:val="42"/>
        </w:numPr>
        <w:spacing w:after="200" w:line="360" w:lineRule="auto"/>
        <w:jc w:val="both"/>
        <w:rPr>
          <w:rFonts w:ascii="Times New Roman" w:hAnsi="Times New Roman" w:cs="Times New Roman"/>
        </w:rPr>
      </w:pPr>
      <w:r w:rsidRPr="006910F4">
        <w:rPr>
          <w:rFonts w:ascii="Times New Roman" w:hAnsi="Times New Roman" w:cs="Times New Roman"/>
        </w:rPr>
        <w:t xml:space="preserve">To propose a better classification algorithm a randomized </w:t>
      </w:r>
      <w:r w:rsidR="006910F4">
        <w:rPr>
          <w:rFonts w:ascii="Times New Roman" w:hAnsi="Times New Roman" w:cs="Times New Roman"/>
        </w:rPr>
        <w:t>r</w:t>
      </w:r>
      <w:r w:rsidR="00F42A41" w:rsidRPr="006910F4">
        <w:rPr>
          <w:rFonts w:ascii="Times New Roman" w:hAnsi="Times New Roman" w:cs="Times New Roman"/>
        </w:rPr>
        <w:t>andom</w:t>
      </w:r>
      <w:r w:rsidR="006910F4">
        <w:rPr>
          <w:rFonts w:ascii="Times New Roman" w:hAnsi="Times New Roman" w:cs="Times New Roman"/>
        </w:rPr>
        <w:t xml:space="preserve"> f</w:t>
      </w:r>
      <w:r w:rsidR="00F42A41" w:rsidRPr="006910F4">
        <w:rPr>
          <w:rFonts w:ascii="Times New Roman" w:hAnsi="Times New Roman" w:cs="Times New Roman"/>
        </w:rPr>
        <w:t>orest classifier is proposed with different hyper-parameters selected by randomized search cv algorithm.</w:t>
      </w:r>
    </w:p>
    <w:p w14:paraId="701535D3" w14:textId="77777777" w:rsidR="008A6CDD" w:rsidRDefault="008A6CDD" w:rsidP="008A6CDD">
      <w:pPr>
        <w:pStyle w:val="ListParagraph"/>
        <w:spacing w:after="200" w:line="360" w:lineRule="auto"/>
        <w:jc w:val="both"/>
        <w:rPr>
          <w:rFonts w:ascii="Times New Roman" w:hAnsi="Times New Roman" w:cs="Times New Roman"/>
        </w:rPr>
      </w:pPr>
    </w:p>
    <w:p w14:paraId="74E64133" w14:textId="3EFE4A3B"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 xml:space="preserve">Obtain better accuracy and decreased false alarm rate with strongest and reduced features by </w:t>
      </w:r>
      <w:r w:rsidR="00E00B3F">
        <w:rPr>
          <w:rFonts w:ascii="Times New Roman" w:hAnsi="Times New Roman" w:cs="Times New Roman"/>
        </w:rPr>
        <w:t xml:space="preserve">Chi-square </w:t>
      </w:r>
      <w:r w:rsidRPr="00C576B9">
        <w:rPr>
          <w:rFonts w:ascii="Times New Roman" w:hAnsi="Times New Roman" w:cs="Times New Roman"/>
        </w:rPr>
        <w:t>algorithm proposed.</w:t>
      </w:r>
    </w:p>
    <w:p w14:paraId="406046FA" w14:textId="77777777" w:rsidR="00C21719" w:rsidRPr="00C576B9" w:rsidRDefault="00C21719" w:rsidP="00C21719">
      <w:pPr>
        <w:pStyle w:val="ListParagraph"/>
        <w:spacing w:line="360" w:lineRule="auto"/>
        <w:jc w:val="both"/>
        <w:rPr>
          <w:rFonts w:ascii="Times New Roman" w:hAnsi="Times New Roman" w:cs="Times New Roman"/>
        </w:rPr>
      </w:pPr>
    </w:p>
    <w:p w14:paraId="4AB80BEA" w14:textId="196A5CA6" w:rsidR="00C21719" w:rsidRPr="00E00B3F" w:rsidRDefault="00C21719" w:rsidP="00CD14DE">
      <w:pPr>
        <w:pStyle w:val="ListParagraph"/>
        <w:numPr>
          <w:ilvl w:val="0"/>
          <w:numId w:val="12"/>
        </w:numPr>
        <w:spacing w:after="200" w:line="360" w:lineRule="auto"/>
        <w:jc w:val="both"/>
        <w:rPr>
          <w:rFonts w:ascii="Times New Roman" w:hAnsi="Times New Roman" w:cs="Times New Roman"/>
        </w:rPr>
      </w:pPr>
      <w:r w:rsidRPr="00C576B9">
        <w:rPr>
          <w:rFonts w:ascii="Times New Roman" w:hAnsi="Times New Roman" w:cs="Times New Roman"/>
        </w:rPr>
        <w:t>To achieve this objective by our</w:t>
      </w:r>
      <w:r w:rsidR="00E00B3F">
        <w:rPr>
          <w:rFonts w:ascii="Times New Roman" w:hAnsi="Times New Roman" w:cs="Times New Roman"/>
        </w:rPr>
        <w:t xml:space="preserve"> proposed</w:t>
      </w:r>
      <w:r w:rsidRPr="00C576B9">
        <w:rPr>
          <w:rFonts w:ascii="Times New Roman" w:hAnsi="Times New Roman" w:cs="Times New Roman"/>
        </w:rPr>
        <w:t xml:space="preserve"> trained model and used feature </w:t>
      </w:r>
      <w:r w:rsidR="00E00B3F">
        <w:rPr>
          <w:rFonts w:ascii="Times New Roman" w:hAnsi="Times New Roman" w:cs="Times New Roman"/>
        </w:rPr>
        <w:t>selection</w:t>
      </w:r>
      <w:r w:rsidRPr="00C576B9">
        <w:rPr>
          <w:rFonts w:ascii="Times New Roman" w:hAnsi="Times New Roman" w:cs="Times New Roman"/>
        </w:rPr>
        <w:t xml:space="preserve"> </w:t>
      </w:r>
      <w:r>
        <w:rPr>
          <w:rFonts w:ascii="Times New Roman" w:hAnsi="Times New Roman" w:cs="Times New Roman"/>
        </w:rPr>
        <w:t xml:space="preserve">algorithm has shown </w:t>
      </w:r>
      <w:r w:rsidRPr="00C576B9">
        <w:rPr>
          <w:rFonts w:ascii="Times New Roman" w:hAnsi="Times New Roman" w:cs="Times New Roman"/>
        </w:rPr>
        <w:t xml:space="preserve">accuracy </w:t>
      </w:r>
      <w:r w:rsidR="00E00B3F">
        <w:rPr>
          <w:rFonts w:ascii="Times New Roman" w:hAnsi="Times New Roman" w:cs="Times New Roman"/>
        </w:rPr>
        <w:t xml:space="preserve">of 99.98% </w:t>
      </w:r>
      <w:r w:rsidRPr="00C576B9">
        <w:rPr>
          <w:rFonts w:ascii="Times New Roman" w:hAnsi="Times New Roman" w:cs="Times New Roman"/>
        </w:rPr>
        <w:t xml:space="preserve">in overall attack categories and has decreased the false alarm rate which results in a better intrusion detection system </w:t>
      </w:r>
      <w:r w:rsidR="00E00B3F">
        <w:rPr>
          <w:rFonts w:ascii="Times New Roman" w:hAnsi="Times New Roman" w:cs="Times New Roman"/>
        </w:rPr>
        <w:t>approach based on chi-square feature selection and proposed randomized random forest classifier.</w:t>
      </w:r>
    </w:p>
    <w:p w14:paraId="58E243D9" w14:textId="5BF8C5A5" w:rsidR="00F42A41" w:rsidRDefault="00F42A41" w:rsidP="00C21719">
      <w:pPr>
        <w:spacing w:after="0" w:line="360" w:lineRule="auto"/>
        <w:jc w:val="both"/>
        <w:rPr>
          <w:rFonts w:ascii="Times New Roman" w:hAnsi="Times New Roman" w:cs="Times New Roman"/>
          <w:sz w:val="32"/>
          <w:szCs w:val="32"/>
        </w:rPr>
      </w:pPr>
    </w:p>
    <w:p w14:paraId="71C33137" w14:textId="77777777" w:rsidR="004A1C75" w:rsidRPr="008165FD" w:rsidRDefault="004A1C75" w:rsidP="00C21719">
      <w:pPr>
        <w:spacing w:after="0" w:line="360" w:lineRule="auto"/>
        <w:jc w:val="both"/>
        <w:rPr>
          <w:rFonts w:ascii="Times New Roman" w:hAnsi="Times New Roman" w:cs="Times New Roman"/>
          <w:sz w:val="32"/>
          <w:szCs w:val="32"/>
        </w:rPr>
      </w:pPr>
    </w:p>
    <w:p w14:paraId="12E6D15A" w14:textId="77777777" w:rsidR="001B3656" w:rsidRPr="00321E8A" w:rsidRDefault="001B3656" w:rsidP="001B3656">
      <w:pPr>
        <w:pStyle w:val="Heading2"/>
        <w:spacing w:line="480" w:lineRule="auto"/>
        <w:jc w:val="both"/>
        <w:rPr>
          <w:sz w:val="32"/>
          <w:szCs w:val="28"/>
        </w:rPr>
      </w:pPr>
      <w:bookmarkStart w:id="31" w:name="_Toc75864015"/>
      <w:bookmarkStart w:id="32" w:name="_Toc75873118"/>
      <w:r w:rsidRPr="00321E8A">
        <w:rPr>
          <w:sz w:val="32"/>
          <w:szCs w:val="28"/>
        </w:rPr>
        <w:lastRenderedPageBreak/>
        <w:t>1.6 Summary of Chapter</w:t>
      </w:r>
      <w:bookmarkEnd w:id="31"/>
      <w:bookmarkEnd w:id="32"/>
      <w:r w:rsidRPr="00321E8A">
        <w:rPr>
          <w:sz w:val="32"/>
          <w:szCs w:val="28"/>
        </w:rPr>
        <w:t xml:space="preserve">       </w:t>
      </w:r>
    </w:p>
    <w:p w14:paraId="3BFA31DA" w14:textId="77777777" w:rsidR="001B3656" w:rsidRDefault="001B3656" w:rsidP="001B3656">
      <w:pPr>
        <w:spacing w:line="360" w:lineRule="auto"/>
        <w:jc w:val="both"/>
        <w:rPr>
          <w:rFonts w:ascii="Times New Roman" w:eastAsia="Times New Roman" w:hAnsi="Times New Roman" w:cs="Times New Roman"/>
        </w:rPr>
      </w:pPr>
    </w:p>
    <w:p w14:paraId="43448648" w14:textId="4752244B" w:rsidR="00726F19" w:rsidRDefault="001B3656" w:rsidP="00726F19">
      <w:pPr>
        <w:spacing w:line="360" w:lineRule="auto"/>
        <w:jc w:val="both"/>
        <w:rPr>
          <w:rFonts w:ascii="Times New Roman" w:hAnsi="Times New Roman" w:cs="Times New Roman"/>
        </w:rPr>
      </w:pPr>
      <w:r w:rsidRPr="00C576B9">
        <w:rPr>
          <w:rFonts w:ascii="Times New Roman" w:eastAsia="Times New Roman" w:hAnsi="Times New Roman" w:cs="Times New Roman"/>
        </w:rPr>
        <w:t>In this chapter</w:t>
      </w:r>
      <w:r>
        <w:rPr>
          <w:rFonts w:ascii="Times New Roman" w:eastAsia="Times New Roman" w:hAnsi="Times New Roman" w:cs="Times New Roman"/>
        </w:rPr>
        <w:t>, a discussion to introduction of</w:t>
      </w:r>
      <w:r w:rsidRPr="00C576B9">
        <w:rPr>
          <w:rFonts w:ascii="Times New Roman" w:eastAsia="Times New Roman" w:hAnsi="Times New Roman" w:cs="Times New Roman"/>
        </w:rPr>
        <w:t xml:space="preserve"> </w:t>
      </w:r>
      <w:r w:rsidRPr="00C576B9">
        <w:rPr>
          <w:rFonts w:ascii="Times New Roman" w:hAnsi="Times New Roman" w:cs="Times New Roman"/>
        </w:rPr>
        <w:t>Intrusion detection</w:t>
      </w:r>
      <w:r>
        <w:rPr>
          <w:rFonts w:ascii="Times New Roman" w:hAnsi="Times New Roman" w:cs="Times New Roman"/>
        </w:rPr>
        <w:t xml:space="preserve"> is done. It</w:t>
      </w:r>
      <w:r w:rsidRPr="00C576B9">
        <w:rPr>
          <w:rFonts w:ascii="Times New Roman" w:hAnsi="Times New Roman" w:cs="Times New Roman"/>
        </w:rPr>
        <w:t xml:space="preserve"> is a process of detecting and preventing intrusions activity on any network or system. The intrusion detection system is of five types NIDS, HIDS, Hybrid IDS, Protocol IDS, Application protocol IDS. There are two types of detection methods of IDS signature-based and anomaly-based detection. Signature-based detection can detect only pre-known attacks in the database while an anomaly-based intrusion detection system is capable of handling the unknown attacks on basis of information or trend learn from the huge network attacks log data. Due to continuous growth in network devices, IoT, cloud computing data files, and information security a primary</w:t>
      </w:r>
      <w:r>
        <w:rPr>
          <w:rFonts w:ascii="Times New Roman" w:hAnsi="Times New Roman" w:cs="Times New Roman"/>
        </w:rPr>
        <w:t>-</w:t>
      </w:r>
      <w:r w:rsidRPr="00C576B9">
        <w:rPr>
          <w:rFonts w:ascii="Times New Roman" w:hAnsi="Times New Roman" w:cs="Times New Roman"/>
        </w:rPr>
        <w:t xml:space="preserve">concern. In some recent reports of increasing cyber-attacks continuously as shown in </w:t>
      </w:r>
      <w:r>
        <w:rPr>
          <w:rFonts w:ascii="Times New Roman" w:hAnsi="Times New Roman" w:cs="Times New Roman"/>
        </w:rPr>
        <w:t>F</w:t>
      </w:r>
      <w:r w:rsidRPr="00C576B9">
        <w:rPr>
          <w:rFonts w:ascii="Times New Roman" w:hAnsi="Times New Roman" w:cs="Times New Roman"/>
        </w:rPr>
        <w:t xml:space="preserve">igure 1, there is a need for improvement in this field. Apart from seeing these incidents news in-class discussion with our project supervisor motivated me to give some contribution in this field. </w:t>
      </w:r>
      <w:r w:rsidRPr="00336C50">
        <w:rPr>
          <w:rFonts w:ascii="Times New Roman" w:hAnsi="Times New Roman" w:cs="Times New Roman"/>
        </w:rPr>
        <w:t>Machine Learning (ML), Deep Learning (DL), and nature-inspired approaches are</w:t>
      </w:r>
      <w:r>
        <w:rPr>
          <w:rFonts w:ascii="Times New Roman" w:hAnsi="Times New Roman" w:cs="Times New Roman"/>
        </w:rPr>
        <w:t xml:space="preserve"> </w:t>
      </w:r>
      <w:r w:rsidRPr="00336C50">
        <w:rPr>
          <w:rFonts w:ascii="Times New Roman" w:hAnsi="Times New Roman" w:cs="Times New Roman"/>
        </w:rPr>
        <w:t>applied to design and develop more e</w:t>
      </w:r>
      <w:r>
        <w:rPr>
          <w:rFonts w:ascii="Times New Roman" w:hAnsi="Times New Roman" w:cs="Times New Roman"/>
        </w:rPr>
        <w:t>ffi</w:t>
      </w:r>
      <w:r w:rsidRPr="00336C50">
        <w:rPr>
          <w:rFonts w:ascii="Times New Roman" w:hAnsi="Times New Roman" w:cs="Times New Roman"/>
        </w:rPr>
        <w:t>cient and intelligent security solutions to fight</w:t>
      </w:r>
      <w:r>
        <w:rPr>
          <w:rFonts w:ascii="Times New Roman" w:hAnsi="Times New Roman" w:cs="Times New Roman"/>
        </w:rPr>
        <w:t xml:space="preserve"> </w:t>
      </w:r>
      <w:r w:rsidRPr="00336C50">
        <w:rPr>
          <w:rFonts w:ascii="Times New Roman" w:hAnsi="Times New Roman" w:cs="Times New Roman"/>
        </w:rPr>
        <w:t>against fraudsters or attackers. Cloud computing has become popular among the business community due to its cost</w:t>
      </w:r>
      <w:r>
        <w:rPr>
          <w:rFonts w:ascii="Times New Roman" w:hAnsi="Times New Roman" w:cs="Times New Roman"/>
        </w:rPr>
        <w:t xml:space="preserve"> </w:t>
      </w:r>
      <w:r w:rsidRPr="00336C50">
        <w:rPr>
          <w:rFonts w:ascii="Times New Roman" w:hAnsi="Times New Roman" w:cs="Times New Roman"/>
        </w:rPr>
        <w:t>e</w:t>
      </w:r>
      <w:r>
        <w:rPr>
          <w:rFonts w:ascii="Times New Roman" w:hAnsi="Times New Roman" w:cs="Times New Roman"/>
        </w:rPr>
        <w:t>ffe</w:t>
      </w:r>
      <w:r w:rsidRPr="00336C50">
        <w:rPr>
          <w:rFonts w:ascii="Times New Roman" w:hAnsi="Times New Roman" w:cs="Times New Roman"/>
        </w:rPr>
        <w:t xml:space="preserve">ctiveness and other advantages. Security is also one of the paramount </w:t>
      </w:r>
      <w:r>
        <w:rPr>
          <w:rFonts w:ascii="Times New Roman" w:hAnsi="Times New Roman" w:cs="Times New Roman"/>
        </w:rPr>
        <w:t>of</w:t>
      </w:r>
      <w:r w:rsidRPr="00336C50">
        <w:rPr>
          <w:rFonts w:ascii="Times New Roman" w:hAnsi="Times New Roman" w:cs="Times New Roman"/>
        </w:rPr>
        <w:t xml:space="preserve"> the cloud</w:t>
      </w:r>
      <w:r>
        <w:rPr>
          <w:rFonts w:ascii="Times New Roman" w:hAnsi="Times New Roman" w:cs="Times New Roman"/>
        </w:rPr>
        <w:t xml:space="preserve"> </w:t>
      </w:r>
      <w:r w:rsidRPr="00336C50">
        <w:rPr>
          <w:rFonts w:ascii="Times New Roman" w:hAnsi="Times New Roman" w:cs="Times New Roman"/>
        </w:rPr>
        <w:t xml:space="preserve">environment, and hence </w:t>
      </w:r>
      <w:r>
        <w:rPr>
          <w:rFonts w:ascii="Times New Roman" w:hAnsi="Times New Roman" w:cs="Times New Roman"/>
        </w:rPr>
        <w:t>eff</w:t>
      </w:r>
      <w:r w:rsidRPr="00336C50">
        <w:rPr>
          <w:rFonts w:ascii="Times New Roman" w:hAnsi="Times New Roman" w:cs="Times New Roman"/>
        </w:rPr>
        <w:t>orts are made to propose enhanced NIDS</w:t>
      </w:r>
      <w:r>
        <w:rPr>
          <w:rFonts w:ascii="Times New Roman" w:hAnsi="Times New Roman" w:cs="Times New Roman"/>
        </w:rPr>
        <w:t>.</w:t>
      </w:r>
      <w:r w:rsidRPr="00336C50">
        <w:rPr>
          <w:rFonts w:ascii="Times New Roman" w:hAnsi="Times New Roman" w:cs="Times New Roman"/>
        </w:rPr>
        <w:t xml:space="preserve"> </w:t>
      </w:r>
      <w:r w:rsidRPr="00C576B9">
        <w:rPr>
          <w:rFonts w:ascii="Times New Roman" w:hAnsi="Times New Roman" w:cs="Times New Roman"/>
        </w:rPr>
        <w:t xml:space="preserve">My problem is to find the best minimal subset of features to get better accuracy on the classification of attacks category. For this problem some objectives are defined to achieve that are selecting relevant features subset, applying proper classification model, comparing the metric score such as accuracy precision-recall f score with that of previously done researches. To perform this work </w:t>
      </w:r>
      <w:r>
        <w:rPr>
          <w:rFonts w:ascii="Times New Roman" w:hAnsi="Times New Roman" w:cs="Times New Roman"/>
        </w:rPr>
        <w:t>CICIDS 2017</w:t>
      </w:r>
      <w:r w:rsidRPr="00C576B9">
        <w:rPr>
          <w:rFonts w:ascii="Times New Roman" w:hAnsi="Times New Roman" w:cs="Times New Roman"/>
        </w:rPr>
        <w:t xml:space="preserve"> dataset is chosen </w:t>
      </w:r>
      <w:r>
        <w:rPr>
          <w:rFonts w:ascii="Times New Roman" w:hAnsi="Times New Roman" w:cs="Times New Roman"/>
        </w:rPr>
        <w:t>for our work</w:t>
      </w:r>
      <w:r w:rsidRPr="00C576B9">
        <w:rPr>
          <w:rFonts w:ascii="Times New Roman" w:hAnsi="Times New Roman" w:cs="Times New Roman"/>
        </w:rPr>
        <w:t xml:space="preserve">s. </w:t>
      </w:r>
      <w:r>
        <w:rPr>
          <w:rFonts w:ascii="Times New Roman" w:hAnsi="Times New Roman" w:cs="Times New Roman"/>
        </w:rPr>
        <w:t xml:space="preserve">CICIDS 2017 </w:t>
      </w:r>
      <w:r w:rsidRPr="00C576B9">
        <w:rPr>
          <w:rFonts w:ascii="Times New Roman" w:hAnsi="Times New Roman" w:cs="Times New Roman"/>
        </w:rPr>
        <w:t xml:space="preserve">dataset has </w:t>
      </w:r>
      <w:r>
        <w:rPr>
          <w:rFonts w:ascii="Times New Roman" w:hAnsi="Times New Roman" w:cs="Times New Roman"/>
        </w:rPr>
        <w:t>80</w:t>
      </w:r>
      <w:r w:rsidRPr="00C576B9">
        <w:rPr>
          <w:rFonts w:ascii="Times New Roman" w:hAnsi="Times New Roman" w:cs="Times New Roman"/>
        </w:rPr>
        <w:t xml:space="preserve"> features and </w:t>
      </w:r>
      <w:r>
        <w:rPr>
          <w:rFonts w:ascii="Times New Roman" w:hAnsi="Times New Roman" w:cs="Times New Roman"/>
        </w:rPr>
        <w:t>12</w:t>
      </w:r>
      <w:r w:rsidRPr="00C576B9">
        <w:rPr>
          <w:rFonts w:ascii="Times New Roman" w:hAnsi="Times New Roman" w:cs="Times New Roman"/>
        </w:rPr>
        <w:t xml:space="preserve"> types of attacks mainly listed into </w:t>
      </w:r>
      <w:r>
        <w:rPr>
          <w:rFonts w:ascii="Times New Roman" w:hAnsi="Times New Roman" w:cs="Times New Roman"/>
        </w:rPr>
        <w:t>7</w:t>
      </w:r>
      <w:r w:rsidRPr="00C576B9">
        <w:rPr>
          <w:rFonts w:ascii="Times New Roman" w:hAnsi="Times New Roman" w:cs="Times New Roman"/>
        </w:rPr>
        <w:t xml:space="preserve"> categories DOS, Probe,</w:t>
      </w:r>
      <w:r>
        <w:rPr>
          <w:rFonts w:ascii="Times New Roman" w:hAnsi="Times New Roman" w:cs="Times New Roman"/>
        </w:rPr>
        <w:t xml:space="preserve"> DDoS, Brute force, Benign, Botnet, Web attack</w:t>
      </w:r>
      <w:r w:rsidRPr="00C576B9">
        <w:rPr>
          <w:rFonts w:ascii="Times New Roman" w:hAnsi="Times New Roman" w:cs="Times New Roman"/>
        </w:rPr>
        <w:t xml:space="preserve">. Each attack category has some attacks from the dataset which is properly listed in Table </w:t>
      </w:r>
      <w:r w:rsidR="00E6256A">
        <w:rPr>
          <w:rFonts w:ascii="Times New Roman" w:hAnsi="Times New Roman" w:cs="Times New Roman"/>
        </w:rPr>
        <w:t>1.</w:t>
      </w:r>
      <w:r w:rsidRPr="00C576B9">
        <w:rPr>
          <w:rFonts w:ascii="Times New Roman" w:hAnsi="Times New Roman" w:cs="Times New Roman"/>
        </w:rPr>
        <w:t xml:space="preserve"> for the </w:t>
      </w:r>
      <w:r>
        <w:rPr>
          <w:rFonts w:ascii="Times New Roman" w:hAnsi="Times New Roman" w:cs="Times New Roman"/>
        </w:rPr>
        <w:t>CICIDS dataset</w:t>
      </w:r>
      <w:r w:rsidRPr="00C576B9">
        <w:rPr>
          <w:rFonts w:ascii="Times New Roman" w:hAnsi="Times New Roman" w:cs="Times New Roman"/>
        </w:rPr>
        <w:t xml:space="preserve">. </w:t>
      </w:r>
      <w:r w:rsidRPr="00C92D72">
        <w:rPr>
          <w:rFonts w:ascii="Times New Roman" w:hAnsi="Times New Roman" w:cs="Times New Roman"/>
        </w:rPr>
        <w:t>I have discussed the relevant background knowledge required for this</w:t>
      </w:r>
      <w:r>
        <w:rPr>
          <w:rFonts w:ascii="Times New Roman" w:hAnsi="Times New Roman" w:cs="Times New Roman"/>
        </w:rPr>
        <w:t xml:space="preserve"> </w:t>
      </w:r>
      <w:r w:rsidRPr="00C92D72">
        <w:rPr>
          <w:rFonts w:ascii="Times New Roman" w:hAnsi="Times New Roman" w:cs="Times New Roman"/>
        </w:rPr>
        <w:t>dissertation, my success criteria and project requirements, how I planned to implement</w:t>
      </w:r>
      <w:r>
        <w:rPr>
          <w:rFonts w:ascii="Times New Roman" w:hAnsi="Times New Roman" w:cs="Times New Roman"/>
        </w:rPr>
        <w:t xml:space="preserve"> </w:t>
      </w:r>
      <w:r w:rsidRPr="00C92D72">
        <w:rPr>
          <w:rFonts w:ascii="Times New Roman" w:hAnsi="Times New Roman" w:cs="Times New Roman"/>
        </w:rPr>
        <w:t>the project and my starting point</w:t>
      </w:r>
      <w:bookmarkStart w:id="33" w:name="_Toc75864016"/>
      <w:r w:rsidR="00726F19">
        <w:rPr>
          <w:rFonts w:ascii="Times New Roman" w:hAnsi="Times New Roman" w:cs="Times New Roman"/>
        </w:rPr>
        <w:t>.</w:t>
      </w:r>
    </w:p>
    <w:p w14:paraId="57548E32" w14:textId="77777777" w:rsidR="00726F19" w:rsidRDefault="00726F19" w:rsidP="00726F19">
      <w:pPr>
        <w:spacing w:line="360" w:lineRule="auto"/>
        <w:jc w:val="both"/>
        <w:rPr>
          <w:rFonts w:ascii="Times New Roman" w:hAnsi="Times New Roman" w:cs="Times New Roman"/>
        </w:rPr>
      </w:pPr>
    </w:p>
    <w:p w14:paraId="673048BB" w14:textId="77777777" w:rsidR="00726F19" w:rsidRDefault="00726F19" w:rsidP="00726F19">
      <w:pPr>
        <w:spacing w:line="360" w:lineRule="auto"/>
        <w:jc w:val="both"/>
        <w:rPr>
          <w:rFonts w:ascii="Times New Roman" w:hAnsi="Times New Roman" w:cs="Times New Roman"/>
        </w:rPr>
      </w:pPr>
    </w:p>
    <w:p w14:paraId="6F8981EE" w14:textId="77777777" w:rsidR="00726F19" w:rsidRDefault="00726F19" w:rsidP="00726F19">
      <w:pPr>
        <w:spacing w:line="360" w:lineRule="auto"/>
        <w:jc w:val="both"/>
        <w:rPr>
          <w:rFonts w:ascii="Times New Roman" w:hAnsi="Times New Roman" w:cs="Times New Roman"/>
        </w:rPr>
      </w:pPr>
    </w:p>
    <w:p w14:paraId="0A82BF19" w14:textId="77777777" w:rsidR="00726F19" w:rsidRDefault="00726F19" w:rsidP="00726F19">
      <w:pPr>
        <w:spacing w:line="360" w:lineRule="auto"/>
        <w:jc w:val="both"/>
        <w:rPr>
          <w:rFonts w:ascii="Times New Roman" w:hAnsi="Times New Roman" w:cs="Times New Roman"/>
        </w:rPr>
      </w:pPr>
    </w:p>
    <w:p w14:paraId="2AC3B456" w14:textId="77777777" w:rsidR="00726F19" w:rsidRDefault="00726F19" w:rsidP="00726F19">
      <w:pPr>
        <w:spacing w:line="360" w:lineRule="auto"/>
        <w:jc w:val="both"/>
        <w:rPr>
          <w:rFonts w:ascii="Times New Roman" w:hAnsi="Times New Roman" w:cs="Times New Roman"/>
        </w:rPr>
      </w:pPr>
    </w:p>
    <w:p w14:paraId="1FC4E2A9" w14:textId="77777777" w:rsidR="00726F19" w:rsidRDefault="00726F19" w:rsidP="00726F19">
      <w:pPr>
        <w:spacing w:line="360" w:lineRule="auto"/>
        <w:jc w:val="both"/>
        <w:rPr>
          <w:rFonts w:ascii="Times New Roman" w:hAnsi="Times New Roman" w:cs="Times New Roman"/>
        </w:rPr>
      </w:pPr>
    </w:p>
    <w:p w14:paraId="4E20A364" w14:textId="30EA18C4" w:rsidR="003F2EC2" w:rsidRPr="00726F19" w:rsidRDefault="00144513" w:rsidP="00726F19">
      <w:pPr>
        <w:pStyle w:val="Heading1"/>
        <w:jc w:val="both"/>
        <w:rPr>
          <w:rFonts w:ascii="Times New Roman" w:hAnsi="Times New Roman" w:cs="Times New Roman"/>
          <w:sz w:val="44"/>
          <w:szCs w:val="44"/>
        </w:rPr>
      </w:pPr>
      <w:bookmarkStart w:id="34" w:name="_Toc75873119"/>
      <w:r w:rsidRPr="00726F19">
        <w:rPr>
          <w:sz w:val="56"/>
          <w:szCs w:val="56"/>
        </w:rPr>
        <w:lastRenderedPageBreak/>
        <w:t>Chapter 2</w:t>
      </w:r>
      <w:r w:rsidR="002C2139" w:rsidRPr="00726F19">
        <w:rPr>
          <w:sz w:val="56"/>
          <w:szCs w:val="56"/>
        </w:rPr>
        <w:t xml:space="preserve">: </w:t>
      </w:r>
      <w:r w:rsidR="003F2EC2" w:rsidRPr="00726F19">
        <w:rPr>
          <w:sz w:val="56"/>
          <w:szCs w:val="56"/>
        </w:rPr>
        <w:t>Literature Survey</w:t>
      </w:r>
      <w:bookmarkEnd w:id="33"/>
      <w:bookmarkEnd w:id="34"/>
    </w:p>
    <w:p w14:paraId="552913FC" w14:textId="77777777" w:rsidR="003F2EC2" w:rsidRPr="00B71735" w:rsidRDefault="008827CD" w:rsidP="00ED3D57">
      <w:pPr>
        <w:rPr>
          <w:noProof/>
          <w:lang w:eastAsia="en-IN" w:bidi="hi-IN"/>
        </w:rPr>
      </w:pPr>
      <w:r>
        <w:rPr>
          <w:noProof/>
          <w:lang w:eastAsia="en-IN" w:bidi="hi-IN"/>
        </w:rPr>
        <w:pict w14:anchorId="55CA4402">
          <v:rect id="_x0000_i1027" style="width:0;height:1.5pt" o:hralign="center" o:hrstd="t" o:hr="t" fillcolor="#a0a0a0" stroked="f"/>
        </w:pict>
      </w:r>
    </w:p>
    <w:p w14:paraId="23F09087" w14:textId="77777777" w:rsidR="003F2EC2" w:rsidRDefault="003F2EC2" w:rsidP="003F2EC2">
      <w:pPr>
        <w:keepNext/>
        <w:rPr>
          <w:rFonts w:ascii="Times New Roman" w:hAnsi="Times New Roman" w:cs="Times New Roman"/>
          <w:noProof/>
          <w:lang w:eastAsia="en-IN" w:bidi="hi-IN"/>
        </w:rPr>
      </w:pPr>
    </w:p>
    <w:p w14:paraId="5EE546AF" w14:textId="77777777" w:rsidR="003F2EC2" w:rsidRPr="00BC3AE3" w:rsidRDefault="003F2EC2" w:rsidP="00CD14DE">
      <w:pPr>
        <w:pStyle w:val="ListParagraph"/>
        <w:numPr>
          <w:ilvl w:val="0"/>
          <w:numId w:val="14"/>
        </w:numPr>
        <w:spacing w:after="0" w:line="360" w:lineRule="auto"/>
        <w:jc w:val="both"/>
        <w:rPr>
          <w:rFonts w:ascii="Times New Roman" w:hAnsi="Times New Roman" w:cs="Times New Roman"/>
          <w:b/>
          <w:vanish/>
          <w:sz w:val="28"/>
          <w:szCs w:val="28"/>
        </w:rPr>
      </w:pPr>
    </w:p>
    <w:p w14:paraId="1CD597E5" w14:textId="77777777" w:rsidR="003F2EC2" w:rsidRPr="00BC3AE3" w:rsidRDefault="003F2EC2" w:rsidP="00CD14DE">
      <w:pPr>
        <w:pStyle w:val="ListParagraph"/>
        <w:numPr>
          <w:ilvl w:val="0"/>
          <w:numId w:val="14"/>
        </w:numPr>
        <w:spacing w:after="0" w:line="360" w:lineRule="auto"/>
        <w:jc w:val="both"/>
        <w:rPr>
          <w:rFonts w:ascii="Times New Roman" w:hAnsi="Times New Roman" w:cs="Times New Roman"/>
          <w:b/>
          <w:vanish/>
          <w:sz w:val="28"/>
          <w:szCs w:val="28"/>
        </w:rPr>
      </w:pPr>
    </w:p>
    <w:p w14:paraId="749C824C" w14:textId="3A11D90D" w:rsidR="003F2EC2" w:rsidRPr="00321E8A" w:rsidRDefault="008165FD" w:rsidP="00321E8A">
      <w:pPr>
        <w:pStyle w:val="Heading2"/>
        <w:spacing w:line="480" w:lineRule="auto"/>
        <w:jc w:val="both"/>
        <w:rPr>
          <w:sz w:val="32"/>
          <w:szCs w:val="28"/>
        </w:rPr>
      </w:pPr>
      <w:bookmarkStart w:id="35" w:name="_Toc75864017"/>
      <w:bookmarkStart w:id="36" w:name="_Toc75873120"/>
      <w:r w:rsidRPr="00321E8A">
        <w:rPr>
          <w:sz w:val="32"/>
          <w:szCs w:val="28"/>
        </w:rPr>
        <w:t xml:space="preserve">2.1 </w:t>
      </w:r>
      <w:r w:rsidR="003F2EC2" w:rsidRPr="00321E8A">
        <w:rPr>
          <w:sz w:val="32"/>
          <w:szCs w:val="28"/>
        </w:rPr>
        <w:t>Related Tools &amp; Technologies</w:t>
      </w:r>
      <w:bookmarkEnd w:id="35"/>
      <w:bookmarkEnd w:id="36"/>
    </w:p>
    <w:p w14:paraId="333F8F80" w14:textId="77777777" w:rsidR="003F2EC2" w:rsidRPr="00BD06F1" w:rsidRDefault="003F2EC2" w:rsidP="003F2EC2">
      <w:pPr>
        <w:pStyle w:val="ListParagraph"/>
        <w:spacing w:line="360" w:lineRule="auto"/>
        <w:ind w:left="375"/>
        <w:jc w:val="both"/>
        <w:rPr>
          <w:rFonts w:ascii="Times New Roman" w:eastAsia="Times New Roman" w:hAnsi="Times New Roman" w:cs="Times New Roman"/>
        </w:rPr>
      </w:pPr>
      <w:r w:rsidRPr="00BD06F1">
        <w:rPr>
          <w:rFonts w:ascii="Times New Roman" w:eastAsia="Times New Roman" w:hAnsi="Times New Roman" w:cs="Times New Roman"/>
        </w:rPr>
        <w:t>Technology and tools used for this study are:</w:t>
      </w:r>
    </w:p>
    <w:p w14:paraId="2870FEF0"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11F10413" w14:textId="6F6152DF" w:rsidR="003F2EC2"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3.8.5: </w:t>
      </w:r>
      <w:r w:rsidRPr="00BD06F1">
        <w:rPr>
          <w:rFonts w:ascii="Times New Roman" w:eastAsia="Times New Roman" w:hAnsi="Times New Roman" w:cs="Times New Roman"/>
        </w:rPr>
        <w:t>Python is one of the most powerful dynamic programming languages. Python is also called an interpreted scripting language.</w:t>
      </w:r>
      <w:r w:rsidR="009429BA">
        <w:rPr>
          <w:rFonts w:ascii="Times New Roman" w:eastAsia="Times New Roman" w:hAnsi="Times New Roman" w:cs="Times New Roman"/>
        </w:rPr>
        <w:t xml:space="preserve"> </w:t>
      </w:r>
      <w:r w:rsidRPr="00BD06F1">
        <w:rPr>
          <w:rFonts w:ascii="Times New Roman" w:eastAsia="Times New Roman" w:hAnsi="Times New Roman" w:cs="Times New Roman"/>
        </w:rPr>
        <w:t>The programming language in our implementation of machine learning algorithms is python’s 3.8.5 version.</w:t>
      </w:r>
    </w:p>
    <w:p w14:paraId="6635F9EF"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FC22608" w14:textId="4B9FB8D4" w:rsidR="003F2EC2" w:rsidRPr="00BD06F1"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sidRPr="00BD06F1">
        <w:rPr>
          <w:rFonts w:ascii="Times New Roman" w:eastAsia="Times New Roman" w:hAnsi="Times New Roman" w:cs="Times New Roman"/>
          <w:b/>
          <w:bCs/>
          <w:sz w:val="24"/>
          <w:szCs w:val="24"/>
        </w:rPr>
        <w:t xml:space="preserve">Anaconda Software:  </w:t>
      </w:r>
      <w:r w:rsidRPr="00BD06F1">
        <w:rPr>
          <w:rFonts w:ascii="Times New Roman" w:eastAsia="Times New Roman" w:hAnsi="Times New Roman" w:cs="Times New Roman"/>
        </w:rPr>
        <w:t>Anaconda is software used for machine learning, deep learning, data science for python and R programming languages. It has a collection of individual software packages named Jupyter</w:t>
      </w:r>
      <w:r w:rsidR="009429BA">
        <w:rPr>
          <w:rFonts w:ascii="Times New Roman" w:eastAsia="Times New Roman" w:hAnsi="Times New Roman" w:cs="Times New Roman"/>
        </w:rPr>
        <w:t xml:space="preserve"> Notebook</w:t>
      </w:r>
      <w:r w:rsidRPr="00BD06F1">
        <w:rPr>
          <w:rFonts w:ascii="Times New Roman" w:eastAsia="Times New Roman" w:hAnsi="Times New Roman" w:cs="Times New Roman"/>
        </w:rPr>
        <w:t xml:space="preserve">, Spyder, Anaconda navigator, etc. </w:t>
      </w:r>
    </w:p>
    <w:p w14:paraId="1639E371"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45D7140F" w14:textId="0E70D55C" w:rsidR="003F2EC2" w:rsidRPr="00BD06F1"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Jupyter Notebook: </w:t>
      </w:r>
      <w:r w:rsidRPr="00BD06F1">
        <w:rPr>
          <w:rFonts w:ascii="Times New Roman" w:eastAsia="Times New Roman" w:hAnsi="Times New Roman" w:cs="Times New Roman"/>
        </w:rPr>
        <w:t>Jupyter Notebook is an open-source software also known as a python notebook included in Anaconda software which is capable of creating python notebooks mostly used for data science machine learning, deep learning. Jupyter notebook has filed with the extension</w:t>
      </w:r>
      <w:r w:rsidR="00C92D72">
        <w:rPr>
          <w:rFonts w:ascii="Times New Roman" w:eastAsia="Times New Roman" w:hAnsi="Times New Roman" w:cs="Times New Roman"/>
        </w:rPr>
        <w:t xml:space="preserve"> </w:t>
      </w:r>
      <w:r w:rsidRPr="00BD06F1">
        <w:rPr>
          <w:rFonts w:ascii="Times New Roman" w:eastAsia="Times New Roman" w:hAnsi="Times New Roman" w:cs="Times New Roman"/>
        </w:rPr>
        <w:t xml:space="preserve">“.ipynb”. </w:t>
      </w:r>
    </w:p>
    <w:p w14:paraId="67294B27"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63510DA" w14:textId="77777777" w:rsidR="003F2EC2"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Machine Learning: </w:t>
      </w:r>
      <w:r w:rsidRPr="00BD06F1">
        <w:rPr>
          <w:rFonts w:ascii="Times New Roman" w:eastAsia="Times New Roman" w:hAnsi="Times New Roman" w:cs="Times New Roman"/>
        </w:rPr>
        <w:t>Machine Learning is the field of study in which machines are trained on basis of known patterns and are made able to think like humans. Machine learning is now used up in almost all fields to reduce human intervention and a better way of prediction and analysis.</w:t>
      </w:r>
    </w:p>
    <w:p w14:paraId="2CD45470"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68B80CF9" w14:textId="77777777" w:rsidR="003F2EC2" w:rsidRPr="001D0523" w:rsidRDefault="003F2EC2" w:rsidP="00CD14DE">
      <w:pPr>
        <w:pStyle w:val="ListParagraph"/>
        <w:numPr>
          <w:ilvl w:val="0"/>
          <w:numId w:val="13"/>
        </w:numPr>
        <w:spacing w:after="200" w:line="360" w:lineRule="auto"/>
        <w:jc w:val="both"/>
        <w:rPr>
          <w:rFonts w:ascii="Times New Roman" w:eastAsia="Times New Roman" w:hAnsi="Times New Roman" w:cs="Times New Roman"/>
          <w:b/>
          <w:bCs/>
        </w:rPr>
      </w:pPr>
      <w:r>
        <w:rPr>
          <w:rFonts w:ascii="Times New Roman" w:eastAsia="Times New Roman" w:hAnsi="Times New Roman" w:cs="Times New Roman"/>
          <w:b/>
          <w:bCs/>
          <w:sz w:val="24"/>
          <w:szCs w:val="24"/>
        </w:rPr>
        <w:t>Python Libraries</w:t>
      </w:r>
      <w:r w:rsidRPr="00BD06F1">
        <w:rPr>
          <w:rFonts w:ascii="Times New Roman" w:eastAsia="Times New Roman" w:hAnsi="Times New Roman" w:cs="Times New Roman"/>
          <w:b/>
          <w:bCs/>
        </w:rPr>
        <w:t xml:space="preserve">: </w:t>
      </w:r>
      <w:r w:rsidRPr="00BD06F1">
        <w:rPr>
          <w:rFonts w:ascii="Times New Roman" w:eastAsia="Times New Roman" w:hAnsi="Times New Roman" w:cs="Times New Roman"/>
        </w:rPr>
        <w:t>Some most common python libraries used in machine learning are used such as Pandas, numpy, sci-kit learn, matplotlib, etc.</w:t>
      </w:r>
    </w:p>
    <w:p w14:paraId="77D6A6D0" w14:textId="77777777" w:rsidR="003F2EC2" w:rsidRPr="001D0523" w:rsidRDefault="003F2EC2" w:rsidP="003F2EC2">
      <w:pPr>
        <w:pStyle w:val="ListParagraph"/>
        <w:spacing w:line="360" w:lineRule="auto"/>
        <w:ind w:left="1095"/>
        <w:jc w:val="both"/>
        <w:rPr>
          <w:rFonts w:ascii="Times New Roman" w:eastAsia="Times New Roman" w:hAnsi="Times New Roman" w:cs="Times New Roman"/>
          <w:b/>
          <w:bCs/>
        </w:rPr>
      </w:pPr>
    </w:p>
    <w:p w14:paraId="00CA6B28"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707D9F17" w14:textId="59C094BF" w:rsidR="003F2EC2" w:rsidRDefault="003F2EC2" w:rsidP="003F2EC2">
      <w:pPr>
        <w:spacing w:line="360" w:lineRule="auto"/>
        <w:ind w:left="360"/>
        <w:jc w:val="both"/>
        <w:rPr>
          <w:rFonts w:ascii="Times New Roman" w:eastAsia="Times New Roman" w:hAnsi="Times New Roman" w:cs="Times New Roman"/>
          <w:sz w:val="24"/>
          <w:szCs w:val="24"/>
        </w:rPr>
      </w:pPr>
    </w:p>
    <w:p w14:paraId="4C175919" w14:textId="77777777" w:rsidR="008165FD" w:rsidRDefault="008165FD" w:rsidP="003F2EC2">
      <w:pPr>
        <w:spacing w:line="360" w:lineRule="auto"/>
        <w:ind w:left="360"/>
        <w:jc w:val="both"/>
        <w:rPr>
          <w:rFonts w:ascii="Times New Roman" w:eastAsia="Times New Roman" w:hAnsi="Times New Roman" w:cs="Times New Roman"/>
          <w:sz w:val="24"/>
          <w:szCs w:val="24"/>
        </w:rPr>
      </w:pPr>
    </w:p>
    <w:p w14:paraId="1E4D3317" w14:textId="3501FBC1" w:rsidR="003F2EC2" w:rsidRPr="00321E8A" w:rsidRDefault="008165FD" w:rsidP="00321E8A">
      <w:pPr>
        <w:pStyle w:val="Heading2"/>
        <w:spacing w:line="480" w:lineRule="auto"/>
        <w:jc w:val="both"/>
        <w:rPr>
          <w:sz w:val="32"/>
          <w:szCs w:val="28"/>
        </w:rPr>
      </w:pPr>
      <w:bookmarkStart w:id="37" w:name="_Toc75864018"/>
      <w:bookmarkStart w:id="38" w:name="_Toc75873121"/>
      <w:r w:rsidRPr="00321E8A">
        <w:rPr>
          <w:sz w:val="32"/>
          <w:szCs w:val="28"/>
        </w:rPr>
        <w:lastRenderedPageBreak/>
        <w:t xml:space="preserve">2.2 </w:t>
      </w:r>
      <w:r w:rsidR="003F2EC2" w:rsidRPr="00321E8A">
        <w:rPr>
          <w:sz w:val="32"/>
          <w:szCs w:val="28"/>
        </w:rPr>
        <w:t>Related Works</w:t>
      </w:r>
      <w:bookmarkEnd w:id="37"/>
      <w:bookmarkEnd w:id="38"/>
    </w:p>
    <w:p w14:paraId="21989035" w14:textId="74E112EC" w:rsidR="009A10EB" w:rsidRPr="009A10EB" w:rsidRDefault="00470D02" w:rsidP="009A10EB">
      <w:pPr>
        <w:spacing w:line="360" w:lineRule="auto"/>
        <w:jc w:val="both"/>
        <w:rPr>
          <w:rFonts w:ascii="Times New Roman" w:hAnsi="Times New Roman" w:cs="Times New Roman"/>
        </w:rPr>
      </w:pPr>
      <w:r w:rsidRPr="00BD06F1">
        <w:rPr>
          <w:rFonts w:ascii="Times New Roman" w:hAnsi="Times New Roman" w:cs="Times New Roman"/>
        </w:rPr>
        <w:t>In most of the previous researches, the intrusion detection systems proposed approaches to select the relevant subset of features to improve accuracy rate and reduce false alarm rate.</w:t>
      </w:r>
      <w:r w:rsidR="0012496E">
        <w:rPr>
          <w:rFonts w:ascii="Times New Roman" w:hAnsi="Times New Roman" w:cs="Times New Roman"/>
        </w:rPr>
        <w:t xml:space="preserve"> </w:t>
      </w:r>
      <w:r w:rsidR="0012496E" w:rsidRPr="0012496E">
        <w:rPr>
          <w:rFonts w:ascii="Times New Roman" w:hAnsi="Times New Roman" w:cs="Times New Roman"/>
        </w:rPr>
        <w:t>IDS attracts the attention of the scientific community as a critical instrument in computer-based systems for guaranteeing cyber security. Although many methods have been presented to improve the performance of IDS, we only include related work that comes within the ML based IDS, employs feature selection or an optimi</w:t>
      </w:r>
      <w:r w:rsidR="0012496E">
        <w:rPr>
          <w:rFonts w:ascii="Times New Roman" w:hAnsi="Times New Roman" w:cs="Times New Roman"/>
        </w:rPr>
        <w:t>z</w:t>
      </w:r>
      <w:r w:rsidR="0012496E" w:rsidRPr="0012496E">
        <w:rPr>
          <w:rFonts w:ascii="Times New Roman" w:hAnsi="Times New Roman" w:cs="Times New Roman"/>
        </w:rPr>
        <w:t>ed classifier algorithm, or focuses on hybrid techniques in this area.</w:t>
      </w:r>
    </w:p>
    <w:p w14:paraId="1C739592" w14:textId="1DB04640" w:rsidR="00AB6582" w:rsidRDefault="009A10EB" w:rsidP="009A10EB">
      <w:pPr>
        <w:tabs>
          <w:tab w:val="left" w:pos="3552"/>
        </w:tabs>
        <w:spacing w:after="0" w:line="360" w:lineRule="auto"/>
        <w:jc w:val="both"/>
        <w:rPr>
          <w:rFonts w:ascii="Times New Roman" w:hAnsi="Times New Roman" w:cs="Times New Roman"/>
          <w:bCs/>
        </w:rPr>
      </w:pPr>
      <w:r w:rsidRPr="009A10EB">
        <w:rPr>
          <w:rFonts w:ascii="Times New Roman" w:hAnsi="Times New Roman" w:cs="Times New Roman"/>
          <w:bCs/>
        </w:rPr>
        <w:t xml:space="preserve">Rafael G. Mantovani et al. </w:t>
      </w:r>
      <w:sdt>
        <w:sdtPr>
          <w:rPr>
            <w:rFonts w:ascii="Times New Roman" w:hAnsi="Times New Roman" w:cs="Times New Roman"/>
            <w:bCs/>
          </w:rPr>
          <w:id w:val="-1673171247"/>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Placeholder35 \l 1033 </w:instrText>
          </w:r>
          <w:r>
            <w:rPr>
              <w:rFonts w:ascii="Times New Roman" w:hAnsi="Times New Roman" w:cs="Times New Roman"/>
              <w:bCs/>
            </w:rPr>
            <w:fldChar w:fldCharType="separate"/>
          </w:r>
          <w:r w:rsidR="00415258" w:rsidRPr="00415258">
            <w:rPr>
              <w:rFonts w:ascii="Times New Roman" w:hAnsi="Times New Roman" w:cs="Times New Roman"/>
              <w:noProof/>
            </w:rPr>
            <w:t>[26]</w:t>
          </w:r>
          <w:r>
            <w:rPr>
              <w:rFonts w:ascii="Times New Roman" w:hAnsi="Times New Roman" w:cs="Times New Roman"/>
              <w:bCs/>
            </w:rPr>
            <w:fldChar w:fldCharType="end"/>
          </w:r>
        </w:sdtContent>
      </w:sdt>
      <w:r w:rsidRPr="009A10EB">
        <w:rPr>
          <w:rFonts w:ascii="Times New Roman" w:hAnsi="Times New Roman" w:cs="Times New Roman"/>
          <w:bCs/>
        </w:rPr>
        <w:t xml:space="preserve"> investigated the approaches of random search and grid search. They wanted to fine-tune the Support Vector Machine classifier's (SVM) hyper</w:t>
      </w:r>
      <w:r>
        <w:rPr>
          <w:rFonts w:ascii="Times New Roman" w:hAnsi="Times New Roman" w:cs="Times New Roman"/>
          <w:bCs/>
        </w:rPr>
        <w:t>-</w:t>
      </w:r>
      <w:r w:rsidRPr="009A10EB">
        <w:rPr>
          <w:rFonts w:ascii="Times New Roman" w:hAnsi="Times New Roman" w:cs="Times New Roman"/>
          <w:bCs/>
        </w:rPr>
        <w:t>parameters. They used a large - scale dataset to conduct their experiment, and then compared the performance of Randomi</w:t>
      </w:r>
      <w:r>
        <w:rPr>
          <w:rFonts w:ascii="Times New Roman" w:hAnsi="Times New Roman" w:cs="Times New Roman"/>
          <w:bCs/>
        </w:rPr>
        <w:t>z</w:t>
      </w:r>
      <w:r w:rsidRPr="009A10EB">
        <w:rPr>
          <w:rFonts w:ascii="Times New Roman" w:hAnsi="Times New Roman" w:cs="Times New Roman"/>
          <w:bCs/>
        </w:rPr>
        <w:t>ed Search with four other methods: Ant Colony Optimization, Evolutionary Algorithms, Grid Search Method, and Estimation of Distributed Algorithm. The results of this study show that the predictive power of the SVM classifier combined with Random Search is comparable to the other four methods employed, with the benefit of the model's cheap computing cost.</w:t>
      </w:r>
      <w:r w:rsidR="00AB6582">
        <w:rPr>
          <w:rFonts w:ascii="Times New Roman" w:hAnsi="Times New Roman" w:cs="Times New Roman"/>
          <w:bCs/>
        </w:rPr>
        <w:tab/>
      </w:r>
    </w:p>
    <w:p w14:paraId="704C7068" w14:textId="3F8132E1" w:rsidR="00AB6582" w:rsidRDefault="00AB6582" w:rsidP="00AB6582">
      <w:pPr>
        <w:tabs>
          <w:tab w:val="left" w:pos="3552"/>
        </w:tabs>
        <w:spacing w:after="0" w:line="480" w:lineRule="auto"/>
        <w:jc w:val="both"/>
        <w:rPr>
          <w:rFonts w:ascii="Times New Roman" w:hAnsi="Times New Roman" w:cs="Times New Roman"/>
          <w:bCs/>
        </w:rPr>
      </w:pPr>
    </w:p>
    <w:p w14:paraId="481095D1" w14:textId="611F2641" w:rsidR="00AB6582" w:rsidRDefault="009A10EB" w:rsidP="009A10EB">
      <w:pPr>
        <w:tabs>
          <w:tab w:val="left" w:pos="3552"/>
        </w:tabs>
        <w:spacing w:after="0" w:line="360" w:lineRule="auto"/>
        <w:jc w:val="both"/>
        <w:rPr>
          <w:rFonts w:ascii="Times New Roman" w:hAnsi="Times New Roman" w:cs="Times New Roman"/>
          <w:bCs/>
        </w:rPr>
      </w:pPr>
      <w:r w:rsidRPr="009A10EB">
        <w:rPr>
          <w:rFonts w:ascii="Times New Roman" w:hAnsi="Times New Roman" w:cs="Times New Roman"/>
          <w:bCs/>
        </w:rPr>
        <w:t xml:space="preserve">Ahlam Alrehili and Kholood Albalawi </w:t>
      </w:r>
      <w:sdt>
        <w:sdtPr>
          <w:rPr>
            <w:rFonts w:ascii="Times New Roman" w:hAnsi="Times New Roman" w:cs="Times New Roman"/>
            <w:bCs/>
          </w:rPr>
          <w:id w:val="-918480413"/>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Placeholder36 \l 1033 </w:instrText>
          </w:r>
          <w:r>
            <w:rPr>
              <w:rFonts w:ascii="Times New Roman" w:hAnsi="Times New Roman" w:cs="Times New Roman"/>
              <w:bCs/>
            </w:rPr>
            <w:fldChar w:fldCharType="separate"/>
          </w:r>
          <w:r w:rsidR="00415258" w:rsidRPr="00415258">
            <w:rPr>
              <w:rFonts w:ascii="Times New Roman" w:hAnsi="Times New Roman" w:cs="Times New Roman"/>
              <w:noProof/>
            </w:rPr>
            <w:t>[27]</w:t>
          </w:r>
          <w:r>
            <w:rPr>
              <w:rFonts w:ascii="Times New Roman" w:hAnsi="Times New Roman" w:cs="Times New Roman"/>
              <w:bCs/>
            </w:rPr>
            <w:fldChar w:fldCharType="end"/>
          </w:r>
        </w:sdtContent>
      </w:sdt>
      <w:r>
        <w:rPr>
          <w:rFonts w:ascii="Times New Roman" w:hAnsi="Times New Roman" w:cs="Times New Roman"/>
          <w:bCs/>
        </w:rPr>
        <w:t xml:space="preserve"> </w:t>
      </w:r>
      <w:r w:rsidRPr="009A10EB">
        <w:rPr>
          <w:rFonts w:ascii="Times New Roman" w:hAnsi="Times New Roman" w:cs="Times New Roman"/>
          <w:bCs/>
        </w:rPr>
        <w:t>conducted an ensemble-based customer review sentiment analysis in 2019.</w:t>
      </w:r>
      <w:r>
        <w:rPr>
          <w:rFonts w:ascii="Times New Roman" w:hAnsi="Times New Roman" w:cs="Times New Roman"/>
          <w:bCs/>
        </w:rPr>
        <w:t xml:space="preserve"> </w:t>
      </w:r>
      <w:r w:rsidRPr="009A10EB">
        <w:rPr>
          <w:rFonts w:ascii="Times New Roman" w:hAnsi="Times New Roman" w:cs="Times New Roman"/>
          <w:bCs/>
        </w:rPr>
        <w:t>The suggested technique combined five classifiers: Random Forest, Naive Bayes, SVM, bagging, and boosting, into a voting system. The authors run six distinct scenarios to compare the proposed model's results against five other classifiers. They remove stop words from unigrams (with and without stop words), bigrams (with and without stop words), and trigrams. The Random Forest classifier has the greatest accuracy of 89.87 percent out of all of them.</w:t>
      </w:r>
    </w:p>
    <w:p w14:paraId="34F9844E" w14:textId="63558451" w:rsidR="009A10EB" w:rsidRDefault="009A10EB" w:rsidP="009A10EB">
      <w:pPr>
        <w:tabs>
          <w:tab w:val="left" w:pos="3552"/>
        </w:tabs>
        <w:spacing w:after="0" w:line="360" w:lineRule="auto"/>
        <w:jc w:val="both"/>
        <w:rPr>
          <w:rFonts w:ascii="Times New Roman" w:hAnsi="Times New Roman" w:cs="Times New Roman"/>
          <w:bCs/>
        </w:rPr>
      </w:pPr>
    </w:p>
    <w:p w14:paraId="62C20B6A" w14:textId="5B63D659" w:rsidR="009A10EB" w:rsidRDefault="00F21542" w:rsidP="00F21542">
      <w:pPr>
        <w:tabs>
          <w:tab w:val="left" w:pos="3552"/>
        </w:tabs>
        <w:spacing w:after="0" w:line="360" w:lineRule="auto"/>
        <w:jc w:val="both"/>
        <w:rPr>
          <w:rFonts w:ascii="Times New Roman" w:hAnsi="Times New Roman" w:cs="Times New Roman"/>
          <w:bCs/>
        </w:rPr>
      </w:pPr>
      <w:r w:rsidRPr="00F21542">
        <w:rPr>
          <w:rFonts w:ascii="Times New Roman" w:hAnsi="Times New Roman" w:cs="Times New Roman"/>
          <w:bCs/>
        </w:rPr>
        <w:t>In each file of the CICIDS2017 dataset that contains a DDoS attack, SMOTE was used to improve the sensitivity of the arrangement for minority classes. By using SMOTE with a minority oversampling class of 200 percent, the researchers were able to raise the number of minority class occurrences (DDoS) in training data from 29285 to 87855. The AdaBoost classifier was used to determine the performance metrics of the training data, along with other feature selection methods such as PCA and EFS</w:t>
      </w:r>
      <w:r>
        <w:rPr>
          <w:rFonts w:ascii="Times New Roman" w:hAnsi="Times New Roman" w:cs="Times New Roman"/>
          <w:bCs/>
        </w:rPr>
        <w:t xml:space="preserve"> </w:t>
      </w:r>
      <w:sdt>
        <w:sdtPr>
          <w:rPr>
            <w:rFonts w:ascii="Times New Roman" w:hAnsi="Times New Roman" w:cs="Times New Roman"/>
            <w:bCs/>
          </w:rPr>
          <w:id w:val="-1168246852"/>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Placeholder37 \l 1033 </w:instrText>
          </w:r>
          <w:r>
            <w:rPr>
              <w:rFonts w:ascii="Times New Roman" w:hAnsi="Times New Roman" w:cs="Times New Roman"/>
              <w:bCs/>
            </w:rPr>
            <w:fldChar w:fldCharType="separate"/>
          </w:r>
          <w:r w:rsidR="00415258" w:rsidRPr="00415258">
            <w:rPr>
              <w:rFonts w:ascii="Times New Roman" w:hAnsi="Times New Roman" w:cs="Times New Roman"/>
              <w:noProof/>
            </w:rPr>
            <w:t>[28]</w:t>
          </w:r>
          <w:r>
            <w:rPr>
              <w:rFonts w:ascii="Times New Roman" w:hAnsi="Times New Roman" w:cs="Times New Roman"/>
              <w:bCs/>
            </w:rPr>
            <w:fldChar w:fldCharType="end"/>
          </w:r>
        </w:sdtContent>
      </w:sdt>
      <w:r w:rsidRPr="00F21542">
        <w:rPr>
          <w:rFonts w:ascii="Times New Roman" w:hAnsi="Times New Roman" w:cs="Times New Roman"/>
          <w:bCs/>
        </w:rPr>
        <w:t>. With an accuracy of 81.83 percent, precision of 81.83 percent, recall of 1, and F1 Score of 90.01 percent, the results show that their suggested approach exceeds prior literature.</w:t>
      </w:r>
    </w:p>
    <w:p w14:paraId="39313770" w14:textId="30288F84" w:rsidR="00F21542" w:rsidRDefault="00F21542" w:rsidP="00F21542">
      <w:pPr>
        <w:tabs>
          <w:tab w:val="left" w:pos="3552"/>
        </w:tabs>
        <w:spacing w:after="0" w:line="360" w:lineRule="auto"/>
        <w:jc w:val="both"/>
        <w:rPr>
          <w:rFonts w:ascii="Times New Roman" w:hAnsi="Times New Roman" w:cs="Times New Roman"/>
          <w:bCs/>
        </w:rPr>
      </w:pPr>
    </w:p>
    <w:p w14:paraId="1F168DE7" w14:textId="2F45C64A" w:rsidR="00F21542" w:rsidRDefault="00FD35CF" w:rsidP="00F21542">
      <w:pPr>
        <w:tabs>
          <w:tab w:val="left" w:pos="3552"/>
        </w:tabs>
        <w:spacing w:after="0" w:line="360" w:lineRule="auto"/>
        <w:jc w:val="both"/>
        <w:rPr>
          <w:rFonts w:ascii="Times New Roman" w:hAnsi="Times New Roman" w:cs="Times New Roman"/>
          <w:bCs/>
        </w:rPr>
      </w:pPr>
      <w:r w:rsidRPr="00FD35CF">
        <w:rPr>
          <w:rFonts w:ascii="Times New Roman" w:hAnsi="Times New Roman" w:cs="Times New Roman"/>
          <w:bCs/>
        </w:rPr>
        <w:t>To manage the unbalanced distribution of minority class instances in the CICIDS2017 dataset, a uniform distribution</w:t>
      </w:r>
      <w:r>
        <w:rPr>
          <w:rFonts w:ascii="Times New Roman" w:hAnsi="Times New Roman" w:cs="Times New Roman"/>
          <w:bCs/>
        </w:rPr>
        <w:t>-</w:t>
      </w:r>
      <w:r w:rsidRPr="00FD35CF">
        <w:rPr>
          <w:rFonts w:ascii="Times New Roman" w:hAnsi="Times New Roman" w:cs="Times New Roman"/>
          <w:bCs/>
        </w:rPr>
        <w:t>based balancing (UDBB) technique was developed</w:t>
      </w:r>
      <w:r>
        <w:rPr>
          <w:rFonts w:ascii="Times New Roman" w:hAnsi="Times New Roman" w:cs="Times New Roman"/>
          <w:bCs/>
        </w:rPr>
        <w:t xml:space="preserve"> </w:t>
      </w:r>
      <w:sdt>
        <w:sdtPr>
          <w:rPr>
            <w:rFonts w:ascii="Times New Roman" w:hAnsi="Times New Roman" w:cs="Times New Roman"/>
            <w:bCs/>
          </w:rPr>
          <w:id w:val="1317913585"/>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Placeholder38 \l 1033 </w:instrText>
          </w:r>
          <w:r>
            <w:rPr>
              <w:rFonts w:ascii="Times New Roman" w:hAnsi="Times New Roman" w:cs="Times New Roman"/>
              <w:bCs/>
            </w:rPr>
            <w:fldChar w:fldCharType="separate"/>
          </w:r>
          <w:r w:rsidR="00415258" w:rsidRPr="00415258">
            <w:rPr>
              <w:rFonts w:ascii="Times New Roman" w:hAnsi="Times New Roman" w:cs="Times New Roman"/>
              <w:noProof/>
            </w:rPr>
            <w:t>[29]</w:t>
          </w:r>
          <w:r>
            <w:rPr>
              <w:rFonts w:ascii="Times New Roman" w:hAnsi="Times New Roman" w:cs="Times New Roman"/>
              <w:bCs/>
            </w:rPr>
            <w:fldChar w:fldCharType="end"/>
          </w:r>
        </w:sdtContent>
      </w:sdt>
      <w:r w:rsidRPr="00FD35CF">
        <w:rPr>
          <w:rFonts w:ascii="Times New Roman" w:hAnsi="Times New Roman" w:cs="Times New Roman"/>
          <w:bCs/>
        </w:rPr>
        <w:t xml:space="preserve">. The researchers consolidated all of the data files from the Monday CICIDS2017 dataset into a single file. Their research contrasts the imbalanced scenario (with CICIDS2017's original distribution) to the balanced case (with CICIDS2017's original distribution) (after applying the uniform distribution-based balancing </w:t>
      </w:r>
      <w:r w:rsidRPr="00FD35CF">
        <w:rPr>
          <w:rFonts w:ascii="Times New Roman" w:hAnsi="Times New Roman" w:cs="Times New Roman"/>
          <w:bCs/>
        </w:rPr>
        <w:lastRenderedPageBreak/>
        <w:t>approach). Random Forest, Bayesian Network, LDA, and QDA classifiers with 10 features were used to compute training data performance measures.</w:t>
      </w:r>
      <w:r>
        <w:rPr>
          <w:rFonts w:ascii="Times New Roman" w:hAnsi="Times New Roman" w:cs="Times New Roman"/>
          <w:bCs/>
        </w:rPr>
        <w:t xml:space="preserve"> </w:t>
      </w:r>
      <w:r w:rsidRPr="00FD35CF">
        <w:rPr>
          <w:rFonts w:ascii="Times New Roman" w:hAnsi="Times New Roman" w:cs="Times New Roman"/>
          <w:bCs/>
        </w:rPr>
        <w:t>The accuracy of RF, NB, LDA, and QDA after using UDBB was 98.8 percent, 97.6 percent, 95.7 percent, and 98.9 percent, respectively. RF, NB, LDA, and QDA haves F measures as 98.8 percent, 97.7 percent, 95.7 percent, and 99.0 percent, respectively.</w:t>
      </w:r>
    </w:p>
    <w:p w14:paraId="7834FDBD" w14:textId="5337A0D8" w:rsidR="00FD35CF" w:rsidRDefault="00FD35CF" w:rsidP="00F21542">
      <w:pPr>
        <w:tabs>
          <w:tab w:val="left" w:pos="3552"/>
        </w:tabs>
        <w:spacing w:after="0" w:line="360" w:lineRule="auto"/>
        <w:jc w:val="both"/>
        <w:rPr>
          <w:rFonts w:ascii="Times New Roman" w:hAnsi="Times New Roman" w:cs="Times New Roman"/>
          <w:bCs/>
        </w:rPr>
      </w:pPr>
    </w:p>
    <w:p w14:paraId="18225863" w14:textId="4B7AA3FB" w:rsidR="006159DB" w:rsidRDefault="00D629C2" w:rsidP="00F21542">
      <w:pPr>
        <w:tabs>
          <w:tab w:val="left" w:pos="3552"/>
        </w:tabs>
        <w:spacing w:after="0" w:line="360" w:lineRule="auto"/>
        <w:jc w:val="both"/>
        <w:rPr>
          <w:rFonts w:ascii="Times New Roman" w:hAnsi="Times New Roman" w:cs="Times New Roman"/>
          <w:bCs/>
        </w:rPr>
      </w:pPr>
      <w:r w:rsidRPr="00D629C2">
        <w:rPr>
          <w:rFonts w:ascii="Times New Roman" w:hAnsi="Times New Roman" w:cs="Times New Roman"/>
          <w:bCs/>
        </w:rPr>
        <w:t xml:space="preserve">A review of network intrusion detection system methods, types, and technologies, as well as their benefits and drawbacks, was done by Khraisat et al. </w:t>
      </w:r>
      <w:sdt>
        <w:sdtPr>
          <w:rPr>
            <w:rFonts w:ascii="Times New Roman" w:hAnsi="Times New Roman" w:cs="Times New Roman"/>
            <w:bCs/>
          </w:rPr>
          <w:id w:val="785314364"/>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Placeholder51 \l 1033 </w:instrText>
          </w:r>
          <w:r>
            <w:rPr>
              <w:rFonts w:ascii="Times New Roman" w:hAnsi="Times New Roman" w:cs="Times New Roman"/>
              <w:bCs/>
            </w:rPr>
            <w:fldChar w:fldCharType="separate"/>
          </w:r>
          <w:r w:rsidR="00415258" w:rsidRPr="00415258">
            <w:rPr>
              <w:rFonts w:ascii="Times New Roman" w:hAnsi="Times New Roman" w:cs="Times New Roman"/>
              <w:noProof/>
            </w:rPr>
            <w:t>[30]</w:t>
          </w:r>
          <w:r>
            <w:rPr>
              <w:rFonts w:ascii="Times New Roman" w:hAnsi="Times New Roman" w:cs="Times New Roman"/>
              <w:bCs/>
            </w:rPr>
            <w:fldChar w:fldCharType="end"/>
          </w:r>
        </w:sdtContent>
      </w:sdt>
      <w:r w:rsidRPr="00D629C2">
        <w:rPr>
          <w:rFonts w:ascii="Times New Roman" w:hAnsi="Times New Roman" w:cs="Times New Roman"/>
          <w:bCs/>
        </w:rPr>
        <w:t>. The different machine learning approaches that have been recommended for detecting zero-day attacks are shown. The recommended techniques, on the other hand, have difficulty providing information about any undiscovered new threats, are less accurate, and have a high false alarm rate. On the most common public datasets such as NSL KDD, CICIDS, and others, a comprehensive comparison of various previously known research outcomes is evaluated and compared. Recent research were summarised, and contemporary approaches for enhancing NIDS performance as a solution to NIDS difficulties were investigated. </w:t>
      </w:r>
    </w:p>
    <w:p w14:paraId="046DDA16" w14:textId="05543CDC" w:rsidR="00D629C2" w:rsidRDefault="00D629C2" w:rsidP="00F21542">
      <w:pPr>
        <w:tabs>
          <w:tab w:val="left" w:pos="3552"/>
        </w:tabs>
        <w:spacing w:after="0" w:line="360" w:lineRule="auto"/>
        <w:jc w:val="both"/>
        <w:rPr>
          <w:rFonts w:ascii="Times New Roman" w:hAnsi="Times New Roman" w:cs="Times New Roman"/>
          <w:bCs/>
        </w:rPr>
      </w:pPr>
    </w:p>
    <w:p w14:paraId="0BAF869D" w14:textId="5AD72905" w:rsidR="00D629C2" w:rsidRDefault="00D629C2" w:rsidP="00F21542">
      <w:pPr>
        <w:tabs>
          <w:tab w:val="left" w:pos="3552"/>
        </w:tabs>
        <w:spacing w:after="0" w:line="360" w:lineRule="auto"/>
        <w:jc w:val="both"/>
        <w:rPr>
          <w:rFonts w:ascii="Times New Roman" w:hAnsi="Times New Roman" w:cs="Times New Roman"/>
        </w:rPr>
      </w:pPr>
      <w:r w:rsidRPr="00D629C2">
        <w:rPr>
          <w:rFonts w:ascii="Times New Roman" w:hAnsi="Times New Roman" w:cs="Times New Roman"/>
        </w:rPr>
        <w:t xml:space="preserve">An empirical study was conducted to show that the algorithm indeed lives up to what it claims presents an FS using Genetic Algorithm with Support Vector Machine (SVM) for mining the medical dataset </w:t>
      </w:r>
      <w:sdt>
        <w:sdtPr>
          <w:rPr>
            <w:rFonts w:ascii="Times New Roman" w:hAnsi="Times New Roman" w:cs="Times New Roman"/>
          </w:rPr>
          <w:id w:val="1474092364"/>
          <w:citation/>
        </w:sdtPr>
        <w:sdtEndPr/>
        <w:sdtContent>
          <w:r>
            <w:rPr>
              <w:rFonts w:ascii="Times New Roman" w:hAnsi="Times New Roman" w:cs="Times New Roman"/>
            </w:rPr>
            <w:fldChar w:fldCharType="begin"/>
          </w:r>
          <w:r>
            <w:rPr>
              <w:rFonts w:ascii="Times New Roman" w:hAnsi="Times New Roman" w:cs="Times New Roman"/>
            </w:rPr>
            <w:instrText xml:space="preserve"> CITATION Placeholder52 \l 1033 </w:instrText>
          </w:r>
          <w:r>
            <w:rPr>
              <w:rFonts w:ascii="Times New Roman" w:hAnsi="Times New Roman" w:cs="Times New Roman"/>
            </w:rPr>
            <w:fldChar w:fldCharType="separate"/>
          </w:r>
          <w:r w:rsidR="00415258" w:rsidRPr="00415258">
            <w:rPr>
              <w:rFonts w:ascii="Times New Roman" w:hAnsi="Times New Roman" w:cs="Times New Roman"/>
              <w:noProof/>
            </w:rPr>
            <w:t>[31]</w:t>
          </w:r>
          <w:r>
            <w:rPr>
              <w:rFonts w:ascii="Times New Roman" w:hAnsi="Times New Roman" w:cs="Times New Roman"/>
            </w:rPr>
            <w:fldChar w:fldCharType="end"/>
          </w:r>
        </w:sdtContent>
      </w:sdt>
      <w:r w:rsidRPr="00D629C2">
        <w:rPr>
          <w:rFonts w:ascii="Times New Roman" w:hAnsi="Times New Roman" w:cs="Times New Roman"/>
        </w:rPr>
        <w:t xml:space="preserve">, results from the work show that models built with reduced features give a higher diagnoses rate and lower miscalculation rate. Findings from </w:t>
      </w:r>
      <w:sdt>
        <w:sdtPr>
          <w:rPr>
            <w:rFonts w:ascii="Times New Roman" w:hAnsi="Times New Roman" w:cs="Times New Roman"/>
          </w:rPr>
          <w:id w:val="-2104091363"/>
          <w:citation/>
        </w:sdtPr>
        <w:sdtEndPr/>
        <w:sdtContent>
          <w:r>
            <w:rPr>
              <w:rFonts w:ascii="Times New Roman" w:hAnsi="Times New Roman" w:cs="Times New Roman"/>
            </w:rPr>
            <w:fldChar w:fldCharType="begin"/>
          </w:r>
          <w:r>
            <w:rPr>
              <w:rFonts w:ascii="Times New Roman" w:hAnsi="Times New Roman" w:cs="Times New Roman"/>
            </w:rPr>
            <w:instrText xml:space="preserve"> CITATION Placeholder53 \l 1033 </w:instrText>
          </w:r>
          <w:r>
            <w:rPr>
              <w:rFonts w:ascii="Times New Roman" w:hAnsi="Times New Roman" w:cs="Times New Roman"/>
            </w:rPr>
            <w:fldChar w:fldCharType="separate"/>
          </w:r>
          <w:r w:rsidR="00415258" w:rsidRPr="00415258">
            <w:rPr>
              <w:rFonts w:ascii="Times New Roman" w:hAnsi="Times New Roman" w:cs="Times New Roman"/>
              <w:noProof/>
            </w:rPr>
            <w:t>[32]</w:t>
          </w:r>
          <w:r>
            <w:rPr>
              <w:rFonts w:ascii="Times New Roman" w:hAnsi="Times New Roman" w:cs="Times New Roman"/>
            </w:rPr>
            <w:fldChar w:fldCharType="end"/>
          </w:r>
        </w:sdtContent>
      </w:sdt>
      <w:r w:rsidRPr="00D629C2">
        <w:rPr>
          <w:rFonts w:ascii="Times New Roman" w:hAnsi="Times New Roman" w:cs="Times New Roman"/>
        </w:rPr>
        <w:t xml:space="preserve"> showed improvement in the performance of the proposed model by metric score values accuracy, precision, recall, f-score with reduced selected features, and understanding ability of the learning process. Empirical evaluation of the consistent feature selection measures with wrapper method shows consistency in method performing efficiently more than the wrapper method.</w:t>
      </w:r>
    </w:p>
    <w:p w14:paraId="48DD8E23" w14:textId="471E05D3" w:rsidR="00D629C2" w:rsidRDefault="00D629C2" w:rsidP="00F21542">
      <w:pPr>
        <w:tabs>
          <w:tab w:val="left" w:pos="3552"/>
        </w:tabs>
        <w:spacing w:after="0" w:line="360" w:lineRule="auto"/>
        <w:jc w:val="both"/>
        <w:rPr>
          <w:rFonts w:ascii="Times New Roman" w:hAnsi="Times New Roman" w:cs="Times New Roman"/>
        </w:rPr>
      </w:pPr>
    </w:p>
    <w:p w14:paraId="65D257CD" w14:textId="054642D5" w:rsidR="00741109" w:rsidRPr="00741109" w:rsidRDefault="00741109" w:rsidP="00741109">
      <w:pPr>
        <w:tabs>
          <w:tab w:val="left" w:pos="3552"/>
        </w:tabs>
        <w:spacing w:after="0" w:line="360" w:lineRule="auto"/>
        <w:jc w:val="both"/>
        <w:rPr>
          <w:rFonts w:ascii="Times New Roman" w:hAnsi="Times New Roman" w:cs="Times New Roman"/>
        </w:rPr>
      </w:pPr>
      <w:r w:rsidRPr="00741109">
        <w:rPr>
          <w:rFonts w:ascii="Times New Roman" w:hAnsi="Times New Roman" w:cs="Times New Roman"/>
        </w:rPr>
        <w:t xml:space="preserve">A. Alazab et al. </w:t>
      </w:r>
      <w:sdt>
        <w:sdtPr>
          <w:rPr>
            <w:rFonts w:ascii="Times New Roman" w:hAnsi="Times New Roman" w:cs="Times New Roman"/>
          </w:rPr>
          <w:id w:val="649027855"/>
          <w:citation/>
        </w:sdtPr>
        <w:sdtEndPr/>
        <w:sdtContent>
          <w:r>
            <w:rPr>
              <w:rFonts w:ascii="Times New Roman" w:hAnsi="Times New Roman" w:cs="Times New Roman"/>
            </w:rPr>
            <w:fldChar w:fldCharType="begin"/>
          </w:r>
          <w:r>
            <w:rPr>
              <w:rFonts w:ascii="Times New Roman" w:hAnsi="Times New Roman" w:cs="Times New Roman"/>
            </w:rPr>
            <w:instrText xml:space="preserve"> CITATION Placeholder55 \l 1033 </w:instrText>
          </w:r>
          <w:r>
            <w:rPr>
              <w:rFonts w:ascii="Times New Roman" w:hAnsi="Times New Roman" w:cs="Times New Roman"/>
            </w:rPr>
            <w:fldChar w:fldCharType="separate"/>
          </w:r>
          <w:r w:rsidR="00415258" w:rsidRPr="00415258">
            <w:rPr>
              <w:rFonts w:ascii="Times New Roman" w:hAnsi="Times New Roman" w:cs="Times New Roman"/>
              <w:noProof/>
            </w:rPr>
            <w:t>[33]</w:t>
          </w:r>
          <w:r>
            <w:rPr>
              <w:rFonts w:ascii="Times New Roman" w:hAnsi="Times New Roman" w:cs="Times New Roman"/>
            </w:rPr>
            <w:fldChar w:fldCharType="end"/>
          </w:r>
        </w:sdtContent>
      </w:sdt>
      <w:r w:rsidRPr="00741109">
        <w:rPr>
          <w:rFonts w:ascii="Times New Roman" w:hAnsi="Times New Roman" w:cs="Times New Roman"/>
        </w:rPr>
        <w:t xml:space="preserve"> A good intrusion detection system must hold an essential functionality to give its attacks classification results more accurate and efficient gives its classification of attacks results more accurate and efficient. The dataset that used in this experiment is NSL-KDD. In this research, the focus was to train multiple functions to achieve highly accurate results. Training and testing time of the proposed model was a concern to be addressed in their research. To address this problem, proposed a feature selection technique based on values of information gain with J48 classification, which makes it capable to detect several attack categories with high accuracy and low false alarm rate. Dataset has been divide into five parts according to the attack categories (DoS, Probe, R2L, U2R, Normal). In this experiment, the final accuracy which was achieved for attacks classification is 98.20% for Normal, 99.60% for Probe, 99.70% for R2L, 97.2% for DoS, 92.50% for U2R. Execution time that reduced from 1.73ms to 0.3ms for 41 features to 12 proposed relevant features after feature extraction.</w:t>
      </w:r>
    </w:p>
    <w:p w14:paraId="19BD47EC" w14:textId="77777777" w:rsidR="00741109" w:rsidRDefault="00741109" w:rsidP="00F21542">
      <w:pPr>
        <w:tabs>
          <w:tab w:val="left" w:pos="3552"/>
        </w:tabs>
        <w:spacing w:after="0" w:line="360" w:lineRule="auto"/>
        <w:jc w:val="both"/>
        <w:rPr>
          <w:rFonts w:ascii="Times New Roman" w:hAnsi="Times New Roman" w:cs="Times New Roman"/>
        </w:rPr>
      </w:pPr>
    </w:p>
    <w:p w14:paraId="1414B8E9" w14:textId="77777777" w:rsidR="00741109" w:rsidRDefault="00741109" w:rsidP="00D629C2">
      <w:pPr>
        <w:tabs>
          <w:tab w:val="left" w:pos="3552"/>
        </w:tabs>
        <w:spacing w:after="0" w:line="360" w:lineRule="auto"/>
        <w:jc w:val="both"/>
        <w:rPr>
          <w:rFonts w:ascii="Times New Roman" w:hAnsi="Times New Roman" w:cs="Times New Roman"/>
          <w:bCs/>
        </w:rPr>
      </w:pPr>
    </w:p>
    <w:p w14:paraId="681EB034" w14:textId="77777777" w:rsidR="00741109" w:rsidRDefault="00741109" w:rsidP="00D629C2">
      <w:pPr>
        <w:tabs>
          <w:tab w:val="left" w:pos="3552"/>
        </w:tabs>
        <w:spacing w:after="0" w:line="360" w:lineRule="auto"/>
        <w:jc w:val="both"/>
        <w:rPr>
          <w:rFonts w:ascii="Times New Roman" w:hAnsi="Times New Roman" w:cs="Times New Roman"/>
          <w:bCs/>
        </w:rPr>
      </w:pPr>
    </w:p>
    <w:p w14:paraId="19C0207E" w14:textId="182ACAE7" w:rsidR="00741109" w:rsidRDefault="00741109" w:rsidP="00741109">
      <w:pPr>
        <w:pStyle w:val="Default"/>
        <w:spacing w:line="360" w:lineRule="auto"/>
        <w:jc w:val="both"/>
        <w:rPr>
          <w:sz w:val="22"/>
          <w:szCs w:val="22"/>
        </w:rPr>
      </w:pPr>
      <w:r w:rsidRPr="00741109">
        <w:rPr>
          <w:sz w:val="22"/>
          <w:szCs w:val="22"/>
        </w:rPr>
        <w:lastRenderedPageBreak/>
        <w:t>Bahareh Abolhasanzadeh et al.</w:t>
      </w:r>
      <w:sdt>
        <w:sdtPr>
          <w:rPr>
            <w:sz w:val="22"/>
            <w:szCs w:val="22"/>
          </w:rPr>
          <w:id w:val="40569624"/>
          <w:citation/>
        </w:sdtPr>
        <w:sdtEndPr/>
        <w:sdtContent>
          <w:r>
            <w:rPr>
              <w:sz w:val="22"/>
              <w:szCs w:val="22"/>
            </w:rPr>
            <w:fldChar w:fldCharType="begin"/>
          </w:r>
          <w:r>
            <w:rPr>
              <w:sz w:val="22"/>
              <w:szCs w:val="22"/>
              <w:lang w:val="en-US"/>
            </w:rPr>
            <w:instrText xml:space="preserve"> CITATION Placeholder56 \l 1033 </w:instrText>
          </w:r>
          <w:r>
            <w:rPr>
              <w:sz w:val="22"/>
              <w:szCs w:val="22"/>
            </w:rPr>
            <w:fldChar w:fldCharType="separate"/>
          </w:r>
          <w:r w:rsidR="00415258">
            <w:rPr>
              <w:noProof/>
              <w:sz w:val="22"/>
              <w:szCs w:val="22"/>
              <w:lang w:val="en-US"/>
            </w:rPr>
            <w:t xml:space="preserve"> </w:t>
          </w:r>
          <w:r w:rsidR="00415258" w:rsidRPr="00415258">
            <w:rPr>
              <w:noProof/>
              <w:sz w:val="22"/>
              <w:szCs w:val="22"/>
              <w:lang w:val="en-US"/>
            </w:rPr>
            <w:t>[34]</w:t>
          </w:r>
          <w:r>
            <w:rPr>
              <w:sz w:val="22"/>
              <w:szCs w:val="22"/>
            </w:rPr>
            <w:fldChar w:fldCharType="end"/>
          </w:r>
        </w:sdtContent>
      </w:sdt>
      <w:r w:rsidRPr="00741109">
        <w:rPr>
          <w:sz w:val="22"/>
          <w:szCs w:val="22"/>
        </w:rPr>
        <w:t xml:space="preserve"> in this research proposed an intrusion detection system by experimenting on the NSL-KDD dataset. In this study, there are four feature selection methods are used and compared with the ANN classification algorithm are Principal Component Analysis (PCA), Factor Analysis, Kernel-PCA, and Bottleneck (Autoencoder). </w:t>
      </w:r>
    </w:p>
    <w:p w14:paraId="3C60EC65" w14:textId="77777777" w:rsidR="00741109" w:rsidRPr="00741109" w:rsidRDefault="00741109" w:rsidP="00741109">
      <w:pPr>
        <w:pStyle w:val="Default"/>
        <w:spacing w:line="360" w:lineRule="auto"/>
        <w:jc w:val="both"/>
        <w:rPr>
          <w:sz w:val="22"/>
          <w:szCs w:val="22"/>
        </w:rPr>
      </w:pPr>
    </w:p>
    <w:p w14:paraId="7AAB3459" w14:textId="21FE2B98" w:rsidR="00741109" w:rsidRPr="00741109" w:rsidRDefault="00741109" w:rsidP="00741109">
      <w:pPr>
        <w:pStyle w:val="Default"/>
        <w:spacing w:line="360" w:lineRule="auto"/>
        <w:jc w:val="both"/>
        <w:rPr>
          <w:sz w:val="22"/>
          <w:szCs w:val="22"/>
        </w:rPr>
      </w:pPr>
      <w:r w:rsidRPr="00741109">
        <w:rPr>
          <w:sz w:val="22"/>
          <w:szCs w:val="22"/>
        </w:rPr>
        <w:t xml:space="preserve">1. Principal component analysis (PCA) by name it is clear that there is an analysis of principal components. Hence, </w:t>
      </w:r>
      <w:r w:rsidR="00CF5EAD">
        <w:rPr>
          <w:sz w:val="22"/>
          <w:szCs w:val="22"/>
        </w:rPr>
        <w:t>t</w:t>
      </w:r>
      <w:r w:rsidRPr="00741109">
        <w:rPr>
          <w:sz w:val="22"/>
          <w:szCs w:val="22"/>
        </w:rPr>
        <w:t xml:space="preserve">his method is a linear feature extraction technique based on computing the combinations of the possible features that are giving the largest variance and selects that subset of features. It can be applied only to the linearly separable data. </w:t>
      </w:r>
    </w:p>
    <w:p w14:paraId="15042B7A" w14:textId="77777777" w:rsidR="00741109" w:rsidRPr="00741109" w:rsidRDefault="00741109" w:rsidP="00741109">
      <w:pPr>
        <w:pStyle w:val="Default"/>
        <w:spacing w:line="360" w:lineRule="auto"/>
        <w:jc w:val="both"/>
        <w:rPr>
          <w:sz w:val="22"/>
          <w:szCs w:val="22"/>
        </w:rPr>
      </w:pPr>
    </w:p>
    <w:p w14:paraId="3CD17B88" w14:textId="6D59A413" w:rsidR="00741109" w:rsidRPr="00741109" w:rsidRDefault="00741109" w:rsidP="00741109">
      <w:pPr>
        <w:pStyle w:val="Default"/>
        <w:spacing w:line="360" w:lineRule="auto"/>
        <w:jc w:val="both"/>
        <w:rPr>
          <w:sz w:val="22"/>
          <w:szCs w:val="22"/>
        </w:rPr>
      </w:pPr>
      <w:r w:rsidRPr="00741109">
        <w:rPr>
          <w:sz w:val="22"/>
          <w:szCs w:val="22"/>
        </w:rPr>
        <w:t xml:space="preserve">2. Kernel-PCA is another modified PCA that uses kernels to extract the optimal features. It uses PCA but to separate the decision boundaries non linearly function is used for high dimensional features dataset. </w:t>
      </w:r>
    </w:p>
    <w:p w14:paraId="1CE71912" w14:textId="77777777" w:rsidR="00741109" w:rsidRPr="00741109" w:rsidRDefault="00741109" w:rsidP="00741109">
      <w:pPr>
        <w:pStyle w:val="Default"/>
        <w:spacing w:line="360" w:lineRule="auto"/>
        <w:jc w:val="both"/>
        <w:rPr>
          <w:sz w:val="22"/>
          <w:szCs w:val="22"/>
        </w:rPr>
      </w:pPr>
    </w:p>
    <w:p w14:paraId="68B9819B" w14:textId="22F84E63" w:rsidR="00741109" w:rsidRDefault="00741109" w:rsidP="00741109">
      <w:pPr>
        <w:pStyle w:val="Default"/>
        <w:spacing w:line="360" w:lineRule="auto"/>
        <w:jc w:val="both"/>
        <w:rPr>
          <w:sz w:val="22"/>
          <w:szCs w:val="22"/>
        </w:rPr>
      </w:pPr>
      <w:r w:rsidRPr="00741109">
        <w:rPr>
          <w:sz w:val="22"/>
          <w:szCs w:val="22"/>
        </w:rPr>
        <w:t xml:space="preserve">Factor analysis is a statistics-based linear method that extracts features based on factors depending on the number of features observed. </w:t>
      </w:r>
    </w:p>
    <w:p w14:paraId="2AE3EB95" w14:textId="77777777" w:rsidR="00741109" w:rsidRPr="00741109" w:rsidRDefault="00741109" w:rsidP="00741109">
      <w:pPr>
        <w:pStyle w:val="Default"/>
        <w:spacing w:line="360" w:lineRule="auto"/>
        <w:jc w:val="both"/>
        <w:rPr>
          <w:sz w:val="22"/>
          <w:szCs w:val="22"/>
        </w:rPr>
      </w:pPr>
    </w:p>
    <w:p w14:paraId="3457E862" w14:textId="4A0A616F" w:rsidR="00741109" w:rsidRPr="00741109" w:rsidRDefault="00741109" w:rsidP="00741109">
      <w:pPr>
        <w:tabs>
          <w:tab w:val="left" w:pos="3552"/>
        </w:tabs>
        <w:spacing w:after="0" w:line="360" w:lineRule="auto"/>
        <w:jc w:val="both"/>
        <w:rPr>
          <w:rFonts w:ascii="Times New Roman" w:hAnsi="Times New Roman" w:cs="Times New Roman"/>
        </w:rPr>
      </w:pPr>
      <w:r w:rsidRPr="00741109">
        <w:rPr>
          <w:rFonts w:ascii="Times New Roman" w:hAnsi="Times New Roman" w:cs="Times New Roman"/>
        </w:rPr>
        <w:t>The subset of features extracted from the above-proposed feature extraction methods is now used for attack classification using an artificial neural network classifier. The results that came out after this experiment have an accuracy of 86.78% for PCA, 88.31% for Kernel PCA 88.53% for factor analysis feature selection algorithms. To improve this achieved accuracy an auto-encoder is used named Bottleneck autoencoder so the highest accuracy rate evaluated from this study was 91.46%.</w:t>
      </w:r>
    </w:p>
    <w:p w14:paraId="0B48C77B" w14:textId="77777777" w:rsidR="00741109" w:rsidRDefault="00741109" w:rsidP="00741109">
      <w:pPr>
        <w:tabs>
          <w:tab w:val="left" w:pos="3552"/>
        </w:tabs>
        <w:spacing w:after="0" w:line="360" w:lineRule="auto"/>
        <w:jc w:val="both"/>
        <w:rPr>
          <w:rFonts w:ascii="Times New Roman" w:hAnsi="Times New Roman" w:cs="Times New Roman"/>
          <w:bCs/>
        </w:rPr>
      </w:pPr>
    </w:p>
    <w:p w14:paraId="5BA77CE4" w14:textId="69C51570" w:rsidR="00D629C2" w:rsidRPr="00D629C2" w:rsidRDefault="00D629C2" w:rsidP="00D629C2">
      <w:pPr>
        <w:tabs>
          <w:tab w:val="left" w:pos="3552"/>
        </w:tabs>
        <w:spacing w:after="0" w:line="360" w:lineRule="auto"/>
        <w:jc w:val="both"/>
        <w:rPr>
          <w:rFonts w:ascii="Times New Roman" w:hAnsi="Times New Roman" w:cs="Times New Roman"/>
          <w:bCs/>
        </w:rPr>
      </w:pPr>
      <w:r w:rsidRPr="00D629C2">
        <w:rPr>
          <w:rFonts w:ascii="Times New Roman" w:hAnsi="Times New Roman" w:cs="Times New Roman"/>
          <w:bCs/>
        </w:rPr>
        <w:t>Omar et al.</w:t>
      </w:r>
      <w:sdt>
        <w:sdtPr>
          <w:rPr>
            <w:rFonts w:ascii="Times New Roman" w:hAnsi="Times New Roman" w:cs="Times New Roman"/>
            <w:bCs/>
          </w:rPr>
          <w:id w:val="-781421133"/>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Placeholder54 \l 1033 </w:instrText>
          </w:r>
          <w:r>
            <w:rPr>
              <w:rFonts w:ascii="Times New Roman" w:hAnsi="Times New Roman" w:cs="Times New Roman"/>
              <w:bCs/>
            </w:rPr>
            <w:fldChar w:fldCharType="separate"/>
          </w:r>
          <w:r w:rsidR="00415258">
            <w:rPr>
              <w:rFonts w:ascii="Times New Roman" w:hAnsi="Times New Roman" w:cs="Times New Roman"/>
              <w:bCs/>
              <w:noProof/>
            </w:rPr>
            <w:t xml:space="preserve"> </w:t>
          </w:r>
          <w:r w:rsidR="00415258" w:rsidRPr="00415258">
            <w:rPr>
              <w:rFonts w:ascii="Times New Roman" w:hAnsi="Times New Roman" w:cs="Times New Roman"/>
              <w:noProof/>
            </w:rPr>
            <w:t>[35]</w:t>
          </w:r>
          <w:r>
            <w:rPr>
              <w:rFonts w:ascii="Times New Roman" w:hAnsi="Times New Roman" w:cs="Times New Roman"/>
              <w:bCs/>
            </w:rPr>
            <w:fldChar w:fldCharType="end"/>
          </w:r>
        </w:sdtContent>
      </w:sdt>
      <w:r w:rsidRPr="00D629C2">
        <w:rPr>
          <w:rFonts w:ascii="Times New Roman" w:hAnsi="Times New Roman" w:cs="Times New Roman"/>
          <w:bCs/>
        </w:rPr>
        <w:t xml:space="preserve"> In this study, a hybrid intrusion detection system is proposed that uses a combination of supervised and unsupervised machine learning algorithms, such as K-means, fuzzy C-means, and gravitational search clustering algorithms, to obtain an optimal subset of features by clustering groups of features with similar importance. To improve the accuracy of the attack categorization in this work, a hybrid classifier integrating support vector machine and gravitational search method is suggested.</w:t>
      </w:r>
      <w:r w:rsidRPr="00D629C2">
        <w:rPr>
          <w:rFonts w:ascii="Times New Roman" w:hAnsi="Times New Roman" w:cs="Times New Roman"/>
        </w:rPr>
        <w:t xml:space="preserve"> As its name suggests, the gravitational search algorithm is based on the laws of gravity and motion. Using a k-1 segregator, the K-mean clustering technique divides all features into k subsets and partitions them according to their feature significance. Fuzzy c-means clustering is a type of clustering in which parts of the data are included in several clusters. This clustering technique is one of the most widely used and significant. Despite this, the total accuracy attained was poor, and further work is needed.</w:t>
      </w:r>
    </w:p>
    <w:p w14:paraId="5DC64A35" w14:textId="77777777" w:rsidR="00FD35CF" w:rsidRPr="003F2EC2" w:rsidRDefault="00FD35CF" w:rsidP="00F21542">
      <w:pPr>
        <w:tabs>
          <w:tab w:val="left" w:pos="3552"/>
        </w:tabs>
        <w:spacing w:after="0" w:line="360" w:lineRule="auto"/>
        <w:jc w:val="both"/>
        <w:rPr>
          <w:rFonts w:ascii="Times New Roman" w:hAnsi="Times New Roman" w:cs="Times New Roman"/>
          <w:bCs/>
        </w:rPr>
      </w:pPr>
    </w:p>
    <w:p w14:paraId="6CF4EDAF" w14:textId="2F45446C" w:rsidR="00C21719" w:rsidRPr="00321E8A" w:rsidRDefault="008165FD" w:rsidP="00321E8A">
      <w:pPr>
        <w:pStyle w:val="Heading2"/>
        <w:spacing w:line="480" w:lineRule="auto"/>
        <w:jc w:val="both"/>
        <w:rPr>
          <w:sz w:val="32"/>
          <w:szCs w:val="28"/>
        </w:rPr>
      </w:pPr>
      <w:bookmarkStart w:id="39" w:name="_Toc75864019"/>
      <w:bookmarkStart w:id="40" w:name="_Toc75873122"/>
      <w:r w:rsidRPr="00321E8A">
        <w:rPr>
          <w:rFonts w:cs="Times New Roman"/>
          <w:sz w:val="32"/>
          <w:szCs w:val="28"/>
        </w:rPr>
        <w:lastRenderedPageBreak/>
        <w:t xml:space="preserve">2.3 </w:t>
      </w:r>
      <w:r w:rsidR="003F2EC2" w:rsidRPr="00321E8A">
        <w:rPr>
          <w:sz w:val="32"/>
          <w:szCs w:val="28"/>
        </w:rPr>
        <w:t>Summar</w:t>
      </w:r>
      <w:r w:rsidR="00842A37" w:rsidRPr="00321E8A">
        <w:rPr>
          <w:sz w:val="32"/>
          <w:szCs w:val="28"/>
        </w:rPr>
        <w:t>y</w:t>
      </w:r>
      <w:bookmarkEnd w:id="39"/>
      <w:bookmarkEnd w:id="40"/>
    </w:p>
    <w:bookmarkEnd w:id="1"/>
    <w:p w14:paraId="3134E1C6" w14:textId="758945D5" w:rsidR="00ED3D57" w:rsidRDefault="007512C5" w:rsidP="00ED3D57">
      <w:pPr>
        <w:spacing w:line="360" w:lineRule="auto"/>
        <w:jc w:val="both"/>
        <w:rPr>
          <w:rFonts w:ascii="Times New Roman" w:hAnsi="Times New Roman" w:cs="Times New Roman"/>
          <w:sz w:val="24"/>
          <w:szCs w:val="24"/>
        </w:rPr>
      </w:pPr>
      <w:r w:rsidRPr="007512C5">
        <w:rPr>
          <w:rFonts w:ascii="Times New Roman" w:hAnsi="Times New Roman" w:cs="Times New Roman"/>
          <w:sz w:val="24"/>
          <w:szCs w:val="24"/>
        </w:rPr>
        <w:t>In this chapter, a description of some tools and technologies which are used in this work and study were done by other researchers in the field of intrusion detection system their works are discussed with the accuracy of their proposed algorithm attained and any improvement suggested. The tools and technologies used are Python 3.8.5 programming language is used for my work. Some of the famous python libraries are also used like pandas, numpy, matplotlib, sci-kit-learn, etc. Pandas library is used for reading datasets in CSV format. Numpy is used for handling numerical data in our dataset. Matplotlib is used for graphical representation of results dataset prediction and evaluation of our algorithms. Scikit-learn is one of the most famous used library modules for machine learning concepts in python sci-kit learn is used for data pre-processing and also enables us to use all classifier regression algorithms directly by importing them from the module. Several machine learning algorithms for classification are discussed in the above section are Naïve Bayes, Support vector machine, Decision tree classifier, K-nearest neighbor classifier, and random forest classifier. Many proposed works of other researches discussed with many different algorithms some of them are as in A.Alzaab</w:t>
      </w:r>
      <w:r w:rsidR="00741109">
        <w:rPr>
          <w:rFonts w:ascii="Times New Roman" w:hAnsi="Times New Roman" w:cs="Times New Roman"/>
          <w:sz w:val="24"/>
          <w:szCs w:val="24"/>
        </w:rPr>
        <w:t xml:space="preserve"> </w:t>
      </w:r>
      <w:sdt>
        <w:sdtPr>
          <w:rPr>
            <w:rFonts w:ascii="Times New Roman" w:hAnsi="Times New Roman" w:cs="Times New Roman"/>
            <w:sz w:val="24"/>
            <w:szCs w:val="24"/>
          </w:rPr>
          <w:id w:val="-2060692351"/>
          <w:citation/>
        </w:sdtPr>
        <w:sdtEndPr/>
        <w:sdtContent>
          <w:r w:rsidR="00741109">
            <w:rPr>
              <w:rFonts w:ascii="Times New Roman" w:hAnsi="Times New Roman" w:cs="Times New Roman"/>
              <w:sz w:val="24"/>
              <w:szCs w:val="24"/>
            </w:rPr>
            <w:fldChar w:fldCharType="begin"/>
          </w:r>
          <w:r w:rsidR="00741109">
            <w:rPr>
              <w:rFonts w:ascii="Times New Roman" w:hAnsi="Times New Roman" w:cs="Times New Roman"/>
              <w:sz w:val="24"/>
              <w:szCs w:val="24"/>
            </w:rPr>
            <w:instrText xml:space="preserve"> CITATION Placeholder55 \l 1033 </w:instrText>
          </w:r>
          <w:r w:rsidR="00741109">
            <w:rPr>
              <w:rFonts w:ascii="Times New Roman" w:hAnsi="Times New Roman" w:cs="Times New Roman"/>
              <w:sz w:val="24"/>
              <w:szCs w:val="24"/>
            </w:rPr>
            <w:fldChar w:fldCharType="separate"/>
          </w:r>
          <w:r w:rsidR="00415258" w:rsidRPr="00415258">
            <w:rPr>
              <w:rFonts w:ascii="Times New Roman" w:hAnsi="Times New Roman" w:cs="Times New Roman"/>
              <w:noProof/>
              <w:sz w:val="24"/>
              <w:szCs w:val="24"/>
            </w:rPr>
            <w:t>[33]</w:t>
          </w:r>
          <w:r w:rsidR="00741109">
            <w:rPr>
              <w:rFonts w:ascii="Times New Roman" w:hAnsi="Times New Roman" w:cs="Times New Roman"/>
              <w:sz w:val="24"/>
              <w:szCs w:val="24"/>
            </w:rPr>
            <w:fldChar w:fldCharType="end"/>
          </w:r>
        </w:sdtContent>
      </w:sdt>
      <w:r w:rsidRPr="007512C5">
        <w:rPr>
          <w:rFonts w:ascii="Times New Roman" w:hAnsi="Times New Roman" w:cs="Times New Roman"/>
          <w:sz w:val="24"/>
          <w:szCs w:val="24"/>
        </w:rPr>
        <w:t xml:space="preserve"> in this study information gain based feature selection is proposed and for classification of attacks J48 classifier, the method is proposed. PCA, Kernel-PCA-based feature selection is proposed by Bahareh Abolhasanzadeh</w:t>
      </w:r>
      <w:r w:rsidR="00741109">
        <w:rPr>
          <w:rFonts w:ascii="Times New Roman" w:hAnsi="Times New Roman" w:cs="Times New Roman"/>
          <w:sz w:val="24"/>
          <w:szCs w:val="24"/>
        </w:rPr>
        <w:t xml:space="preserve"> </w:t>
      </w:r>
      <w:sdt>
        <w:sdtPr>
          <w:rPr>
            <w:rFonts w:ascii="Times New Roman" w:hAnsi="Times New Roman" w:cs="Times New Roman"/>
            <w:sz w:val="24"/>
            <w:szCs w:val="24"/>
          </w:rPr>
          <w:id w:val="982664456"/>
          <w:citation/>
        </w:sdtPr>
        <w:sdtEndPr/>
        <w:sdtContent>
          <w:r w:rsidR="00741109">
            <w:rPr>
              <w:rFonts w:ascii="Times New Roman" w:hAnsi="Times New Roman" w:cs="Times New Roman"/>
              <w:sz w:val="24"/>
              <w:szCs w:val="24"/>
            </w:rPr>
            <w:fldChar w:fldCharType="begin"/>
          </w:r>
          <w:r w:rsidR="00741109">
            <w:rPr>
              <w:rFonts w:ascii="Times New Roman" w:hAnsi="Times New Roman" w:cs="Times New Roman"/>
              <w:sz w:val="24"/>
              <w:szCs w:val="24"/>
            </w:rPr>
            <w:instrText xml:space="preserve"> CITATION Placeholder56 \l 1033 </w:instrText>
          </w:r>
          <w:r w:rsidR="00741109">
            <w:rPr>
              <w:rFonts w:ascii="Times New Roman" w:hAnsi="Times New Roman" w:cs="Times New Roman"/>
              <w:sz w:val="24"/>
              <w:szCs w:val="24"/>
            </w:rPr>
            <w:fldChar w:fldCharType="separate"/>
          </w:r>
          <w:r w:rsidR="00415258" w:rsidRPr="00415258">
            <w:rPr>
              <w:rFonts w:ascii="Times New Roman" w:hAnsi="Times New Roman" w:cs="Times New Roman"/>
              <w:noProof/>
              <w:sz w:val="24"/>
              <w:szCs w:val="24"/>
            </w:rPr>
            <w:t>[34]</w:t>
          </w:r>
          <w:r w:rsidR="00741109">
            <w:rPr>
              <w:rFonts w:ascii="Times New Roman" w:hAnsi="Times New Roman" w:cs="Times New Roman"/>
              <w:sz w:val="24"/>
              <w:szCs w:val="24"/>
            </w:rPr>
            <w:fldChar w:fldCharType="end"/>
          </w:r>
        </w:sdtContent>
      </w:sdt>
      <w:r w:rsidR="00ED3D57">
        <w:rPr>
          <w:rFonts w:ascii="Times New Roman" w:hAnsi="Times New Roman" w:cs="Times New Roman"/>
          <w:sz w:val="24"/>
          <w:szCs w:val="24"/>
        </w:rPr>
        <w:t>.</w:t>
      </w:r>
    </w:p>
    <w:p w14:paraId="39FA1A42" w14:textId="77777777" w:rsidR="00ED3D57" w:rsidRDefault="00ED3D57" w:rsidP="00ED3D57">
      <w:pPr>
        <w:spacing w:line="360" w:lineRule="auto"/>
        <w:jc w:val="both"/>
        <w:rPr>
          <w:rFonts w:ascii="Times New Roman" w:hAnsi="Times New Roman" w:cs="Times New Roman"/>
          <w:sz w:val="24"/>
          <w:szCs w:val="24"/>
        </w:rPr>
      </w:pPr>
    </w:p>
    <w:p w14:paraId="610D8D9E" w14:textId="77777777" w:rsidR="00ED3D57" w:rsidRDefault="00ED3D57" w:rsidP="00ED3D57">
      <w:pPr>
        <w:spacing w:line="360" w:lineRule="auto"/>
        <w:jc w:val="both"/>
        <w:rPr>
          <w:rFonts w:ascii="Times New Roman" w:hAnsi="Times New Roman" w:cs="Times New Roman"/>
          <w:sz w:val="24"/>
          <w:szCs w:val="24"/>
        </w:rPr>
      </w:pPr>
    </w:p>
    <w:p w14:paraId="4BC2AE97" w14:textId="77777777" w:rsidR="00ED3D57" w:rsidRDefault="00ED3D57" w:rsidP="00ED3D57">
      <w:pPr>
        <w:spacing w:line="360" w:lineRule="auto"/>
        <w:jc w:val="both"/>
        <w:rPr>
          <w:rFonts w:ascii="Times New Roman" w:hAnsi="Times New Roman" w:cs="Times New Roman"/>
          <w:sz w:val="24"/>
          <w:szCs w:val="24"/>
        </w:rPr>
      </w:pPr>
    </w:p>
    <w:p w14:paraId="434F3026" w14:textId="77777777" w:rsidR="00ED3D57" w:rsidRDefault="00ED3D57" w:rsidP="00ED3D57">
      <w:pPr>
        <w:spacing w:line="360" w:lineRule="auto"/>
        <w:jc w:val="both"/>
        <w:rPr>
          <w:rFonts w:ascii="Times New Roman" w:hAnsi="Times New Roman" w:cs="Times New Roman"/>
          <w:sz w:val="24"/>
          <w:szCs w:val="24"/>
        </w:rPr>
      </w:pPr>
    </w:p>
    <w:p w14:paraId="4E355C3D" w14:textId="77777777" w:rsidR="00ED3D57" w:rsidRDefault="00ED3D57" w:rsidP="00ED3D57">
      <w:pPr>
        <w:spacing w:line="360" w:lineRule="auto"/>
        <w:jc w:val="both"/>
        <w:rPr>
          <w:rFonts w:ascii="Times New Roman" w:hAnsi="Times New Roman" w:cs="Times New Roman"/>
          <w:sz w:val="24"/>
          <w:szCs w:val="24"/>
        </w:rPr>
      </w:pPr>
    </w:p>
    <w:p w14:paraId="2616991B" w14:textId="77777777" w:rsidR="00ED3D57" w:rsidRDefault="00ED3D57" w:rsidP="00ED3D57">
      <w:pPr>
        <w:spacing w:line="360" w:lineRule="auto"/>
        <w:jc w:val="both"/>
        <w:rPr>
          <w:rFonts w:ascii="Times New Roman" w:hAnsi="Times New Roman" w:cs="Times New Roman"/>
          <w:sz w:val="24"/>
          <w:szCs w:val="24"/>
        </w:rPr>
      </w:pPr>
    </w:p>
    <w:p w14:paraId="2D1A2516" w14:textId="77777777" w:rsidR="00ED3D57" w:rsidRDefault="00ED3D57" w:rsidP="00ED3D57">
      <w:pPr>
        <w:spacing w:line="360" w:lineRule="auto"/>
        <w:jc w:val="both"/>
        <w:rPr>
          <w:rFonts w:ascii="Times New Roman" w:hAnsi="Times New Roman" w:cs="Times New Roman"/>
          <w:sz w:val="24"/>
          <w:szCs w:val="24"/>
        </w:rPr>
      </w:pPr>
    </w:p>
    <w:p w14:paraId="246F1CF0" w14:textId="77777777" w:rsidR="00ED3D57" w:rsidRDefault="00ED3D57" w:rsidP="00ED3D57">
      <w:pPr>
        <w:spacing w:line="360" w:lineRule="auto"/>
        <w:jc w:val="both"/>
        <w:rPr>
          <w:rFonts w:ascii="Times New Roman" w:hAnsi="Times New Roman" w:cs="Times New Roman"/>
          <w:sz w:val="24"/>
          <w:szCs w:val="24"/>
        </w:rPr>
      </w:pPr>
    </w:p>
    <w:p w14:paraId="3CBC80A3" w14:textId="77777777" w:rsidR="00ED3D57" w:rsidRDefault="00ED3D57" w:rsidP="00ED3D57">
      <w:pPr>
        <w:spacing w:line="360" w:lineRule="auto"/>
        <w:jc w:val="both"/>
        <w:rPr>
          <w:rFonts w:ascii="Times New Roman" w:hAnsi="Times New Roman" w:cs="Times New Roman"/>
          <w:sz w:val="24"/>
          <w:szCs w:val="24"/>
        </w:rPr>
      </w:pPr>
    </w:p>
    <w:p w14:paraId="58D28AB5" w14:textId="77777777" w:rsidR="00ED3D57" w:rsidRDefault="00ED3D57" w:rsidP="00ED3D57">
      <w:pPr>
        <w:spacing w:line="360" w:lineRule="auto"/>
        <w:jc w:val="both"/>
        <w:rPr>
          <w:rFonts w:ascii="Times New Roman" w:hAnsi="Times New Roman" w:cs="Times New Roman"/>
          <w:sz w:val="24"/>
          <w:szCs w:val="24"/>
        </w:rPr>
      </w:pPr>
    </w:p>
    <w:p w14:paraId="7D3D6D6E" w14:textId="37CA5BBF" w:rsidR="00E972AF" w:rsidRPr="00ED3D57" w:rsidRDefault="00E972AF" w:rsidP="00ED3D57">
      <w:pPr>
        <w:pStyle w:val="Heading1"/>
        <w:rPr>
          <w:rFonts w:ascii="Times New Roman" w:hAnsi="Times New Roman" w:cs="Times New Roman"/>
          <w:b/>
          <w:sz w:val="48"/>
          <w:szCs w:val="48"/>
        </w:rPr>
      </w:pPr>
      <w:bookmarkStart w:id="41" w:name="_Toc75864020"/>
      <w:bookmarkStart w:id="42" w:name="_Toc75873123"/>
      <w:r w:rsidRPr="00ED3D57">
        <w:rPr>
          <w:sz w:val="56"/>
          <w:szCs w:val="56"/>
        </w:rPr>
        <w:lastRenderedPageBreak/>
        <w:t>Chapter</w:t>
      </w:r>
      <w:r w:rsidR="00ED3D57">
        <w:rPr>
          <w:sz w:val="56"/>
          <w:szCs w:val="56"/>
        </w:rPr>
        <w:t xml:space="preserve"> </w:t>
      </w:r>
      <w:r w:rsidRPr="00ED3D57">
        <w:rPr>
          <w:sz w:val="56"/>
          <w:szCs w:val="56"/>
        </w:rPr>
        <w:t>3</w:t>
      </w:r>
      <w:r w:rsidR="00ED3D57" w:rsidRPr="00ED3D57">
        <w:rPr>
          <w:sz w:val="56"/>
          <w:szCs w:val="56"/>
        </w:rPr>
        <w:t xml:space="preserve">: </w:t>
      </w:r>
      <w:r w:rsidRPr="00ED3D57">
        <w:rPr>
          <w:sz w:val="56"/>
          <w:szCs w:val="56"/>
        </w:rPr>
        <w:t>Proposed</w:t>
      </w:r>
      <w:r w:rsidR="00ED3D57">
        <w:rPr>
          <w:sz w:val="56"/>
          <w:szCs w:val="56"/>
        </w:rPr>
        <w:t xml:space="preserve"> </w:t>
      </w:r>
      <w:r w:rsidRPr="00ED3D57">
        <w:rPr>
          <w:sz w:val="56"/>
          <w:szCs w:val="56"/>
        </w:rPr>
        <w:t>Work and</w:t>
      </w:r>
      <w:r w:rsidR="00ED3D57">
        <w:rPr>
          <w:sz w:val="56"/>
          <w:szCs w:val="56"/>
        </w:rPr>
        <w:t xml:space="preserve"> </w:t>
      </w:r>
      <w:r w:rsidRPr="00ED3D57">
        <w:rPr>
          <w:sz w:val="56"/>
          <w:szCs w:val="56"/>
        </w:rPr>
        <w:t>Implementation</w:t>
      </w:r>
      <w:bookmarkEnd w:id="41"/>
      <w:bookmarkEnd w:id="42"/>
    </w:p>
    <w:p w14:paraId="389C17A3" w14:textId="77777777" w:rsidR="00E972AF" w:rsidRPr="00B71735" w:rsidRDefault="008827CD" w:rsidP="00ED3D57">
      <w:r>
        <w:pict w14:anchorId="3037DA6C">
          <v:rect id="_x0000_i1028" style="width:0;height:1.5pt" o:hralign="center" o:hrstd="t" o:hr="t" fillcolor="#a0a0a0" stroked="f"/>
        </w:pict>
      </w:r>
    </w:p>
    <w:p w14:paraId="5E524228" w14:textId="77777777" w:rsidR="00FF4998" w:rsidRDefault="00E972AF" w:rsidP="00FF4998">
      <w:pPr>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t xml:space="preserve">  </w:t>
      </w:r>
    </w:p>
    <w:p w14:paraId="6695AFC6" w14:textId="35CEEC76" w:rsidR="00E972AF" w:rsidRPr="00321E8A" w:rsidRDefault="00FF4998" w:rsidP="00321E8A">
      <w:pPr>
        <w:pStyle w:val="Heading2"/>
        <w:spacing w:line="480" w:lineRule="auto"/>
        <w:jc w:val="both"/>
        <w:rPr>
          <w:noProof/>
          <w:sz w:val="32"/>
          <w:szCs w:val="28"/>
          <w:lang w:eastAsia="en-IN" w:bidi="hi-IN"/>
        </w:rPr>
      </w:pPr>
      <w:bookmarkStart w:id="43" w:name="_Toc75864021"/>
      <w:bookmarkStart w:id="44" w:name="_Toc75873124"/>
      <w:r w:rsidRPr="00321E8A">
        <w:rPr>
          <w:sz w:val="32"/>
          <w:szCs w:val="28"/>
        </w:rPr>
        <w:t xml:space="preserve">3.1 </w:t>
      </w:r>
      <w:r w:rsidR="00E972AF" w:rsidRPr="00321E8A">
        <w:rPr>
          <w:sz w:val="32"/>
          <w:szCs w:val="28"/>
        </w:rPr>
        <w:t>Proposed Work</w:t>
      </w:r>
      <w:bookmarkEnd w:id="43"/>
      <w:bookmarkEnd w:id="44"/>
    </w:p>
    <w:p w14:paraId="0DF7FB06" w14:textId="4ED9CF2E" w:rsidR="00E652D6" w:rsidRDefault="00E652D6" w:rsidP="00E652D6">
      <w:pPr>
        <w:spacing w:line="360" w:lineRule="auto"/>
        <w:rPr>
          <w:rFonts w:ascii="Times New Roman" w:hAnsi="Times New Roman" w:cs="Times New Roman"/>
        </w:rPr>
      </w:pPr>
      <w:r w:rsidRPr="00EC4EB0">
        <w:rPr>
          <w:rFonts w:ascii="Times New Roman" w:hAnsi="Times New Roman" w:cs="Times New Roman"/>
        </w:rPr>
        <w:t xml:space="preserve">In this section, a framework to solve the problem statement a work is proposed to achieve all the goals and objectives is depicted in following flow-diagram Figure </w:t>
      </w:r>
      <w:r w:rsidR="00DF65A2">
        <w:rPr>
          <w:rFonts w:ascii="Times New Roman" w:hAnsi="Times New Roman" w:cs="Times New Roman"/>
        </w:rPr>
        <w:t>4.</w:t>
      </w:r>
      <w:r w:rsidRPr="00EC4EB0">
        <w:rPr>
          <w:rFonts w:ascii="Times New Roman" w:hAnsi="Times New Roman" w:cs="Times New Roman"/>
        </w:rPr>
        <w:t xml:space="preserve"> and brief later.</w:t>
      </w:r>
    </w:p>
    <w:p w14:paraId="29FEFC40" w14:textId="62D9CCAD" w:rsidR="00EF6FF6" w:rsidRDefault="00117C8A" w:rsidP="00EF6FF6">
      <w:pPr>
        <w:keepNext/>
        <w:spacing w:line="360" w:lineRule="auto"/>
      </w:pPr>
      <w:r>
        <w:rPr>
          <w:noProof/>
        </w:rPr>
        <w:drawing>
          <wp:inline distT="0" distB="0" distL="0" distR="0" wp14:anchorId="4F05ED0D" wp14:editId="44E14866">
            <wp:extent cx="5731510" cy="5608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08320"/>
                    </a:xfrm>
                    <a:prstGeom prst="rect">
                      <a:avLst/>
                    </a:prstGeom>
                    <a:noFill/>
                    <a:ln>
                      <a:noFill/>
                    </a:ln>
                  </pic:spPr>
                </pic:pic>
              </a:graphicData>
            </a:graphic>
          </wp:inline>
        </w:drawing>
      </w:r>
    </w:p>
    <w:p w14:paraId="12A11779" w14:textId="3DB3D29B" w:rsidR="00BE70CE" w:rsidRPr="00EC4EB0" w:rsidRDefault="00EF6FF6" w:rsidP="00EF6FF6">
      <w:pPr>
        <w:pStyle w:val="Caption"/>
        <w:jc w:val="center"/>
        <w:rPr>
          <w:rFonts w:ascii="Times New Roman" w:hAnsi="Times New Roman" w:cs="Times New Roman"/>
        </w:rPr>
      </w:pPr>
      <w:bookmarkStart w:id="45" w:name="_Toc75694965"/>
      <w:bookmarkStart w:id="46" w:name="_Toc75872495"/>
      <w:r>
        <w:t xml:space="preserve">Figure </w:t>
      </w:r>
      <w:r w:rsidR="00FC29FB">
        <w:fldChar w:fldCharType="begin"/>
      </w:r>
      <w:r w:rsidR="00FC29FB">
        <w:instrText xml:space="preserve"> SEQ Figure \* ARABIC </w:instrText>
      </w:r>
      <w:r w:rsidR="00FC29FB">
        <w:fldChar w:fldCharType="separate"/>
      </w:r>
      <w:r w:rsidR="002F743D">
        <w:rPr>
          <w:noProof/>
        </w:rPr>
        <w:t>4</w:t>
      </w:r>
      <w:r w:rsidR="00FC29FB">
        <w:fldChar w:fldCharType="end"/>
      </w:r>
      <w:r w:rsidR="00FC29FB">
        <w:t xml:space="preserve">   </w:t>
      </w:r>
      <w:r w:rsidR="00CF5EAD">
        <w:t xml:space="preserve"> </w:t>
      </w:r>
      <w:r>
        <w:t>Proposed Work Flow Chart</w:t>
      </w:r>
      <w:bookmarkEnd w:id="45"/>
      <w:bookmarkEnd w:id="46"/>
    </w:p>
    <w:p w14:paraId="220BAAE4" w14:textId="5AD4DFDA" w:rsidR="00E94D07" w:rsidRPr="004776F9" w:rsidRDefault="00E94D07" w:rsidP="006B45AE">
      <w:pPr>
        <w:pStyle w:val="Heading3"/>
        <w:spacing w:line="480" w:lineRule="auto"/>
        <w:jc w:val="both"/>
        <w:rPr>
          <w:rStyle w:val="Strong"/>
          <w:rFonts w:ascii="Times New Roman" w:hAnsi="Times New Roman" w:cs="Times New Roman"/>
          <w:b w:val="0"/>
          <w:bCs w:val="0"/>
          <w:sz w:val="28"/>
          <w:szCs w:val="28"/>
        </w:rPr>
      </w:pPr>
      <w:bookmarkStart w:id="47" w:name="_Toc75764188"/>
      <w:bookmarkStart w:id="48" w:name="_Toc75772059"/>
      <w:bookmarkStart w:id="49" w:name="_Toc75864022"/>
      <w:bookmarkStart w:id="50" w:name="_Toc75873125"/>
      <w:r w:rsidRPr="004776F9">
        <w:rPr>
          <w:rStyle w:val="Strong"/>
          <w:rFonts w:ascii="Times New Roman" w:hAnsi="Times New Roman" w:cs="Times New Roman"/>
          <w:b w:val="0"/>
          <w:bCs w:val="0"/>
          <w:sz w:val="28"/>
          <w:szCs w:val="28"/>
        </w:rPr>
        <w:lastRenderedPageBreak/>
        <w:t xml:space="preserve">3.1.1 </w:t>
      </w:r>
      <w:r w:rsidR="003F10DC" w:rsidRPr="004776F9">
        <w:rPr>
          <w:rStyle w:val="Strong"/>
          <w:rFonts w:ascii="Times New Roman" w:hAnsi="Times New Roman" w:cs="Times New Roman"/>
          <w:b w:val="0"/>
          <w:bCs w:val="0"/>
          <w:sz w:val="28"/>
          <w:szCs w:val="28"/>
        </w:rPr>
        <w:t>Data</w:t>
      </w:r>
      <w:bookmarkEnd w:id="47"/>
      <w:r w:rsidRPr="004776F9">
        <w:rPr>
          <w:rStyle w:val="Strong"/>
          <w:rFonts w:ascii="Times New Roman" w:hAnsi="Times New Roman" w:cs="Times New Roman"/>
          <w:b w:val="0"/>
          <w:bCs w:val="0"/>
          <w:sz w:val="28"/>
          <w:szCs w:val="28"/>
        </w:rPr>
        <w:t xml:space="preserve"> Collection</w:t>
      </w:r>
      <w:r w:rsidR="00F84811" w:rsidRPr="004776F9">
        <w:rPr>
          <w:rStyle w:val="Strong"/>
          <w:rFonts w:ascii="Times New Roman" w:hAnsi="Times New Roman" w:cs="Times New Roman"/>
          <w:b w:val="0"/>
          <w:bCs w:val="0"/>
          <w:sz w:val="28"/>
          <w:szCs w:val="28"/>
        </w:rPr>
        <w:t xml:space="preserve"> and Pre-processing</w:t>
      </w:r>
      <w:bookmarkEnd w:id="48"/>
      <w:bookmarkEnd w:id="49"/>
      <w:bookmarkEnd w:id="50"/>
    </w:p>
    <w:p w14:paraId="278634C4" w14:textId="63B26AFD" w:rsidR="002358FD" w:rsidRDefault="002358FD" w:rsidP="003F10DC">
      <w:pPr>
        <w:spacing w:line="360" w:lineRule="auto"/>
        <w:jc w:val="both"/>
        <w:rPr>
          <w:rFonts w:ascii="Times New Roman" w:hAnsi="Times New Roman" w:cs="Times New Roman"/>
        </w:rPr>
      </w:pPr>
      <w:r w:rsidRPr="002358FD">
        <w:rPr>
          <w:rFonts w:ascii="Times New Roman" w:hAnsi="Times New Roman" w:cs="Times New Roman"/>
        </w:rPr>
        <w:t>Data gathering and pre-processing are the first steps in any network intrusion detection system.</w:t>
      </w:r>
      <w:r w:rsidR="00941BC7">
        <w:rPr>
          <w:rFonts w:ascii="Times New Roman" w:hAnsi="Times New Roman" w:cs="Times New Roman"/>
        </w:rPr>
        <w:t xml:space="preserve"> The dataset used in this work is CICIDS 2017 dataset</w:t>
      </w:r>
      <w:r w:rsidRPr="002358FD">
        <w:rPr>
          <w:rFonts w:ascii="Times New Roman" w:hAnsi="Times New Roman" w:cs="Times New Roman"/>
        </w:rPr>
        <w:t xml:space="preserve">. </w:t>
      </w:r>
      <w:r w:rsidR="00941BC7">
        <w:rPr>
          <w:rFonts w:ascii="Times New Roman" w:hAnsi="Times New Roman" w:cs="Times New Roman"/>
        </w:rPr>
        <w:t>Data p</w:t>
      </w:r>
      <w:r w:rsidRPr="002358FD">
        <w:rPr>
          <w:rFonts w:ascii="Times New Roman" w:hAnsi="Times New Roman" w:cs="Times New Roman"/>
        </w:rPr>
        <w:t>re-processing is an important stage since it increases data quality and the enhances the overall performance of the proposed approach.</w:t>
      </w:r>
      <w:r>
        <w:rPr>
          <w:rFonts w:ascii="Times New Roman" w:hAnsi="Times New Roman" w:cs="Times New Roman"/>
        </w:rPr>
        <w:t xml:space="preserve"> D</w:t>
      </w:r>
      <w:r w:rsidRPr="002358FD">
        <w:rPr>
          <w:rFonts w:ascii="Times New Roman" w:hAnsi="Times New Roman" w:cs="Times New Roman"/>
        </w:rPr>
        <w:t xml:space="preserve">ata preprocessing includes </w:t>
      </w:r>
      <w:r>
        <w:rPr>
          <w:rFonts w:ascii="Times New Roman" w:hAnsi="Times New Roman" w:cs="Times New Roman"/>
        </w:rPr>
        <w:t xml:space="preserve">data </w:t>
      </w:r>
      <w:r w:rsidRPr="002358FD">
        <w:rPr>
          <w:rFonts w:ascii="Times New Roman" w:hAnsi="Times New Roman" w:cs="Times New Roman"/>
        </w:rPr>
        <w:t>clean</w:t>
      </w:r>
      <w:r>
        <w:rPr>
          <w:rFonts w:ascii="Times New Roman" w:hAnsi="Times New Roman" w:cs="Times New Roman"/>
        </w:rPr>
        <w:t>i</w:t>
      </w:r>
      <w:r w:rsidRPr="002358FD">
        <w:rPr>
          <w:rFonts w:ascii="Times New Roman" w:hAnsi="Times New Roman" w:cs="Times New Roman"/>
        </w:rPr>
        <w:t xml:space="preserve">ng, </w:t>
      </w:r>
      <w:r>
        <w:rPr>
          <w:rFonts w:ascii="Times New Roman" w:hAnsi="Times New Roman" w:cs="Times New Roman"/>
        </w:rPr>
        <w:t xml:space="preserve">data </w:t>
      </w:r>
      <w:r w:rsidRPr="002358FD">
        <w:rPr>
          <w:rFonts w:ascii="Times New Roman" w:hAnsi="Times New Roman" w:cs="Times New Roman"/>
        </w:rPr>
        <w:t>encoding,</w:t>
      </w:r>
      <w:r w:rsidR="000C186A">
        <w:rPr>
          <w:rFonts w:ascii="Times New Roman" w:hAnsi="Times New Roman" w:cs="Times New Roman"/>
        </w:rPr>
        <w:t xml:space="preserve"> data labelling, dataset splitting</w:t>
      </w:r>
      <w:r w:rsidRPr="002358FD">
        <w:rPr>
          <w:rFonts w:ascii="Times New Roman" w:hAnsi="Times New Roman" w:cs="Times New Roman"/>
        </w:rPr>
        <w:t xml:space="preserve"> and </w:t>
      </w:r>
      <w:r>
        <w:rPr>
          <w:rFonts w:ascii="Times New Roman" w:hAnsi="Times New Roman" w:cs="Times New Roman"/>
        </w:rPr>
        <w:t xml:space="preserve">data </w:t>
      </w:r>
      <w:r w:rsidR="000C186A">
        <w:rPr>
          <w:rFonts w:ascii="Times New Roman" w:hAnsi="Times New Roman" w:cs="Times New Roman"/>
        </w:rPr>
        <w:t>normalization</w:t>
      </w:r>
      <w:r w:rsidRPr="002358FD">
        <w:rPr>
          <w:rFonts w:ascii="Times New Roman" w:hAnsi="Times New Roman" w:cs="Times New Roman"/>
        </w:rPr>
        <w:t>:</w:t>
      </w:r>
    </w:p>
    <w:p w14:paraId="053B8418" w14:textId="7CF724CB" w:rsidR="002358FD" w:rsidRPr="002358FD" w:rsidRDefault="002358FD" w:rsidP="002358FD">
      <w:pPr>
        <w:spacing w:line="360" w:lineRule="auto"/>
        <w:jc w:val="both"/>
        <w:rPr>
          <w:rFonts w:ascii="Times New Roman" w:hAnsi="Times New Roman" w:cs="Times New Roman"/>
          <w:b/>
          <w:bCs/>
          <w:sz w:val="24"/>
          <w:szCs w:val="24"/>
        </w:rPr>
      </w:pPr>
      <w:r w:rsidRPr="002358FD">
        <w:rPr>
          <w:rFonts w:ascii="Times New Roman" w:hAnsi="Times New Roman" w:cs="Times New Roman"/>
          <w:b/>
          <w:bCs/>
          <w:sz w:val="24"/>
          <w:szCs w:val="24"/>
        </w:rPr>
        <w:t>Data Cleaning</w:t>
      </w:r>
    </w:p>
    <w:p w14:paraId="60298CA9" w14:textId="0FD2F465" w:rsidR="002634B3" w:rsidRPr="000C186A" w:rsidRDefault="002358FD" w:rsidP="003F10DC">
      <w:pPr>
        <w:spacing w:line="360" w:lineRule="auto"/>
        <w:jc w:val="both"/>
        <w:rPr>
          <w:rFonts w:ascii="Times New Roman" w:hAnsi="Times New Roman" w:cs="Times New Roman"/>
        </w:rPr>
      </w:pPr>
      <w:r w:rsidRPr="002358FD">
        <w:rPr>
          <w:rFonts w:ascii="Times New Roman" w:hAnsi="Times New Roman" w:cs="Times New Roman"/>
        </w:rPr>
        <w:t xml:space="preserve">Data cleansing, also known as data scrubbing, is an important stage in the preprocessing process since it reduces redundancy and noise. Furthermore, the information gathered may be insufficient, erroneous, </w:t>
      </w:r>
      <w:r>
        <w:rPr>
          <w:rFonts w:ascii="Times New Roman" w:hAnsi="Times New Roman" w:cs="Times New Roman"/>
        </w:rPr>
        <w:t xml:space="preserve">duplicate attributes, redundant attribute or </w:t>
      </w:r>
      <w:r w:rsidRPr="002358FD">
        <w:rPr>
          <w:rFonts w:ascii="Times New Roman" w:hAnsi="Times New Roman" w:cs="Times New Roman"/>
        </w:rPr>
        <w:t>contain null</w:t>
      </w:r>
      <w:r>
        <w:rPr>
          <w:rFonts w:ascii="Times New Roman" w:hAnsi="Times New Roman" w:cs="Times New Roman"/>
        </w:rPr>
        <w:t>, infinite</w:t>
      </w:r>
      <w:r w:rsidRPr="002358FD">
        <w:rPr>
          <w:rFonts w:ascii="Times New Roman" w:hAnsi="Times New Roman" w:cs="Times New Roman"/>
        </w:rPr>
        <w:t xml:space="preserve"> values. All discrepancies are removed during data cleansing. The Python environment </w:t>
      </w:r>
      <w:r>
        <w:rPr>
          <w:rFonts w:ascii="Times New Roman" w:hAnsi="Times New Roman" w:cs="Times New Roman"/>
        </w:rPr>
        <w:t>is</w:t>
      </w:r>
      <w:r w:rsidRPr="002358FD">
        <w:rPr>
          <w:rFonts w:ascii="Times New Roman" w:hAnsi="Times New Roman" w:cs="Times New Roman"/>
        </w:rPr>
        <w:t xml:space="preserve"> utilised to complete the task in this project.</w:t>
      </w:r>
    </w:p>
    <w:p w14:paraId="62746D5A" w14:textId="5826B639" w:rsidR="003F10DC" w:rsidRDefault="003F10DC" w:rsidP="003F10DC">
      <w:pPr>
        <w:spacing w:line="360" w:lineRule="auto"/>
        <w:jc w:val="both"/>
        <w:rPr>
          <w:rFonts w:ascii="Times New Roman" w:hAnsi="Times New Roman" w:cs="Times New Roman"/>
          <w:b/>
          <w:bCs/>
          <w:sz w:val="24"/>
          <w:szCs w:val="24"/>
        </w:rPr>
      </w:pPr>
      <w:r w:rsidRPr="00D51DC4">
        <w:rPr>
          <w:rFonts w:ascii="Times New Roman" w:hAnsi="Times New Roman" w:cs="Times New Roman"/>
          <w:b/>
          <w:bCs/>
          <w:sz w:val="24"/>
          <w:szCs w:val="24"/>
        </w:rPr>
        <w:t>Data Normalization</w:t>
      </w:r>
    </w:p>
    <w:p w14:paraId="4C68C3AC" w14:textId="2C85FFC1" w:rsidR="00BB1A2B" w:rsidRDefault="00BB1A2B" w:rsidP="00EC4EB0">
      <w:pPr>
        <w:spacing w:line="360" w:lineRule="auto"/>
        <w:jc w:val="both"/>
        <w:rPr>
          <w:rFonts w:ascii="Times New Roman" w:hAnsi="Times New Roman" w:cs="Times New Roman"/>
        </w:rPr>
      </w:pPr>
      <w:r w:rsidRPr="00BB1A2B">
        <w:rPr>
          <w:rFonts w:ascii="Times New Roman" w:hAnsi="Times New Roman" w:cs="Times New Roman"/>
        </w:rPr>
        <w:t>Normalization of a feature or characteristics in data is a process that reduces the upper and lower bounds of numerical values in data to a smaller range, usually [-1,1] or [0,1], also the information values are preserved. Normalization is necessary because significant variances in distinct data attributes might cause problems when applying classification algorithms. Normalization allows new values to be generated within a given range without changing the overall distribution or outcomes.</w:t>
      </w:r>
      <w:r>
        <w:rPr>
          <w:rFonts w:ascii="Times New Roman" w:hAnsi="Times New Roman" w:cs="Times New Roman"/>
        </w:rPr>
        <w:t xml:space="preserve"> In this work, data normalization is performed by min-max scaler</w:t>
      </w:r>
      <w:sdt>
        <w:sdtPr>
          <w:rPr>
            <w:rFonts w:ascii="Times New Roman" w:hAnsi="Times New Roman" w:cs="Times New Roman"/>
          </w:rPr>
          <w:id w:val="-2068247126"/>
          <w:citation/>
        </w:sdtPr>
        <w:sdtEndPr/>
        <w:sdtContent>
          <w:r w:rsidR="006159DB">
            <w:rPr>
              <w:rFonts w:ascii="Times New Roman" w:hAnsi="Times New Roman" w:cs="Times New Roman"/>
            </w:rPr>
            <w:fldChar w:fldCharType="begin"/>
          </w:r>
          <w:r w:rsidR="006159DB">
            <w:rPr>
              <w:rFonts w:ascii="Times New Roman" w:hAnsi="Times New Roman" w:cs="Times New Roman"/>
            </w:rPr>
            <w:instrText xml:space="preserve"> CITATION Placeholder39 \l 1033 </w:instrText>
          </w:r>
          <w:r w:rsidR="006159DB">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[36]</w:t>
          </w:r>
          <w:r w:rsidR="006159DB">
            <w:rPr>
              <w:rFonts w:ascii="Times New Roman" w:hAnsi="Times New Roman" w:cs="Times New Roman"/>
            </w:rPr>
            <w:fldChar w:fldCharType="end"/>
          </w:r>
        </w:sdtContent>
      </w:sdt>
      <w:r>
        <w:rPr>
          <w:rFonts w:ascii="Times New Roman" w:hAnsi="Times New Roman" w:cs="Times New Roman"/>
        </w:rPr>
        <w:t>.</w:t>
      </w:r>
      <w:r w:rsidRPr="00BB1A2B">
        <w:rPr>
          <w:rFonts w:ascii="Times New Roman" w:hAnsi="Times New Roman" w:cs="Times New Roman"/>
        </w:rPr>
        <w:t xml:space="preserve"> </w:t>
      </w:r>
    </w:p>
    <w:p w14:paraId="2AC74C51" w14:textId="3AC77A3F" w:rsidR="00BB1A2B" w:rsidRPr="00BB1A2B" w:rsidRDefault="003F10DC" w:rsidP="00EC4EB0">
      <w:pPr>
        <w:spacing w:line="360" w:lineRule="auto"/>
        <w:jc w:val="both"/>
        <w:rPr>
          <w:rFonts w:ascii="Times New Roman" w:hAnsi="Times New Roman" w:cs="Times New Roman"/>
          <w:lang w:bidi="hi-IN"/>
        </w:rPr>
      </w:pPr>
      <w:r>
        <w:rPr>
          <w:rFonts w:ascii="Times New Roman" w:hAnsi="Times New Roman" w:cs="Times New Roman"/>
          <w:lang w:bidi="hi-IN"/>
        </w:rPr>
        <w:t>For example, if attributes have values -10, 234, -657, 987, 213 then to normalize this data, first check for the largest digit value and then divide each by the largest number of that digits for this example largest is 987 so divide by 1000 each then, normalized data will be -0.01, 0.234, -0.657, 0.987, 0.213. This method is called decimal standard scaling.</w:t>
      </w:r>
    </w:p>
    <w:p w14:paraId="7478487C" w14:textId="0A1C062A" w:rsidR="003F10DC" w:rsidRPr="00EC4EB0" w:rsidRDefault="003F10DC" w:rsidP="00EC4EB0">
      <w:pPr>
        <w:spacing w:line="360" w:lineRule="auto"/>
        <w:jc w:val="both"/>
        <w:rPr>
          <w:rFonts w:ascii="Times New Roman" w:hAnsi="Times New Roman" w:cs="Times New Roman"/>
          <w:lang w:bidi="hi-IN"/>
        </w:rPr>
      </w:pPr>
      <w:r>
        <w:rPr>
          <w:rFonts w:ascii="Times New Roman" w:hAnsi="Times New Roman" w:cs="Times New Roman"/>
          <w:b/>
          <w:bCs/>
          <w:sz w:val="24"/>
          <w:szCs w:val="24"/>
          <w:lang w:bidi="hi-IN"/>
        </w:rPr>
        <w:t xml:space="preserve">Data </w:t>
      </w:r>
      <w:r w:rsidRPr="0023497F">
        <w:rPr>
          <w:rFonts w:ascii="Times New Roman" w:hAnsi="Times New Roman" w:cs="Times New Roman"/>
          <w:b/>
          <w:bCs/>
          <w:sz w:val="24"/>
          <w:szCs w:val="24"/>
          <w:lang w:bidi="hi-IN"/>
        </w:rPr>
        <w:t>Encoding</w:t>
      </w:r>
    </w:p>
    <w:p w14:paraId="293B398B" w14:textId="4A7E39BD" w:rsidR="007D0761" w:rsidRDefault="007D0761" w:rsidP="002634B3">
      <w:pPr>
        <w:autoSpaceDE w:val="0"/>
        <w:autoSpaceDN w:val="0"/>
        <w:adjustRightInd w:val="0"/>
        <w:spacing w:after="0" w:line="360" w:lineRule="auto"/>
        <w:jc w:val="both"/>
        <w:rPr>
          <w:rFonts w:ascii="Times New Roman" w:hAnsi="Times New Roman" w:cs="Times New Roman"/>
          <w:lang w:bidi="hi-IN"/>
        </w:rPr>
      </w:pPr>
      <w:r w:rsidRPr="007D0761">
        <w:rPr>
          <w:rFonts w:ascii="Times New Roman" w:hAnsi="Times New Roman" w:cs="Times New Roman"/>
          <w:lang w:bidi="hi-IN"/>
        </w:rPr>
        <w:t>Some categorical attributes in typical datasets contains some values in the form of strings that are challenging for machines to read and analy</w:t>
      </w:r>
      <w:r w:rsidR="00F95954">
        <w:rPr>
          <w:rFonts w:ascii="Times New Roman" w:hAnsi="Times New Roman" w:cs="Times New Roman"/>
          <w:lang w:bidi="hi-IN"/>
        </w:rPr>
        <w:t>z</w:t>
      </w:r>
      <w:r w:rsidRPr="007D0761">
        <w:rPr>
          <w:rFonts w:ascii="Times New Roman" w:hAnsi="Times New Roman" w:cs="Times New Roman"/>
          <w:lang w:bidi="hi-IN"/>
        </w:rPr>
        <w:t xml:space="preserve">e. To improve the categorization relevance of these features, numerous encoding methods should be used to turn these sorts of data features into numerical data types. There are a variety of encoding techniques available, including one-hot encoders, label encoders, binary encoding, and so on. One-Hot-Encoding is a binary representation in which all values are zero except for one, which has a value of one. This method of variable encoding is used to extract binary features from a set of categorical features. </w:t>
      </w:r>
    </w:p>
    <w:p w14:paraId="1255E24F" w14:textId="52657C5F" w:rsidR="00941BC7" w:rsidRPr="009B54AC" w:rsidRDefault="00F47275" w:rsidP="009B54AC">
      <w:pPr>
        <w:autoSpaceDE w:val="0"/>
        <w:autoSpaceDN w:val="0"/>
        <w:adjustRightInd w:val="0"/>
        <w:spacing w:after="0" w:line="360" w:lineRule="auto"/>
        <w:jc w:val="both"/>
        <w:rPr>
          <w:rFonts w:ascii="Times New Roman" w:hAnsi="Times New Roman" w:cs="Times New Roman"/>
          <w:szCs w:val="21"/>
        </w:rPr>
      </w:pPr>
      <w:r w:rsidRPr="00F47275">
        <w:rPr>
          <w:rFonts w:ascii="Times New Roman" w:hAnsi="Times New Roman" w:cs="Times New Roman"/>
          <w:szCs w:val="21"/>
        </w:rPr>
        <w:t>If a categorical feature has n distinct values, one hot encoding creates n binary datatype columns for each distinct value of the feature.</w:t>
      </w:r>
    </w:p>
    <w:p w14:paraId="2D2999BA" w14:textId="77777777" w:rsidR="00C5002B" w:rsidRDefault="00C5002B" w:rsidP="007E692C">
      <w:pPr>
        <w:spacing w:line="360" w:lineRule="auto"/>
        <w:rPr>
          <w:rFonts w:ascii="Times New Roman" w:hAnsi="Times New Roman" w:cs="Times New Roman"/>
          <w:b/>
          <w:bCs/>
          <w:sz w:val="24"/>
          <w:szCs w:val="24"/>
        </w:rPr>
      </w:pPr>
    </w:p>
    <w:p w14:paraId="504B4214" w14:textId="25DD12DE" w:rsidR="007E692C" w:rsidRDefault="007E692C" w:rsidP="007E692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Splitting the dataset</w:t>
      </w:r>
    </w:p>
    <w:p w14:paraId="3EEE1FEB" w14:textId="2A58B5FD" w:rsidR="007E692C" w:rsidRDefault="000F5A51" w:rsidP="000F5A51">
      <w:pPr>
        <w:spacing w:line="360" w:lineRule="auto"/>
        <w:jc w:val="both"/>
        <w:rPr>
          <w:rFonts w:ascii="Times New Roman" w:hAnsi="Times New Roman" w:cs="Times New Roman"/>
          <w:b/>
          <w:bCs/>
          <w:sz w:val="24"/>
          <w:szCs w:val="24"/>
        </w:rPr>
      </w:pPr>
      <w:r w:rsidRPr="000F5A51">
        <w:rPr>
          <w:rFonts w:ascii="Times New Roman" w:hAnsi="Times New Roman" w:cs="Times New Roman"/>
        </w:rPr>
        <w:t>The dataset is divided into subsets so that the machine learning model's performance can be evaluated using additional data that was not used to train the model. Another reason is to choose the train-test split assessment process, in addition to dataset size, is computational efficiency. The CICIDS 2017 dataset is divided into three components in this study: training set, validation set, and testing set, in the ratio of 6:2:2 respectively. The dataset is stratified using the y attribute, which is our target variable ‘Label,' such that proportion of attacks is consistent across all three datasets.</w:t>
      </w:r>
    </w:p>
    <w:p w14:paraId="433D26F1" w14:textId="7D591457" w:rsidR="00EC4EB0" w:rsidRDefault="00EC4EB0" w:rsidP="00E652D6">
      <w:pPr>
        <w:spacing w:line="360" w:lineRule="auto"/>
        <w:rPr>
          <w:rFonts w:ascii="Times New Roman" w:hAnsi="Times New Roman" w:cs="Times New Roman"/>
          <w:b/>
          <w:bCs/>
          <w:sz w:val="24"/>
          <w:szCs w:val="24"/>
        </w:rPr>
      </w:pPr>
      <w:r w:rsidRPr="00EC4EB0">
        <w:rPr>
          <w:rFonts w:ascii="Times New Roman" w:hAnsi="Times New Roman" w:cs="Times New Roman"/>
          <w:b/>
          <w:bCs/>
          <w:sz w:val="24"/>
          <w:szCs w:val="24"/>
        </w:rPr>
        <w:t>Attack Labelling</w:t>
      </w:r>
    </w:p>
    <w:p w14:paraId="139B5D0D" w14:textId="7B1BDD00" w:rsidR="004C0EFC" w:rsidRPr="004C0EFC" w:rsidRDefault="004C0EFC" w:rsidP="004C0EFC">
      <w:pPr>
        <w:spacing w:after="200" w:line="360" w:lineRule="auto"/>
        <w:rPr>
          <w:rFonts w:ascii="Times New Roman" w:hAnsi="Times New Roman" w:cs="Times New Roman"/>
          <w:b/>
          <w:bCs/>
          <w:sz w:val="24"/>
          <w:szCs w:val="24"/>
        </w:rPr>
      </w:pPr>
      <w:r w:rsidRPr="004C0EFC">
        <w:rPr>
          <w:rFonts w:ascii="Times New Roman" w:hAnsi="Times New Roman" w:cs="Times New Roman"/>
        </w:rPr>
        <w:t>Attack labelling is a step to be conducted in any network intrusion detection dataset to execute experiment as label attribute present in dataset has multiple attack classes. To accomplish binary classification labelling has to be done into two categories one is normal and other is attack all the attack classes except normal i.e</w:t>
      </w:r>
      <w:r w:rsidR="00825E14">
        <w:rPr>
          <w:rFonts w:ascii="Times New Roman" w:hAnsi="Times New Roman" w:cs="Times New Roman"/>
        </w:rPr>
        <w:t>.</w:t>
      </w:r>
      <w:r w:rsidRPr="004C0EFC">
        <w:rPr>
          <w:rFonts w:ascii="Times New Roman" w:hAnsi="Times New Roman" w:cs="Times New Roman"/>
        </w:rPr>
        <w:t xml:space="preserve"> benign in our dataset are clumped in a single label called attack. Labeling is done in groups while doing multi-class classification. For example, the highly benchmarked dataset NSL KDD comprises 22 attacks classified into four attack categories: DoS, Probe, R2L, and U2R. Similarly, the attack classes in the CICIDS 2017 dataset are classified into seven attack categories.</w:t>
      </w:r>
    </w:p>
    <w:p w14:paraId="295E72CE" w14:textId="740983B2" w:rsidR="00EC4EB0" w:rsidRPr="006B45AE" w:rsidRDefault="004C0EFC" w:rsidP="006B45AE">
      <w:pPr>
        <w:pStyle w:val="Heading3"/>
        <w:spacing w:line="480" w:lineRule="auto"/>
        <w:jc w:val="both"/>
        <w:rPr>
          <w:rFonts w:ascii="Times New Roman" w:hAnsi="Times New Roman" w:cs="Times New Roman"/>
          <w:sz w:val="28"/>
          <w:szCs w:val="28"/>
        </w:rPr>
      </w:pPr>
      <w:bookmarkStart w:id="51" w:name="_Toc75772060"/>
      <w:bookmarkStart w:id="52" w:name="_Toc75864023"/>
      <w:bookmarkStart w:id="53" w:name="_Toc75873126"/>
      <w:r w:rsidRPr="006B45AE">
        <w:rPr>
          <w:rFonts w:ascii="Times New Roman" w:hAnsi="Times New Roman" w:cs="Times New Roman"/>
          <w:sz w:val="28"/>
          <w:szCs w:val="28"/>
        </w:rPr>
        <w:t xml:space="preserve">3.1.2 </w:t>
      </w:r>
      <w:r w:rsidR="00EC4EB0" w:rsidRPr="006B45AE">
        <w:rPr>
          <w:rFonts w:ascii="Times New Roman" w:hAnsi="Times New Roman" w:cs="Times New Roman"/>
          <w:sz w:val="28"/>
          <w:szCs w:val="28"/>
        </w:rPr>
        <w:t xml:space="preserve">Feature </w:t>
      </w:r>
      <w:r w:rsidRPr="006B45AE">
        <w:rPr>
          <w:rFonts w:ascii="Times New Roman" w:hAnsi="Times New Roman" w:cs="Times New Roman"/>
          <w:sz w:val="28"/>
          <w:szCs w:val="28"/>
        </w:rPr>
        <w:t>Selection</w:t>
      </w:r>
      <w:bookmarkEnd w:id="51"/>
      <w:bookmarkEnd w:id="52"/>
      <w:bookmarkEnd w:id="53"/>
    </w:p>
    <w:p w14:paraId="39CFA259" w14:textId="08A7A3D0" w:rsidR="00EC4EB0" w:rsidRPr="005D56D4" w:rsidRDefault="00411483" w:rsidP="00EC4EB0">
      <w:pPr>
        <w:autoSpaceDE w:val="0"/>
        <w:autoSpaceDN w:val="0"/>
        <w:adjustRightInd w:val="0"/>
        <w:spacing w:after="0" w:line="360" w:lineRule="auto"/>
        <w:jc w:val="both"/>
        <w:rPr>
          <w:rFonts w:ascii="Times New Roman" w:hAnsi="Times New Roman" w:cs="Times New Roman"/>
          <w:lang w:bidi="hi-IN"/>
        </w:rPr>
      </w:pPr>
      <w:r w:rsidRPr="00411483">
        <w:rPr>
          <w:rFonts w:ascii="Times New Roman" w:hAnsi="Times New Roman" w:cs="Times New Roman"/>
          <w:szCs w:val="21"/>
        </w:rPr>
        <w:t>Feature selection is a difficult operation that involves extracting the right network feature set. The process of finding the features that contribute the most to identifying the optimal class prediction to the target variable outcome is known as feature selection. The adoption of an optimal feature selection technique reduces data size, training time, and detection time while also protecting against overfitting, resulting in total network intrusion detection system performance improvement</w:t>
      </w:r>
      <w:sdt>
        <w:sdtPr>
          <w:rPr>
            <w:rFonts w:ascii="Times New Roman" w:hAnsi="Times New Roman" w:cs="Times New Roman"/>
            <w:szCs w:val="21"/>
          </w:rPr>
          <w:id w:val="-1262671679"/>
          <w:citation/>
        </w:sdtPr>
        <w:sdtEndPr/>
        <w:sdtContent>
          <w:r w:rsidR="006159DB">
            <w:rPr>
              <w:rFonts w:ascii="Times New Roman" w:hAnsi="Times New Roman" w:cs="Times New Roman"/>
              <w:szCs w:val="21"/>
            </w:rPr>
            <w:fldChar w:fldCharType="begin"/>
          </w:r>
          <w:r w:rsidR="006159DB">
            <w:rPr>
              <w:rFonts w:ascii="Times New Roman" w:hAnsi="Times New Roman" w:cs="Times New Roman"/>
              <w:szCs w:val="21"/>
            </w:rPr>
            <w:instrText xml:space="preserve"> CITATION Placeholder40 \l 1033 </w:instrText>
          </w:r>
          <w:r w:rsidR="006159DB">
            <w:rPr>
              <w:rFonts w:ascii="Times New Roman" w:hAnsi="Times New Roman" w:cs="Times New Roman"/>
              <w:szCs w:val="21"/>
            </w:rPr>
            <w:fldChar w:fldCharType="separate"/>
          </w:r>
          <w:r w:rsidR="00415258">
            <w:rPr>
              <w:rFonts w:ascii="Times New Roman" w:hAnsi="Times New Roman" w:cs="Times New Roman"/>
              <w:noProof/>
              <w:szCs w:val="21"/>
            </w:rPr>
            <w:t xml:space="preserve"> </w:t>
          </w:r>
          <w:r w:rsidR="00415258" w:rsidRPr="00415258">
            <w:rPr>
              <w:rFonts w:ascii="Times New Roman" w:hAnsi="Times New Roman" w:cs="Times New Roman"/>
              <w:noProof/>
              <w:szCs w:val="21"/>
            </w:rPr>
            <w:t>[37]</w:t>
          </w:r>
          <w:r w:rsidR="006159DB">
            <w:rPr>
              <w:rFonts w:ascii="Times New Roman" w:hAnsi="Times New Roman" w:cs="Times New Roman"/>
              <w:szCs w:val="21"/>
            </w:rPr>
            <w:fldChar w:fldCharType="end"/>
          </w:r>
        </w:sdtContent>
      </w:sdt>
      <w:r w:rsidRPr="00411483">
        <w:rPr>
          <w:rFonts w:ascii="Times New Roman" w:hAnsi="Times New Roman" w:cs="Times New Roman"/>
          <w:szCs w:val="21"/>
        </w:rPr>
        <w:t>. High-dimensional data is vast in size and contains redundant and useless elements that slow down any system's performance.</w:t>
      </w:r>
      <w:r>
        <w:rPr>
          <w:rFonts w:ascii="Times New Roman" w:hAnsi="Times New Roman" w:cs="Times New Roman"/>
          <w:szCs w:val="21"/>
        </w:rPr>
        <w:t xml:space="preserve"> </w:t>
      </w:r>
      <w:r w:rsidRPr="00411483">
        <w:rPr>
          <w:rFonts w:ascii="Times New Roman" w:hAnsi="Times New Roman" w:cs="Times New Roman"/>
          <w:lang w:bidi="hi-IN"/>
        </w:rPr>
        <w:t>Many ways of dealing with the curse of high dimensionality have been presented by the scholars [ref]. However, a better strategy for feature selection optimization remains to be developed</w:t>
      </w:r>
      <w:r>
        <w:rPr>
          <w:rFonts w:ascii="Times New Roman" w:hAnsi="Times New Roman" w:cs="Times New Roman"/>
          <w:lang w:bidi="hi-IN"/>
        </w:rPr>
        <w:t xml:space="preserve">. </w:t>
      </w:r>
      <w:r w:rsidR="00EC4EB0">
        <w:rPr>
          <w:rFonts w:ascii="Times New Roman" w:hAnsi="Times New Roman" w:cs="Times New Roman"/>
          <w:lang w:bidi="hi-IN"/>
        </w:rPr>
        <w:t>For example, if there are 10 feature</w:t>
      </w:r>
      <w:r w:rsidR="008B57E1">
        <w:rPr>
          <w:rFonts w:ascii="Times New Roman" w:hAnsi="Times New Roman" w:cs="Times New Roman"/>
          <w:lang w:bidi="hi-IN"/>
        </w:rPr>
        <w:t>s</w:t>
      </w:r>
      <w:r w:rsidR="00EC4EB0">
        <w:rPr>
          <w:rFonts w:ascii="Times New Roman" w:hAnsi="Times New Roman" w:cs="Times New Roman"/>
          <w:lang w:bidi="hi-IN"/>
        </w:rPr>
        <w:t xml:space="preserve"> with their different ratio of contribution to target variable outcome as 0.92, 0.2, 0.11, 0.84, 0.97, 0.05, 0.79, 0.123, 0.976, 0.01 so the feature with very low contribution can be removed from the dataset for classification here only 5 features can be taken into consideration which has their dependency score above 0.7, as it has multiple benefits for improvement in model performance.  </w:t>
      </w:r>
    </w:p>
    <w:p w14:paraId="4749E9A0" w14:textId="1A864A68" w:rsidR="00183FFD" w:rsidRDefault="00EC4EB0" w:rsidP="00183FFD">
      <w:pPr>
        <w:autoSpaceDE w:val="0"/>
        <w:autoSpaceDN w:val="0"/>
        <w:adjustRightInd w:val="0"/>
        <w:spacing w:after="0" w:line="360" w:lineRule="auto"/>
        <w:jc w:val="both"/>
        <w:rPr>
          <w:rFonts w:ascii="Times New Roman" w:hAnsi="Times New Roman" w:cs="Times New Roman"/>
          <w:lang w:bidi="hi-IN"/>
        </w:rPr>
      </w:pPr>
      <w:r w:rsidRPr="005D56D4">
        <w:rPr>
          <w:rFonts w:ascii="Times New Roman" w:hAnsi="Times New Roman" w:cs="Times New Roman"/>
          <w:lang w:bidi="hi-IN"/>
        </w:rPr>
        <w:t>There are many feature extraction algorithms like chi</w:t>
      </w:r>
      <w:r>
        <w:rPr>
          <w:rFonts w:ascii="Times New Roman" w:hAnsi="Times New Roman" w:cs="Times New Roman"/>
          <w:lang w:bidi="hi-IN"/>
        </w:rPr>
        <w:t>-</w:t>
      </w:r>
      <w:r w:rsidRPr="005D56D4">
        <w:rPr>
          <w:rFonts w:ascii="Times New Roman" w:hAnsi="Times New Roman" w:cs="Times New Roman"/>
          <w:lang w:bidi="hi-IN"/>
        </w:rPr>
        <w:t>square,</w:t>
      </w:r>
      <w:r w:rsidR="004C0EFC">
        <w:rPr>
          <w:rFonts w:ascii="Times New Roman" w:hAnsi="Times New Roman" w:cs="Times New Roman"/>
          <w:lang w:bidi="hi-IN"/>
        </w:rPr>
        <w:t xml:space="preserve"> genetic algorithm,</w:t>
      </w:r>
      <w:r w:rsidRPr="005D56D4">
        <w:rPr>
          <w:rFonts w:ascii="Times New Roman" w:hAnsi="Times New Roman" w:cs="Times New Roman"/>
          <w:lang w:bidi="hi-IN"/>
        </w:rPr>
        <w:t xml:space="preserve"> recursive feature elimination, </w:t>
      </w:r>
      <w:r>
        <w:rPr>
          <w:rFonts w:ascii="Times New Roman" w:hAnsi="Times New Roman" w:cs="Times New Roman"/>
          <w:lang w:bidi="hi-IN"/>
        </w:rPr>
        <w:t>Pearson'</w:t>
      </w:r>
      <w:r w:rsidRPr="005D56D4">
        <w:rPr>
          <w:rFonts w:ascii="Times New Roman" w:hAnsi="Times New Roman" w:cs="Times New Roman"/>
          <w:lang w:bidi="hi-IN"/>
        </w:rPr>
        <w:t>s correlation coefficient, A</w:t>
      </w:r>
      <w:r w:rsidR="0066696A">
        <w:rPr>
          <w:rFonts w:ascii="Times New Roman" w:hAnsi="Times New Roman" w:cs="Times New Roman"/>
          <w:lang w:bidi="hi-IN"/>
        </w:rPr>
        <w:t>NOVA F</w:t>
      </w:r>
      <w:r w:rsidRPr="005D56D4">
        <w:rPr>
          <w:rFonts w:ascii="Times New Roman" w:hAnsi="Times New Roman" w:cs="Times New Roman"/>
          <w:lang w:bidi="hi-IN"/>
        </w:rPr>
        <w:t>-test</w:t>
      </w:r>
      <w:r>
        <w:rPr>
          <w:rFonts w:ascii="Times New Roman" w:hAnsi="Times New Roman" w:cs="Times New Roman"/>
          <w:lang w:bidi="hi-IN"/>
        </w:rPr>
        <w:t>,</w:t>
      </w:r>
      <w:r w:rsidRPr="005D56D4">
        <w:rPr>
          <w:rFonts w:ascii="Times New Roman" w:hAnsi="Times New Roman" w:cs="Times New Roman"/>
          <w:lang w:bidi="hi-IN"/>
        </w:rPr>
        <w:t xml:space="preserve"> etc.</w:t>
      </w:r>
      <w:r w:rsidR="006159DB">
        <w:rPr>
          <w:rFonts w:ascii="Times New Roman" w:hAnsi="Times New Roman" w:cs="Times New Roman"/>
          <w:lang w:bidi="hi-IN"/>
        </w:rPr>
        <w:t xml:space="preserve"> </w:t>
      </w:r>
      <w:sdt>
        <w:sdtPr>
          <w:rPr>
            <w:rFonts w:ascii="Times New Roman" w:hAnsi="Times New Roman" w:cs="Times New Roman"/>
            <w:lang w:bidi="hi-IN"/>
          </w:rPr>
          <w:id w:val="730188825"/>
          <w:citation/>
        </w:sdtPr>
        <w:sdtEndPr/>
        <w:sdtContent>
          <w:r w:rsidR="006159DB">
            <w:rPr>
              <w:rFonts w:ascii="Times New Roman" w:hAnsi="Times New Roman" w:cs="Times New Roman"/>
              <w:lang w:bidi="hi-IN"/>
            </w:rPr>
            <w:fldChar w:fldCharType="begin"/>
          </w:r>
          <w:r w:rsidR="006159DB">
            <w:rPr>
              <w:rFonts w:ascii="Times New Roman" w:hAnsi="Times New Roman" w:cs="Times New Roman"/>
              <w:lang w:bidi="hi-IN"/>
            </w:rPr>
            <w:instrText xml:space="preserve"> CITATION Placeholder41 \l 1033 </w:instrText>
          </w:r>
          <w:r w:rsidR="006159DB">
            <w:rPr>
              <w:rFonts w:ascii="Times New Roman" w:hAnsi="Times New Roman" w:cs="Times New Roman"/>
              <w:lang w:bidi="hi-IN"/>
            </w:rPr>
            <w:fldChar w:fldCharType="separate"/>
          </w:r>
          <w:r w:rsidR="00415258" w:rsidRPr="00415258">
            <w:rPr>
              <w:rFonts w:ascii="Times New Roman" w:hAnsi="Times New Roman" w:cs="Times New Roman"/>
              <w:noProof/>
              <w:lang w:bidi="hi-IN"/>
            </w:rPr>
            <w:t>[38]</w:t>
          </w:r>
          <w:r w:rsidR="006159DB">
            <w:rPr>
              <w:rFonts w:ascii="Times New Roman" w:hAnsi="Times New Roman" w:cs="Times New Roman"/>
              <w:lang w:bidi="hi-IN"/>
            </w:rPr>
            <w:fldChar w:fldCharType="end"/>
          </w:r>
        </w:sdtContent>
      </w:sdt>
      <w:sdt>
        <w:sdtPr>
          <w:rPr>
            <w:rFonts w:ascii="Times New Roman" w:hAnsi="Times New Roman" w:cs="Times New Roman"/>
            <w:lang w:bidi="hi-IN"/>
          </w:rPr>
          <w:id w:val="1563602590"/>
          <w:citation/>
        </w:sdtPr>
        <w:sdtEndPr/>
        <w:sdtContent>
          <w:r w:rsidR="006159DB">
            <w:rPr>
              <w:rFonts w:ascii="Times New Roman" w:hAnsi="Times New Roman" w:cs="Times New Roman"/>
              <w:lang w:bidi="hi-IN"/>
            </w:rPr>
            <w:fldChar w:fldCharType="begin"/>
          </w:r>
          <w:r w:rsidR="006159DB">
            <w:rPr>
              <w:rFonts w:ascii="Times New Roman" w:hAnsi="Times New Roman" w:cs="Times New Roman"/>
              <w:lang w:bidi="hi-IN"/>
            </w:rPr>
            <w:instrText xml:space="preserve"> CITATION Placeholder42 \l 1033 </w:instrText>
          </w:r>
          <w:r w:rsidR="006159DB">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[39]</w:t>
          </w:r>
          <w:r w:rsidR="006159DB">
            <w:rPr>
              <w:rFonts w:ascii="Times New Roman" w:hAnsi="Times New Roman" w:cs="Times New Roman"/>
              <w:lang w:bidi="hi-IN"/>
            </w:rPr>
            <w:fldChar w:fldCharType="end"/>
          </w:r>
        </w:sdtContent>
      </w:sdt>
      <w:r w:rsidRPr="005D56D4">
        <w:rPr>
          <w:rFonts w:ascii="Times New Roman" w:hAnsi="Times New Roman" w:cs="Times New Roman"/>
          <w:lang w:bidi="hi-IN"/>
        </w:rPr>
        <w:t xml:space="preserve"> In this work, </w:t>
      </w:r>
      <w:r w:rsidR="00922FCC">
        <w:rPr>
          <w:rFonts w:ascii="Times New Roman" w:hAnsi="Times New Roman" w:cs="Times New Roman"/>
          <w:lang w:bidi="hi-IN"/>
        </w:rPr>
        <w:t xml:space="preserve">chi-square </w:t>
      </w:r>
      <w:r w:rsidR="00FE5ACA">
        <w:rPr>
          <w:rFonts w:ascii="Times New Roman" w:hAnsi="Times New Roman" w:cs="Times New Roman"/>
          <w:lang w:bidi="hi-IN"/>
        </w:rPr>
        <w:t xml:space="preserve">function with </w:t>
      </w:r>
      <w:r w:rsidR="00922FCC">
        <w:rPr>
          <w:rFonts w:ascii="Times New Roman" w:hAnsi="Times New Roman" w:cs="Times New Roman"/>
          <w:lang w:bidi="hi-IN"/>
        </w:rPr>
        <w:t>select k best feature</w:t>
      </w:r>
      <w:r w:rsidRPr="005D56D4">
        <w:rPr>
          <w:rFonts w:ascii="Times New Roman" w:hAnsi="Times New Roman" w:cs="Times New Roman"/>
          <w:lang w:bidi="hi-IN"/>
        </w:rPr>
        <w:t xml:space="preserve"> technique for extracting relevant features</w:t>
      </w:r>
      <w:r w:rsidR="00922FCC">
        <w:rPr>
          <w:rFonts w:ascii="Times New Roman" w:hAnsi="Times New Roman" w:cs="Times New Roman"/>
          <w:lang w:bidi="hi-IN"/>
        </w:rPr>
        <w:t xml:space="preserve"> is used.</w:t>
      </w:r>
    </w:p>
    <w:p w14:paraId="27064954" w14:textId="0E4ADC80" w:rsidR="005814F7" w:rsidRPr="006B45AE" w:rsidRDefault="005814F7" w:rsidP="006B45AE">
      <w:pPr>
        <w:pStyle w:val="Heading3"/>
        <w:spacing w:line="480" w:lineRule="auto"/>
        <w:jc w:val="both"/>
        <w:rPr>
          <w:rFonts w:ascii="Times New Roman" w:hAnsi="Times New Roman" w:cs="Times New Roman"/>
          <w:sz w:val="28"/>
          <w:szCs w:val="28"/>
        </w:rPr>
      </w:pPr>
      <w:bookmarkStart w:id="54" w:name="_Toc75772061"/>
      <w:bookmarkStart w:id="55" w:name="_Toc75864024"/>
      <w:bookmarkStart w:id="56" w:name="_Toc75873127"/>
      <w:r w:rsidRPr="006B45AE">
        <w:rPr>
          <w:rFonts w:ascii="Times New Roman" w:hAnsi="Times New Roman" w:cs="Times New Roman"/>
          <w:sz w:val="28"/>
          <w:szCs w:val="28"/>
        </w:rPr>
        <w:lastRenderedPageBreak/>
        <w:t xml:space="preserve">3.1.3 </w:t>
      </w:r>
      <w:r w:rsidR="00AF4E4C" w:rsidRPr="006B45AE">
        <w:rPr>
          <w:rFonts w:ascii="Times New Roman" w:hAnsi="Times New Roman" w:cs="Times New Roman"/>
          <w:sz w:val="28"/>
          <w:szCs w:val="28"/>
        </w:rPr>
        <w:t>Classification algorithms</w:t>
      </w:r>
      <w:bookmarkEnd w:id="54"/>
      <w:bookmarkEnd w:id="55"/>
      <w:bookmarkEnd w:id="56"/>
    </w:p>
    <w:p w14:paraId="5A913396" w14:textId="5552A4C9" w:rsidR="00C418F5" w:rsidRDefault="00183FFD" w:rsidP="009B54AC">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rPr>
        <w:t xml:space="preserve">There are many standard supervised and unsupervised machine learning algorithms. </w:t>
      </w:r>
      <w:r w:rsidR="00C85D56" w:rsidRPr="00183FFD">
        <w:rPr>
          <w:rFonts w:ascii="Times New Roman" w:hAnsi="Times New Roman" w:cs="Times New Roman"/>
          <w:lang w:bidi="hi-IN"/>
        </w:rPr>
        <w:t xml:space="preserve">Implemented at </w:t>
      </w:r>
      <w:r>
        <w:rPr>
          <w:rFonts w:ascii="Times New Roman" w:hAnsi="Times New Roman" w:cs="Times New Roman"/>
          <w:lang w:bidi="hi-IN"/>
        </w:rPr>
        <w:t xml:space="preserve">some of the </w:t>
      </w:r>
      <w:r w:rsidR="00C85D56" w:rsidRPr="00183FFD">
        <w:rPr>
          <w:rFonts w:ascii="Times New Roman" w:hAnsi="Times New Roman" w:cs="Times New Roman"/>
          <w:lang w:bidi="hi-IN"/>
        </w:rPr>
        <w:t>machine learning algorithm</w:t>
      </w:r>
      <w:r>
        <w:rPr>
          <w:rFonts w:ascii="Times New Roman" w:hAnsi="Times New Roman" w:cs="Times New Roman"/>
          <w:lang w:bidi="hi-IN"/>
        </w:rPr>
        <w:t>s</w:t>
      </w:r>
      <w:r w:rsidR="00C85D56" w:rsidRPr="00183FFD">
        <w:rPr>
          <w:rFonts w:ascii="Times New Roman" w:hAnsi="Times New Roman" w:cs="Times New Roman"/>
          <w:lang w:bidi="hi-IN"/>
        </w:rPr>
        <w:t xml:space="preserve"> and evaluated its </w:t>
      </w:r>
      <w:r>
        <w:rPr>
          <w:rFonts w:ascii="Times New Roman" w:hAnsi="Times New Roman" w:cs="Times New Roman"/>
          <w:lang w:bidi="hi-IN"/>
        </w:rPr>
        <w:t xml:space="preserve">performance score </w:t>
      </w:r>
      <w:r w:rsidR="00C85D56" w:rsidRPr="00183FFD">
        <w:rPr>
          <w:rFonts w:ascii="Times New Roman" w:hAnsi="Times New Roman" w:cs="Times New Roman"/>
          <w:lang w:bidi="hi-IN"/>
        </w:rPr>
        <w:t>on</w:t>
      </w:r>
      <w:r>
        <w:rPr>
          <w:rFonts w:ascii="Times New Roman" w:hAnsi="Times New Roman" w:cs="Times New Roman"/>
          <w:lang w:bidi="hi-IN"/>
        </w:rPr>
        <w:t xml:space="preserve"> </w:t>
      </w:r>
      <w:r w:rsidR="00C85D56" w:rsidRPr="00183FFD">
        <w:rPr>
          <w:rFonts w:ascii="Times New Roman" w:hAnsi="Times New Roman" w:cs="Times New Roman"/>
          <w:lang w:bidi="hi-IN"/>
        </w:rPr>
        <w:t xml:space="preserve">a proportion of the dataset reserved for </w:t>
      </w:r>
      <w:r w:rsidR="00C418F5">
        <w:rPr>
          <w:rFonts w:ascii="Times New Roman" w:hAnsi="Times New Roman" w:cs="Times New Roman"/>
          <w:lang w:bidi="hi-IN"/>
        </w:rPr>
        <w:t>model validation</w:t>
      </w:r>
      <w:r w:rsidR="00C85D56" w:rsidRPr="00183FFD">
        <w:rPr>
          <w:rFonts w:ascii="Times New Roman" w:hAnsi="Times New Roman" w:cs="Times New Roman"/>
          <w:lang w:bidi="hi-IN"/>
        </w:rPr>
        <w:t>.</w:t>
      </w:r>
    </w:p>
    <w:p w14:paraId="5E88A18A" w14:textId="77777777" w:rsidR="009B54AC" w:rsidRPr="009B54AC" w:rsidRDefault="009B54AC" w:rsidP="009B54AC">
      <w:pPr>
        <w:autoSpaceDE w:val="0"/>
        <w:autoSpaceDN w:val="0"/>
        <w:adjustRightInd w:val="0"/>
        <w:spacing w:after="0" w:line="360" w:lineRule="auto"/>
        <w:jc w:val="both"/>
        <w:rPr>
          <w:rFonts w:ascii="Times New Roman" w:hAnsi="Times New Roman" w:cs="Times New Roman"/>
          <w:lang w:bidi="hi-IN"/>
        </w:rPr>
      </w:pPr>
    </w:p>
    <w:p w14:paraId="569691F5" w14:textId="1268D3C7" w:rsidR="00AF4E4C" w:rsidRPr="00C418F5" w:rsidRDefault="00AF4E4C" w:rsidP="00AF4E4C">
      <w:pPr>
        <w:spacing w:line="360" w:lineRule="auto"/>
        <w:rPr>
          <w:rFonts w:ascii="Times New Roman" w:hAnsi="Times New Roman" w:cs="Times New Roman"/>
          <w:b/>
          <w:bCs/>
          <w:sz w:val="24"/>
          <w:szCs w:val="24"/>
        </w:rPr>
      </w:pPr>
      <w:r w:rsidRPr="00C418F5">
        <w:rPr>
          <w:rFonts w:ascii="Times New Roman" w:hAnsi="Times New Roman" w:cs="Times New Roman"/>
          <w:b/>
          <w:bCs/>
          <w:sz w:val="24"/>
          <w:szCs w:val="24"/>
        </w:rPr>
        <w:t>Support Vector Machine</w:t>
      </w:r>
    </w:p>
    <w:p w14:paraId="54BDE8FC" w14:textId="7D012160" w:rsidR="002634B3" w:rsidRDefault="00C418F5" w:rsidP="00AF4E4C">
      <w:pPr>
        <w:spacing w:line="360" w:lineRule="auto"/>
        <w:rPr>
          <w:rFonts w:ascii="Times New Roman" w:hAnsi="Times New Roman" w:cs="Times New Roman"/>
          <w:b/>
          <w:bCs/>
        </w:rPr>
      </w:pPr>
      <w:r w:rsidRPr="00C418F5">
        <w:rPr>
          <w:rFonts w:ascii="Times New Roman" w:hAnsi="Times New Roman" w:cs="Times New Roman"/>
          <w:lang w:bidi="hi-IN"/>
        </w:rPr>
        <w:t>For classification, an SVM utili</w:t>
      </w:r>
      <w:r w:rsidR="00047410">
        <w:rPr>
          <w:rFonts w:ascii="Times New Roman" w:hAnsi="Times New Roman" w:cs="Times New Roman"/>
          <w:lang w:bidi="hi-IN"/>
        </w:rPr>
        <w:t>z</w:t>
      </w:r>
      <w:r w:rsidRPr="00C418F5">
        <w:rPr>
          <w:rFonts w:ascii="Times New Roman" w:hAnsi="Times New Roman" w:cs="Times New Roman"/>
          <w:lang w:bidi="hi-IN"/>
        </w:rPr>
        <w:t>es an optimum hyperplane, which is a line in 2D space, a plane in 3D space, and so on. In other words, the hyperplanes are created by the SVM during its training phase to optimi</w:t>
      </w:r>
      <w:r w:rsidR="00047410">
        <w:rPr>
          <w:rFonts w:ascii="Times New Roman" w:hAnsi="Times New Roman" w:cs="Times New Roman"/>
          <w:lang w:bidi="hi-IN"/>
        </w:rPr>
        <w:t>z</w:t>
      </w:r>
      <w:r w:rsidRPr="00C418F5">
        <w:rPr>
          <w:rFonts w:ascii="Times New Roman" w:hAnsi="Times New Roman" w:cs="Times New Roman"/>
          <w:lang w:bidi="hi-IN"/>
        </w:rPr>
        <w:t>e the margins between classes</w:t>
      </w:r>
      <w:sdt>
        <w:sdtPr>
          <w:rPr>
            <w:rFonts w:ascii="Times New Roman" w:hAnsi="Times New Roman" w:cs="Times New Roman"/>
            <w:lang w:bidi="hi-IN"/>
          </w:rPr>
          <w:id w:val="1347284203"/>
          <w:citation/>
        </w:sdtPr>
        <w:sdtEndPr/>
        <w:sdtContent>
          <w:r w:rsidR="009804BF">
            <w:rPr>
              <w:rFonts w:ascii="Times New Roman" w:hAnsi="Times New Roman" w:cs="Times New Roman"/>
              <w:lang w:bidi="hi-IN"/>
            </w:rPr>
            <w:fldChar w:fldCharType="begin"/>
          </w:r>
          <w:r w:rsidR="009804BF">
            <w:rPr>
              <w:rFonts w:ascii="Times New Roman" w:hAnsi="Times New Roman" w:cs="Times New Roman"/>
              <w:lang w:bidi="hi-IN"/>
            </w:rPr>
            <w:instrText xml:space="preserve"> CITATION Placeholder7 \l 1033 </w:instrText>
          </w:r>
          <w:r w:rsidR="009804BF">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[40]</w:t>
          </w:r>
          <w:r w:rsidR="009804BF">
            <w:rPr>
              <w:rFonts w:ascii="Times New Roman" w:hAnsi="Times New Roman" w:cs="Times New Roman"/>
              <w:lang w:bidi="hi-IN"/>
            </w:rPr>
            <w:fldChar w:fldCharType="end"/>
          </w:r>
        </w:sdtContent>
      </w:sdt>
      <w:r w:rsidRPr="00C418F5">
        <w:rPr>
          <w:rFonts w:ascii="Times New Roman" w:hAnsi="Times New Roman" w:cs="Times New Roman"/>
          <w:lang w:bidi="hi-IN"/>
        </w:rPr>
        <w:t>.</w:t>
      </w:r>
    </w:p>
    <w:p w14:paraId="696A549E" w14:textId="0C0FC9D0" w:rsidR="00AF4E4C" w:rsidRPr="00C87D19" w:rsidRDefault="00AF4E4C" w:rsidP="00AF4E4C">
      <w:pPr>
        <w:spacing w:line="360" w:lineRule="auto"/>
        <w:rPr>
          <w:rFonts w:ascii="Times New Roman" w:hAnsi="Times New Roman" w:cs="Times New Roman"/>
          <w:b/>
          <w:bCs/>
          <w:sz w:val="24"/>
          <w:szCs w:val="24"/>
        </w:rPr>
      </w:pPr>
      <w:r w:rsidRPr="00C87D19">
        <w:rPr>
          <w:rFonts w:ascii="Times New Roman" w:hAnsi="Times New Roman" w:cs="Times New Roman"/>
          <w:b/>
          <w:bCs/>
          <w:sz w:val="24"/>
          <w:szCs w:val="24"/>
        </w:rPr>
        <w:t>Decision Tree</w:t>
      </w:r>
    </w:p>
    <w:p w14:paraId="01674C53" w14:textId="002B2E89" w:rsidR="005814F7" w:rsidRDefault="005814F7" w:rsidP="005814F7">
      <w:pPr>
        <w:spacing w:line="360" w:lineRule="auto"/>
        <w:jc w:val="both"/>
        <w:rPr>
          <w:rFonts w:ascii="Times New Roman" w:hAnsi="Times New Roman" w:cs="Times New Roman"/>
          <w:lang w:bidi="hi-IN"/>
        </w:rPr>
      </w:pPr>
      <w:r w:rsidRPr="005814F7">
        <w:rPr>
          <w:rFonts w:ascii="Times New Roman" w:hAnsi="Times New Roman" w:cs="Times New Roman"/>
          <w:lang w:bidi="hi-IN"/>
        </w:rPr>
        <w:t>This classifier builds a tree from top to bottom using a flowchart-like structure. The internal node in the tree represents a "test" on an attribute, while the branch represents the test's result. After computing all characteristics, the leaf node is equal to a class label or decision as a result</w:t>
      </w:r>
      <w:sdt>
        <w:sdtPr>
          <w:rPr>
            <w:rFonts w:ascii="Times New Roman" w:hAnsi="Times New Roman" w:cs="Times New Roman"/>
            <w:lang w:bidi="hi-IN"/>
          </w:rPr>
          <w:id w:val="-1524158503"/>
          <w:citation/>
        </w:sdtPr>
        <w:sdtEndPr/>
        <w:sdtContent>
          <w:r w:rsidR="009804BF">
            <w:rPr>
              <w:rFonts w:ascii="Times New Roman" w:hAnsi="Times New Roman" w:cs="Times New Roman"/>
              <w:lang w:bidi="hi-IN"/>
            </w:rPr>
            <w:fldChar w:fldCharType="begin"/>
          </w:r>
          <w:r w:rsidR="009804BF">
            <w:rPr>
              <w:rFonts w:ascii="Times New Roman" w:hAnsi="Times New Roman" w:cs="Times New Roman"/>
              <w:lang w:bidi="hi-IN"/>
            </w:rPr>
            <w:instrText xml:space="preserve"> CITATION Placeholder8 \l 1033 </w:instrText>
          </w:r>
          <w:r w:rsidR="009804BF">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[41]</w:t>
          </w:r>
          <w:r w:rsidR="009804BF">
            <w:rPr>
              <w:rFonts w:ascii="Times New Roman" w:hAnsi="Times New Roman" w:cs="Times New Roman"/>
              <w:lang w:bidi="hi-IN"/>
            </w:rPr>
            <w:fldChar w:fldCharType="end"/>
          </w:r>
        </w:sdtContent>
      </w:sdt>
      <w:r w:rsidRPr="005814F7">
        <w:rPr>
          <w:rFonts w:ascii="Times New Roman" w:hAnsi="Times New Roman" w:cs="Times New Roman"/>
          <w:lang w:bidi="hi-IN"/>
        </w:rPr>
        <w:t>.</w:t>
      </w:r>
    </w:p>
    <w:p w14:paraId="2F3D31D4" w14:textId="78F245A9" w:rsidR="00AF4E4C" w:rsidRPr="00C87D19" w:rsidRDefault="00AF4E4C" w:rsidP="005814F7">
      <w:pPr>
        <w:rPr>
          <w:sz w:val="24"/>
          <w:szCs w:val="24"/>
        </w:rPr>
      </w:pPr>
      <w:r w:rsidRPr="00C87D19">
        <w:rPr>
          <w:rFonts w:ascii="Times New Roman" w:hAnsi="Times New Roman" w:cs="Times New Roman"/>
          <w:b/>
          <w:bCs/>
          <w:sz w:val="24"/>
          <w:szCs w:val="24"/>
        </w:rPr>
        <w:t>Naïve Bayes</w:t>
      </w:r>
    </w:p>
    <w:p w14:paraId="11E4356E" w14:textId="0E63AE40" w:rsidR="00811041" w:rsidRDefault="00811041" w:rsidP="008553C5">
      <w:pPr>
        <w:autoSpaceDE w:val="0"/>
        <w:autoSpaceDN w:val="0"/>
        <w:adjustRightInd w:val="0"/>
        <w:spacing w:after="0" w:line="360" w:lineRule="auto"/>
        <w:jc w:val="both"/>
        <w:rPr>
          <w:rFonts w:ascii="Times New Roman" w:hAnsi="Times New Roman" w:cs="Times New Roman"/>
          <w:lang w:bidi="hi-IN"/>
        </w:rPr>
      </w:pPr>
      <w:r w:rsidRPr="00811041">
        <w:rPr>
          <w:rFonts w:ascii="Times New Roman" w:hAnsi="Times New Roman" w:cs="Times New Roman"/>
          <w:lang w:bidi="hi-IN"/>
        </w:rPr>
        <w:t>This classifier is based on the Bayes' Theorem, which states that several algorithms from the same</w:t>
      </w:r>
      <w:r w:rsidR="00F95954">
        <w:rPr>
          <w:rFonts w:ascii="Times New Roman" w:hAnsi="Times New Roman" w:cs="Times New Roman"/>
          <w:lang w:bidi="hi-IN"/>
        </w:rPr>
        <w:t xml:space="preserve"> </w:t>
      </w:r>
      <w:r w:rsidRPr="00811041">
        <w:rPr>
          <w:rFonts w:ascii="Times New Roman" w:hAnsi="Times New Roman" w:cs="Times New Roman"/>
          <w:lang w:bidi="hi-IN"/>
        </w:rPr>
        <w:t>family can be employed since they have a common principle. Each pair of categori</w:t>
      </w:r>
      <w:r w:rsidR="00F95954">
        <w:rPr>
          <w:rFonts w:ascii="Times New Roman" w:hAnsi="Times New Roman" w:cs="Times New Roman"/>
          <w:lang w:bidi="hi-IN"/>
        </w:rPr>
        <w:t>z</w:t>
      </w:r>
      <w:r w:rsidRPr="00811041">
        <w:rPr>
          <w:rFonts w:ascii="Times New Roman" w:hAnsi="Times New Roman" w:cs="Times New Roman"/>
          <w:lang w:bidi="hi-IN"/>
        </w:rPr>
        <w:t>ed characteristics is independent of the other in this case. This classifier is straightforward and efficient. It can quickly create an ML model and forecast. Because it predicts using probability, it's also known as a probabilistic classifier. Every classifier in supervised learning must go through a training and testing phase. After optimi</w:t>
      </w:r>
      <w:r w:rsidR="00F95954">
        <w:rPr>
          <w:rFonts w:ascii="Times New Roman" w:hAnsi="Times New Roman" w:cs="Times New Roman"/>
          <w:lang w:bidi="hi-IN"/>
        </w:rPr>
        <w:t>z</w:t>
      </w:r>
      <w:r w:rsidRPr="00811041">
        <w:rPr>
          <w:rFonts w:ascii="Times New Roman" w:hAnsi="Times New Roman" w:cs="Times New Roman"/>
          <w:lang w:bidi="hi-IN"/>
        </w:rPr>
        <w:t>ing the feature set, which picks the appropriate set, the dataset is created. Training and testing data for selected characteristics are split into two groups</w:t>
      </w:r>
      <w:sdt>
        <w:sdtPr>
          <w:rPr>
            <w:rFonts w:ascii="Times New Roman" w:hAnsi="Times New Roman" w:cs="Times New Roman"/>
            <w:lang w:bidi="hi-IN"/>
          </w:rPr>
          <w:id w:val="2122262317"/>
          <w:citation/>
        </w:sdtPr>
        <w:sdtEndPr/>
        <w:sdtContent>
          <w:r w:rsidR="009804BF">
            <w:rPr>
              <w:rFonts w:ascii="Times New Roman" w:hAnsi="Times New Roman" w:cs="Times New Roman"/>
              <w:lang w:bidi="hi-IN"/>
            </w:rPr>
            <w:fldChar w:fldCharType="begin"/>
          </w:r>
          <w:r w:rsidR="009804BF">
            <w:rPr>
              <w:rFonts w:ascii="Times New Roman" w:hAnsi="Times New Roman" w:cs="Times New Roman"/>
              <w:lang w:bidi="hi-IN"/>
            </w:rPr>
            <w:instrText xml:space="preserve"> CITATION Placeholder3 \l 1033 </w:instrText>
          </w:r>
          <w:r w:rsidR="009804BF">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[42]</w:t>
          </w:r>
          <w:r w:rsidR="009804BF">
            <w:rPr>
              <w:rFonts w:ascii="Times New Roman" w:hAnsi="Times New Roman" w:cs="Times New Roman"/>
              <w:lang w:bidi="hi-IN"/>
            </w:rPr>
            <w:fldChar w:fldCharType="end"/>
          </w:r>
        </w:sdtContent>
      </w:sdt>
      <w:r w:rsidR="009804BF">
        <w:rPr>
          <w:rFonts w:ascii="Times New Roman" w:hAnsi="Times New Roman" w:cs="Times New Roman"/>
          <w:lang w:bidi="hi-IN"/>
        </w:rPr>
        <w:t>.</w:t>
      </w:r>
    </w:p>
    <w:p w14:paraId="517C4D24" w14:textId="77777777" w:rsidR="00811041" w:rsidRPr="00136435" w:rsidRDefault="00811041" w:rsidP="008553C5">
      <w:pPr>
        <w:autoSpaceDE w:val="0"/>
        <w:autoSpaceDN w:val="0"/>
        <w:adjustRightInd w:val="0"/>
        <w:spacing w:after="0" w:line="360" w:lineRule="auto"/>
        <w:jc w:val="both"/>
        <w:rPr>
          <w:rFonts w:ascii="Times New Roman" w:hAnsi="Times New Roman" w:cs="Times New Roman"/>
          <w:lang w:bidi="hi-IN"/>
        </w:rPr>
      </w:pPr>
    </w:p>
    <w:p w14:paraId="59AD523A" w14:textId="09AEB0AF" w:rsidR="00AF4E4C" w:rsidRPr="00C87D19" w:rsidRDefault="00AF4E4C" w:rsidP="00AF4E4C">
      <w:pPr>
        <w:spacing w:line="360" w:lineRule="auto"/>
        <w:rPr>
          <w:rFonts w:ascii="Times New Roman" w:hAnsi="Times New Roman" w:cs="Times New Roman"/>
          <w:b/>
          <w:bCs/>
          <w:sz w:val="24"/>
          <w:szCs w:val="24"/>
        </w:rPr>
      </w:pPr>
      <w:r w:rsidRPr="00C87D19">
        <w:rPr>
          <w:rFonts w:ascii="Times New Roman" w:hAnsi="Times New Roman" w:cs="Times New Roman"/>
          <w:b/>
          <w:bCs/>
          <w:sz w:val="24"/>
          <w:szCs w:val="24"/>
        </w:rPr>
        <w:t>KNN</w:t>
      </w:r>
    </w:p>
    <w:p w14:paraId="1ADA2F18" w14:textId="49F4DD27" w:rsidR="009B54AC" w:rsidRDefault="00811041" w:rsidP="005D1E8B">
      <w:pPr>
        <w:autoSpaceDE w:val="0"/>
        <w:autoSpaceDN w:val="0"/>
        <w:adjustRightInd w:val="0"/>
        <w:spacing w:after="0" w:line="360" w:lineRule="auto"/>
        <w:jc w:val="both"/>
        <w:rPr>
          <w:rFonts w:ascii="Times New Roman" w:hAnsi="Times New Roman" w:cs="Times New Roman"/>
          <w:lang w:bidi="hi-IN"/>
        </w:rPr>
      </w:pPr>
      <w:r w:rsidRPr="00811041">
        <w:rPr>
          <w:rFonts w:ascii="Times New Roman" w:hAnsi="Times New Roman" w:cs="Times New Roman"/>
          <w:lang w:bidi="hi-IN"/>
        </w:rPr>
        <w:t>k-NN is a straightforward supervised learning technique that performs well on big training sets. It is assumed that data points with comparable properties would provide similar results. The k-NN technique uses the majority neighbors among nearest neighbor to estimate an unknown data sample. It is resistant to noisy training data and works well with a large number of instances. The distance between each instance and all training data samples takes longer to compute</w:t>
      </w:r>
      <w:sdt>
        <w:sdtPr>
          <w:rPr>
            <w:rFonts w:ascii="Times New Roman" w:hAnsi="Times New Roman" w:cs="Times New Roman"/>
            <w:lang w:bidi="hi-IN"/>
          </w:rPr>
          <w:id w:val="-1986621019"/>
          <w:citation/>
        </w:sdtPr>
        <w:sdtEndPr/>
        <w:sdtContent>
          <w:r w:rsidR="009804BF">
            <w:rPr>
              <w:rFonts w:ascii="Times New Roman" w:hAnsi="Times New Roman" w:cs="Times New Roman"/>
              <w:lang w:bidi="hi-IN"/>
            </w:rPr>
            <w:fldChar w:fldCharType="begin"/>
          </w:r>
          <w:r w:rsidR="009804BF">
            <w:rPr>
              <w:rFonts w:ascii="Times New Roman" w:hAnsi="Times New Roman" w:cs="Times New Roman"/>
              <w:lang w:bidi="hi-IN"/>
            </w:rPr>
            <w:instrText xml:space="preserve"> CITATION Placeholder10 \l 1033 </w:instrText>
          </w:r>
          <w:r w:rsidR="009804BF">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[43]</w:t>
          </w:r>
          <w:r w:rsidR="009804BF">
            <w:rPr>
              <w:rFonts w:ascii="Times New Roman" w:hAnsi="Times New Roman" w:cs="Times New Roman"/>
              <w:lang w:bidi="hi-IN"/>
            </w:rPr>
            <w:fldChar w:fldCharType="end"/>
          </w:r>
        </w:sdtContent>
      </w:sdt>
      <w:r w:rsidRPr="00811041">
        <w:rPr>
          <w:rFonts w:ascii="Times New Roman" w:hAnsi="Times New Roman" w:cs="Times New Roman"/>
          <w:lang w:bidi="hi-IN"/>
        </w:rPr>
        <w:t>. K-NN classifies using a majority vote on neighboring locations, thus it should perform well if we believe that similar sorts of attack feature vectors are close together.</w:t>
      </w:r>
    </w:p>
    <w:p w14:paraId="48E242B2" w14:textId="77777777" w:rsidR="005D1E8B" w:rsidRPr="005D1E8B" w:rsidRDefault="005D1E8B" w:rsidP="005D1E8B">
      <w:pPr>
        <w:autoSpaceDE w:val="0"/>
        <w:autoSpaceDN w:val="0"/>
        <w:adjustRightInd w:val="0"/>
        <w:spacing w:after="0" w:line="360" w:lineRule="auto"/>
        <w:jc w:val="both"/>
        <w:rPr>
          <w:rFonts w:ascii="Times New Roman" w:hAnsi="Times New Roman" w:cs="Times New Roman"/>
          <w:lang w:bidi="hi-IN"/>
        </w:rPr>
      </w:pPr>
    </w:p>
    <w:p w14:paraId="0AAF7758" w14:textId="77777777" w:rsidR="005D1E8B" w:rsidRDefault="005D1E8B" w:rsidP="007E7DCA">
      <w:pPr>
        <w:spacing w:line="360" w:lineRule="auto"/>
        <w:rPr>
          <w:rFonts w:ascii="Times New Roman" w:hAnsi="Times New Roman" w:cs="Times New Roman"/>
          <w:b/>
          <w:bCs/>
          <w:sz w:val="24"/>
          <w:szCs w:val="24"/>
        </w:rPr>
      </w:pPr>
    </w:p>
    <w:p w14:paraId="04499C68" w14:textId="77777777" w:rsidR="005D1E8B" w:rsidRDefault="005D1E8B" w:rsidP="007E7DCA">
      <w:pPr>
        <w:spacing w:line="360" w:lineRule="auto"/>
        <w:rPr>
          <w:rFonts w:ascii="Times New Roman" w:hAnsi="Times New Roman" w:cs="Times New Roman"/>
          <w:b/>
          <w:bCs/>
          <w:sz w:val="24"/>
          <w:szCs w:val="24"/>
        </w:rPr>
      </w:pPr>
    </w:p>
    <w:p w14:paraId="5AEE1517" w14:textId="0882281D" w:rsidR="007E7DCA" w:rsidRPr="00C87D19" w:rsidRDefault="00AF4E4C" w:rsidP="007E7DCA">
      <w:pPr>
        <w:spacing w:line="360" w:lineRule="auto"/>
        <w:rPr>
          <w:rFonts w:ascii="Times New Roman" w:hAnsi="Times New Roman" w:cs="Times New Roman"/>
          <w:b/>
          <w:bCs/>
          <w:sz w:val="24"/>
          <w:szCs w:val="24"/>
        </w:rPr>
      </w:pPr>
      <w:r w:rsidRPr="00C87D19">
        <w:rPr>
          <w:rFonts w:ascii="Times New Roman" w:hAnsi="Times New Roman" w:cs="Times New Roman"/>
          <w:b/>
          <w:bCs/>
          <w:sz w:val="24"/>
          <w:szCs w:val="24"/>
        </w:rPr>
        <w:lastRenderedPageBreak/>
        <w:t>K-means clustering</w:t>
      </w:r>
    </w:p>
    <w:p w14:paraId="221001AA" w14:textId="0F60BAD8" w:rsidR="007E7DCA" w:rsidRPr="007E7DCA" w:rsidRDefault="007E7DCA" w:rsidP="006159DB">
      <w:pPr>
        <w:spacing w:line="360" w:lineRule="auto"/>
        <w:jc w:val="both"/>
        <w:rPr>
          <w:rFonts w:ascii="Times New Roman" w:hAnsi="Times New Roman" w:cs="Times New Roman"/>
          <w:b/>
          <w:bCs/>
        </w:rPr>
      </w:pPr>
      <w:r w:rsidRPr="007E7DCA">
        <w:rPr>
          <w:rFonts w:ascii="Times New Roman" w:hAnsi="Times New Roman" w:cs="Times New Roman"/>
          <w:lang w:bidi="hi-IN"/>
        </w:rPr>
        <w:t>K means cluster is an unsupervised clustering technique that divides objects into K disjoint clusters based on their feature values (where K is a positive integer specifying the number of clusters). It groups data based on their Euclidean distance, grouping items into the same cluster if their feature values are comparable</w:t>
      </w:r>
      <w:sdt>
        <w:sdtPr>
          <w:rPr>
            <w:rFonts w:ascii="Times New Roman" w:hAnsi="Times New Roman" w:cs="Times New Roman"/>
            <w:lang w:bidi="hi-IN"/>
          </w:rPr>
          <w:id w:val="-479082353"/>
          <w:citation/>
        </w:sdtPr>
        <w:sdtEndPr/>
        <w:sdtContent>
          <w:r w:rsidR="006159DB">
            <w:rPr>
              <w:rFonts w:ascii="Times New Roman" w:hAnsi="Times New Roman" w:cs="Times New Roman"/>
              <w:lang w:bidi="hi-IN"/>
            </w:rPr>
            <w:fldChar w:fldCharType="begin"/>
          </w:r>
          <w:r w:rsidR="006159DB">
            <w:rPr>
              <w:rFonts w:ascii="Times New Roman" w:hAnsi="Times New Roman" w:cs="Times New Roman"/>
              <w:lang w:bidi="hi-IN"/>
            </w:rPr>
            <w:instrText xml:space="preserve"> CITATION Placeholder43 \l 1033 </w:instrText>
          </w:r>
          <w:r w:rsidR="006159DB">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[44]</w:t>
          </w:r>
          <w:r w:rsidR="006159DB">
            <w:rPr>
              <w:rFonts w:ascii="Times New Roman" w:hAnsi="Times New Roman" w:cs="Times New Roman"/>
              <w:lang w:bidi="hi-IN"/>
            </w:rPr>
            <w:fldChar w:fldCharType="end"/>
          </w:r>
        </w:sdtContent>
      </w:sdt>
      <w:r w:rsidRPr="007E7DCA">
        <w:rPr>
          <w:rFonts w:ascii="Times New Roman" w:hAnsi="Times New Roman" w:cs="Times New Roman"/>
          <w:lang w:bidi="hi-IN"/>
        </w:rPr>
        <w:t>.</w:t>
      </w:r>
    </w:p>
    <w:p w14:paraId="34F27438" w14:textId="37C6176A" w:rsidR="00AF4E4C" w:rsidRPr="00C87D19" w:rsidRDefault="00AF4E4C" w:rsidP="00AF4E4C">
      <w:pPr>
        <w:spacing w:line="360" w:lineRule="auto"/>
        <w:rPr>
          <w:rFonts w:ascii="Times New Roman" w:hAnsi="Times New Roman" w:cs="Times New Roman"/>
          <w:b/>
          <w:bCs/>
          <w:sz w:val="24"/>
          <w:szCs w:val="24"/>
        </w:rPr>
      </w:pPr>
      <w:r w:rsidRPr="00C87D19">
        <w:rPr>
          <w:rFonts w:ascii="Times New Roman" w:hAnsi="Times New Roman" w:cs="Times New Roman"/>
          <w:b/>
          <w:bCs/>
          <w:sz w:val="24"/>
          <w:szCs w:val="24"/>
        </w:rPr>
        <w:t>Random Forest</w:t>
      </w:r>
    </w:p>
    <w:p w14:paraId="785866AC" w14:textId="5581B07A" w:rsidR="00C85D56" w:rsidRDefault="007E7DCA" w:rsidP="00C87D19">
      <w:pPr>
        <w:autoSpaceDE w:val="0"/>
        <w:autoSpaceDN w:val="0"/>
        <w:adjustRightInd w:val="0"/>
        <w:spacing w:after="0" w:line="360" w:lineRule="auto"/>
        <w:jc w:val="both"/>
        <w:rPr>
          <w:rFonts w:ascii="Times New Roman" w:hAnsi="Times New Roman" w:cs="Times New Roman"/>
          <w:lang w:bidi="hi-IN"/>
        </w:rPr>
      </w:pPr>
      <w:r w:rsidRPr="007E7DCA">
        <w:rPr>
          <w:rFonts w:ascii="Times New Roman" w:hAnsi="Times New Roman" w:cs="Times New Roman"/>
          <w:lang w:bidi="hi-IN"/>
        </w:rPr>
        <w:t>R</w:t>
      </w:r>
      <w:r>
        <w:rPr>
          <w:rFonts w:ascii="Times New Roman" w:hAnsi="Times New Roman" w:cs="Times New Roman"/>
          <w:lang w:bidi="hi-IN"/>
        </w:rPr>
        <w:t>andom forest classifier</w:t>
      </w:r>
      <w:r w:rsidRPr="007E7DCA">
        <w:rPr>
          <w:rFonts w:ascii="Times New Roman" w:hAnsi="Times New Roman" w:cs="Times New Roman"/>
          <w:lang w:bidi="hi-IN"/>
        </w:rPr>
        <w:t xml:space="preserve"> creates several decision trees from the dataset provided as input during training to operate on the unknown data. Each decision tree votes for a certain class based on its training for unknown input, and the majority vote determines the class of unknown data. It can successfully cope with large and complex datasets, making it suitable for an IoT network</w:t>
      </w:r>
      <w:r w:rsidR="009804BF">
        <w:rPr>
          <w:rFonts w:ascii="Times New Roman" w:hAnsi="Times New Roman" w:cs="Times New Roman"/>
          <w:lang w:bidi="hi-IN"/>
        </w:rPr>
        <w:t xml:space="preserve"> </w:t>
      </w:r>
      <w:sdt>
        <w:sdtPr>
          <w:rPr>
            <w:rFonts w:ascii="Times New Roman" w:hAnsi="Times New Roman" w:cs="Times New Roman"/>
            <w:lang w:bidi="hi-IN"/>
          </w:rPr>
          <w:id w:val="-1405675603"/>
          <w:citation/>
        </w:sdtPr>
        <w:sdtEndPr/>
        <w:sdtContent>
          <w:r w:rsidR="009804BF">
            <w:rPr>
              <w:rFonts w:ascii="Times New Roman" w:hAnsi="Times New Roman" w:cs="Times New Roman"/>
              <w:lang w:bidi="hi-IN"/>
            </w:rPr>
            <w:fldChar w:fldCharType="begin"/>
          </w:r>
          <w:r w:rsidR="009804BF">
            <w:rPr>
              <w:rFonts w:ascii="Times New Roman" w:hAnsi="Times New Roman" w:cs="Times New Roman"/>
              <w:lang w:bidi="hi-IN"/>
            </w:rPr>
            <w:instrText xml:space="preserve"> CITATION Placeholder12 \l 1033 </w:instrText>
          </w:r>
          <w:r w:rsidR="009804BF">
            <w:rPr>
              <w:rFonts w:ascii="Times New Roman" w:hAnsi="Times New Roman" w:cs="Times New Roman"/>
              <w:lang w:bidi="hi-IN"/>
            </w:rPr>
            <w:fldChar w:fldCharType="separate"/>
          </w:r>
          <w:r w:rsidR="00415258" w:rsidRPr="00415258">
            <w:rPr>
              <w:rFonts w:ascii="Times New Roman" w:hAnsi="Times New Roman" w:cs="Times New Roman"/>
              <w:noProof/>
              <w:lang w:bidi="hi-IN"/>
            </w:rPr>
            <w:t>[45]</w:t>
          </w:r>
          <w:r w:rsidR="009804BF">
            <w:rPr>
              <w:rFonts w:ascii="Times New Roman" w:hAnsi="Times New Roman" w:cs="Times New Roman"/>
              <w:lang w:bidi="hi-IN"/>
            </w:rPr>
            <w:fldChar w:fldCharType="end"/>
          </w:r>
        </w:sdtContent>
      </w:sdt>
      <w:r w:rsidRPr="007E7DCA">
        <w:rPr>
          <w:rFonts w:ascii="Times New Roman" w:hAnsi="Times New Roman" w:cs="Times New Roman"/>
          <w:lang w:bidi="hi-IN"/>
        </w:rPr>
        <w:t>.</w:t>
      </w:r>
    </w:p>
    <w:p w14:paraId="6AF377EF" w14:textId="77777777" w:rsidR="00C87D19" w:rsidRDefault="00C87D19" w:rsidP="00C87D19">
      <w:pPr>
        <w:autoSpaceDE w:val="0"/>
        <w:autoSpaceDN w:val="0"/>
        <w:adjustRightInd w:val="0"/>
        <w:spacing w:after="0" w:line="360" w:lineRule="auto"/>
        <w:jc w:val="both"/>
        <w:rPr>
          <w:rFonts w:ascii="Times New Roman" w:hAnsi="Times New Roman" w:cs="Times New Roman"/>
          <w:lang w:bidi="hi-IN"/>
        </w:rPr>
      </w:pPr>
    </w:p>
    <w:p w14:paraId="516D51A0" w14:textId="27C7AF25" w:rsidR="00C87D19" w:rsidRDefault="00C87D19" w:rsidP="00C87D19">
      <w:pPr>
        <w:spacing w:line="360" w:lineRule="auto"/>
        <w:jc w:val="both"/>
        <w:rPr>
          <w:rFonts w:ascii="Times New Roman" w:hAnsi="Times New Roman" w:cs="Times New Roman"/>
          <w:b/>
          <w:bCs/>
          <w:sz w:val="24"/>
          <w:szCs w:val="24"/>
          <w:lang w:bidi="hi-IN"/>
        </w:rPr>
      </w:pPr>
      <w:r w:rsidRPr="00C87D19">
        <w:rPr>
          <w:rFonts w:ascii="Times New Roman" w:hAnsi="Times New Roman" w:cs="Times New Roman"/>
          <w:b/>
          <w:bCs/>
          <w:sz w:val="24"/>
          <w:szCs w:val="24"/>
          <w:lang w:bidi="hi-IN"/>
        </w:rPr>
        <w:t>Model Training</w:t>
      </w:r>
      <w:r>
        <w:rPr>
          <w:rFonts w:ascii="Times New Roman" w:hAnsi="Times New Roman" w:cs="Times New Roman"/>
          <w:b/>
          <w:bCs/>
          <w:sz w:val="24"/>
          <w:szCs w:val="24"/>
          <w:lang w:bidi="hi-IN"/>
        </w:rPr>
        <w:t xml:space="preserve"> &amp; validation</w:t>
      </w:r>
    </w:p>
    <w:p w14:paraId="5DFAFDDC" w14:textId="785F5764" w:rsidR="00C87D19" w:rsidRDefault="00C87D19" w:rsidP="00C87D19">
      <w:pPr>
        <w:spacing w:line="360" w:lineRule="auto"/>
        <w:jc w:val="both"/>
        <w:rPr>
          <w:rFonts w:ascii="Times New Roman" w:hAnsi="Times New Roman" w:cs="Times New Roman"/>
          <w:lang w:bidi="hi-IN"/>
        </w:rPr>
      </w:pPr>
      <w:r>
        <w:rPr>
          <w:rFonts w:ascii="Times New Roman" w:hAnsi="Times New Roman" w:cs="Times New Roman"/>
          <w:lang w:bidi="hi-IN"/>
        </w:rPr>
        <w:t xml:space="preserve">All above mentioned algorithms are implemented to train the classifier model on training data. </w:t>
      </w:r>
      <w:r w:rsidR="00F15339">
        <w:rPr>
          <w:rFonts w:ascii="Times New Roman" w:hAnsi="Times New Roman" w:cs="Times New Roman"/>
          <w:lang w:bidi="hi-IN"/>
        </w:rPr>
        <w:t xml:space="preserve">Each classifier model is fitted in three categories first one on all attack labels in dataset, second one is for binary classification, third one is for multi-class classification by grouping all attack classes into some categories. </w:t>
      </w:r>
      <w:r>
        <w:rPr>
          <w:rFonts w:ascii="Times New Roman" w:hAnsi="Times New Roman" w:cs="Times New Roman"/>
          <w:lang w:bidi="hi-IN"/>
        </w:rPr>
        <w:t>After training the model on training data model’s performance is evaluated and compared on basis of various performance metric as explained in later section is used to find out the best performing model on our validation data.</w:t>
      </w:r>
    </w:p>
    <w:p w14:paraId="46E04327" w14:textId="1BD82FE9" w:rsidR="00C85D56" w:rsidRPr="00C87D19" w:rsidRDefault="00C85D56" w:rsidP="00C85D56">
      <w:pPr>
        <w:spacing w:line="360" w:lineRule="auto"/>
        <w:rPr>
          <w:rFonts w:ascii="Times New Roman" w:hAnsi="Times New Roman" w:cs="Times New Roman"/>
          <w:b/>
          <w:bCs/>
          <w:sz w:val="24"/>
          <w:szCs w:val="24"/>
        </w:rPr>
      </w:pPr>
      <w:r w:rsidRPr="00C87D19">
        <w:rPr>
          <w:rFonts w:ascii="Times New Roman" w:hAnsi="Times New Roman" w:cs="Times New Roman"/>
          <w:b/>
          <w:bCs/>
          <w:sz w:val="24"/>
          <w:szCs w:val="24"/>
        </w:rPr>
        <w:t xml:space="preserve">Optimization of </w:t>
      </w:r>
      <w:r w:rsidR="00C87D19" w:rsidRPr="00C87D19">
        <w:rPr>
          <w:rFonts w:ascii="Times New Roman" w:hAnsi="Times New Roman" w:cs="Times New Roman"/>
          <w:b/>
          <w:bCs/>
          <w:sz w:val="24"/>
          <w:szCs w:val="24"/>
        </w:rPr>
        <w:t xml:space="preserve">model by selecting the </w:t>
      </w:r>
      <w:r w:rsidRPr="00C87D19">
        <w:rPr>
          <w:rFonts w:ascii="Times New Roman" w:hAnsi="Times New Roman" w:cs="Times New Roman"/>
          <w:b/>
          <w:bCs/>
          <w:sz w:val="24"/>
          <w:szCs w:val="24"/>
        </w:rPr>
        <w:t>best performed model</w:t>
      </w:r>
    </w:p>
    <w:p w14:paraId="284F2564" w14:textId="34356ACE" w:rsidR="00671BE0" w:rsidRDefault="00C85D56" w:rsidP="00F15339">
      <w:pPr>
        <w:spacing w:line="360" w:lineRule="auto"/>
        <w:jc w:val="both"/>
        <w:rPr>
          <w:rFonts w:ascii="Times New Roman" w:hAnsi="Times New Roman" w:cs="Times New Roman"/>
        </w:rPr>
      </w:pPr>
      <w:r>
        <w:rPr>
          <w:rFonts w:ascii="Times New Roman" w:hAnsi="Times New Roman" w:cs="Times New Roman"/>
        </w:rPr>
        <w:t>Among all above machine learning classifier algorithms</w:t>
      </w:r>
      <w:r w:rsidR="00F15339">
        <w:rPr>
          <w:rFonts w:ascii="Times New Roman" w:hAnsi="Times New Roman" w:cs="Times New Roman"/>
        </w:rPr>
        <w:t xml:space="preserve"> model is va</w:t>
      </w:r>
      <w:r w:rsidR="00737E79">
        <w:rPr>
          <w:rFonts w:ascii="Times New Roman" w:hAnsi="Times New Roman" w:cs="Times New Roman"/>
        </w:rPr>
        <w:t>l</w:t>
      </w:r>
      <w:r w:rsidR="00F15339">
        <w:rPr>
          <w:rFonts w:ascii="Times New Roman" w:hAnsi="Times New Roman" w:cs="Times New Roman"/>
        </w:rPr>
        <w:t>idated by its performance scores and analyzed to select</w:t>
      </w:r>
      <w:r>
        <w:rPr>
          <w:rFonts w:ascii="Times New Roman" w:hAnsi="Times New Roman" w:cs="Times New Roman"/>
        </w:rPr>
        <w:t xml:space="preserve"> one of the best performed model</w:t>
      </w:r>
      <w:r w:rsidR="00F15339">
        <w:rPr>
          <w:rFonts w:ascii="Times New Roman" w:hAnsi="Times New Roman" w:cs="Times New Roman"/>
        </w:rPr>
        <w:t xml:space="preserve">. The model once selected is used </w:t>
      </w:r>
      <w:r>
        <w:rPr>
          <w:rFonts w:ascii="Times New Roman" w:hAnsi="Times New Roman" w:cs="Times New Roman"/>
        </w:rPr>
        <w:t>to</w:t>
      </w:r>
      <w:r w:rsidR="00F15339">
        <w:rPr>
          <w:rFonts w:ascii="Times New Roman" w:hAnsi="Times New Roman" w:cs="Times New Roman"/>
        </w:rPr>
        <w:t xml:space="preserve"> optimize in order to increase accuracy and overall model performance. Optimization of model refers to tuning of hyper-parameters of algorithm so that it works on a selective way</w:t>
      </w:r>
      <w:r>
        <w:rPr>
          <w:rFonts w:ascii="Times New Roman" w:hAnsi="Times New Roman" w:cs="Times New Roman"/>
        </w:rPr>
        <w:t xml:space="preserve"> to achieve improvement </w:t>
      </w:r>
      <w:r w:rsidR="00F15339">
        <w:rPr>
          <w:rFonts w:ascii="Times New Roman" w:hAnsi="Times New Roman" w:cs="Times New Roman"/>
        </w:rPr>
        <w:t xml:space="preserve">in </w:t>
      </w:r>
      <w:r>
        <w:rPr>
          <w:rFonts w:ascii="Times New Roman" w:hAnsi="Times New Roman" w:cs="Times New Roman"/>
        </w:rPr>
        <w:t>classification of network attacks in an intrusion detection system</w:t>
      </w:r>
      <w:sdt>
        <w:sdtPr>
          <w:rPr>
            <w:rFonts w:ascii="Times New Roman" w:hAnsi="Times New Roman" w:cs="Times New Roman"/>
          </w:rPr>
          <w:id w:val="-1882238372"/>
          <w:citation/>
        </w:sdtPr>
        <w:sdtEndPr/>
        <w:sdtContent>
          <w:r w:rsidR="006159DB">
            <w:rPr>
              <w:rFonts w:ascii="Times New Roman" w:hAnsi="Times New Roman" w:cs="Times New Roman"/>
            </w:rPr>
            <w:fldChar w:fldCharType="begin"/>
          </w:r>
          <w:r w:rsidR="006159DB">
            <w:rPr>
              <w:rFonts w:ascii="Times New Roman" w:hAnsi="Times New Roman" w:cs="Times New Roman"/>
            </w:rPr>
            <w:instrText xml:space="preserve"> CITATION Placeholder44 \l 1033 </w:instrText>
          </w:r>
          <w:r w:rsidR="006159DB">
            <w:rPr>
              <w:rFonts w:ascii="Times New Roman" w:hAnsi="Times New Roman" w:cs="Times New Roman"/>
            </w:rPr>
            <w:fldChar w:fldCharType="separate"/>
          </w:r>
          <w:r w:rsidR="00415258">
            <w:rPr>
              <w:rFonts w:ascii="Times New Roman" w:hAnsi="Times New Roman" w:cs="Times New Roman"/>
              <w:noProof/>
            </w:rPr>
            <w:t xml:space="preserve"> </w:t>
          </w:r>
          <w:r w:rsidR="00415258" w:rsidRPr="00415258">
            <w:rPr>
              <w:rFonts w:ascii="Times New Roman" w:hAnsi="Times New Roman" w:cs="Times New Roman"/>
              <w:noProof/>
            </w:rPr>
            <w:t>[46]</w:t>
          </w:r>
          <w:r w:rsidR="006159DB">
            <w:rPr>
              <w:rFonts w:ascii="Times New Roman" w:hAnsi="Times New Roman" w:cs="Times New Roman"/>
            </w:rPr>
            <w:fldChar w:fldCharType="end"/>
          </w:r>
        </w:sdtContent>
      </w:sdt>
      <w:r>
        <w:rPr>
          <w:rFonts w:ascii="Times New Roman" w:hAnsi="Times New Roman" w:cs="Times New Roman"/>
        </w:rPr>
        <w:t>.</w:t>
      </w:r>
    </w:p>
    <w:p w14:paraId="3083209D" w14:textId="3F4D7539" w:rsidR="009B54AC" w:rsidRDefault="00C85D56" w:rsidP="009B54AC">
      <w:pPr>
        <w:spacing w:line="360" w:lineRule="auto"/>
        <w:rPr>
          <w:rFonts w:ascii="Times New Roman" w:hAnsi="Times New Roman" w:cs="Times New Roman"/>
        </w:rPr>
      </w:pPr>
      <w:r>
        <w:rPr>
          <w:rFonts w:ascii="Times New Roman" w:hAnsi="Times New Roman" w:cs="Times New Roman"/>
        </w:rPr>
        <w:t xml:space="preserve">After optimization of model again apply the </w:t>
      </w:r>
      <w:r w:rsidR="00F15339">
        <w:rPr>
          <w:rFonts w:ascii="Times New Roman" w:hAnsi="Times New Roman" w:cs="Times New Roman"/>
        </w:rPr>
        <w:t>tuned c</w:t>
      </w:r>
      <w:r>
        <w:rPr>
          <w:rFonts w:ascii="Times New Roman" w:hAnsi="Times New Roman" w:cs="Times New Roman"/>
        </w:rPr>
        <w:t xml:space="preserve">lassification </w:t>
      </w:r>
      <w:r w:rsidR="00F15339">
        <w:rPr>
          <w:rFonts w:ascii="Times New Roman" w:hAnsi="Times New Roman" w:cs="Times New Roman"/>
        </w:rPr>
        <w:t>algorithm</w:t>
      </w:r>
      <w:r w:rsidR="005C4882">
        <w:rPr>
          <w:rFonts w:ascii="Times New Roman" w:hAnsi="Times New Roman" w:cs="Times New Roman"/>
        </w:rPr>
        <w:t xml:space="preserve"> in each category as above</w:t>
      </w:r>
      <w:r w:rsidR="00F15339">
        <w:rPr>
          <w:rFonts w:ascii="Times New Roman" w:hAnsi="Times New Roman" w:cs="Times New Roman"/>
        </w:rPr>
        <w:t xml:space="preserve"> to train model on training set and analyze the proposed model performance by studying detailed confusion matrix and performance scores.</w:t>
      </w:r>
    </w:p>
    <w:p w14:paraId="1996ECD1" w14:textId="77777777" w:rsidR="009B54AC" w:rsidRDefault="009B54AC" w:rsidP="009B54AC">
      <w:pPr>
        <w:spacing w:line="360" w:lineRule="auto"/>
        <w:rPr>
          <w:rFonts w:ascii="Times New Roman" w:hAnsi="Times New Roman" w:cs="Times New Roman"/>
        </w:rPr>
      </w:pPr>
    </w:p>
    <w:p w14:paraId="43793A57" w14:textId="236D4357" w:rsidR="00582C21" w:rsidRPr="006B45AE" w:rsidRDefault="00F15339" w:rsidP="006B45AE">
      <w:pPr>
        <w:pStyle w:val="Heading3"/>
        <w:spacing w:line="480" w:lineRule="auto"/>
        <w:jc w:val="both"/>
        <w:rPr>
          <w:rFonts w:ascii="Times New Roman" w:hAnsi="Times New Roman" w:cs="Times New Roman"/>
          <w:sz w:val="28"/>
          <w:szCs w:val="28"/>
        </w:rPr>
      </w:pPr>
      <w:bookmarkStart w:id="57" w:name="_Toc75864025"/>
      <w:bookmarkStart w:id="58" w:name="_Toc75873128"/>
      <w:r w:rsidRPr="006B45AE">
        <w:rPr>
          <w:rFonts w:ascii="Times New Roman" w:hAnsi="Times New Roman" w:cs="Times New Roman"/>
          <w:sz w:val="28"/>
          <w:szCs w:val="28"/>
        </w:rPr>
        <w:t xml:space="preserve">3.1.4 </w:t>
      </w:r>
      <w:r w:rsidR="00582C21" w:rsidRPr="006B45AE">
        <w:rPr>
          <w:rFonts w:ascii="Times New Roman" w:hAnsi="Times New Roman" w:cs="Times New Roman"/>
          <w:sz w:val="28"/>
          <w:szCs w:val="28"/>
        </w:rPr>
        <w:t>Performance evaluation</w:t>
      </w:r>
      <w:bookmarkEnd w:id="57"/>
      <w:bookmarkEnd w:id="58"/>
    </w:p>
    <w:p w14:paraId="3C739E9A" w14:textId="2B25756A" w:rsidR="005A0E23" w:rsidRPr="005A0E23" w:rsidRDefault="005A0E23" w:rsidP="005A0E23">
      <w:pPr>
        <w:pStyle w:val="Default"/>
        <w:spacing w:line="360" w:lineRule="auto"/>
        <w:jc w:val="both"/>
        <w:rPr>
          <w:color w:val="auto"/>
          <w:sz w:val="22"/>
          <w:szCs w:val="21"/>
          <w:lang w:val="en-US" w:bidi="ar-SA"/>
        </w:rPr>
      </w:pPr>
      <w:r w:rsidRPr="005A0E23">
        <w:rPr>
          <w:color w:val="auto"/>
          <w:sz w:val="22"/>
          <w:szCs w:val="21"/>
          <w:lang w:val="en-US" w:bidi="ar-SA"/>
        </w:rPr>
        <w:t xml:space="preserve">The testing and validation datasets are now being used to forecast and evaluate our model based on several performance metrics like as accuracy, precision, recall, f-1 score, and a confusion matrix. The </w:t>
      </w:r>
      <w:r w:rsidRPr="005A0E23">
        <w:rPr>
          <w:color w:val="auto"/>
          <w:sz w:val="22"/>
          <w:szCs w:val="21"/>
          <w:lang w:val="en-US" w:bidi="ar-SA"/>
        </w:rPr>
        <w:lastRenderedPageBreak/>
        <w:t>number of right and erroneous predictions generated by the model in comparison to the actual outcomes (target value) in the data is shown in a confusion matrix.</w:t>
      </w:r>
    </w:p>
    <w:p w14:paraId="53B38573" w14:textId="4E07D0FC" w:rsidR="005A0E23" w:rsidRDefault="005A0E23" w:rsidP="005A0E23">
      <w:pPr>
        <w:pStyle w:val="Default"/>
        <w:spacing w:line="360" w:lineRule="auto"/>
        <w:jc w:val="both"/>
        <w:rPr>
          <w:sz w:val="22"/>
          <w:szCs w:val="22"/>
        </w:rPr>
      </w:pPr>
      <w:r w:rsidRPr="005A0E23">
        <w:rPr>
          <w:color w:val="auto"/>
          <w:sz w:val="22"/>
          <w:szCs w:val="21"/>
          <w:lang w:val="en-US" w:bidi="ar-SA"/>
        </w:rPr>
        <w:t>True positives occur when a forecast of a result is attacked, and in actuality, it is also an attack, implying that positive is anticipated to be positive. True negatives occur when the result forecast is normal, and the result is normal in fact, implying that negative is anticipated for negative.</w:t>
      </w:r>
      <w:r>
        <w:rPr>
          <w:color w:val="auto"/>
          <w:sz w:val="22"/>
          <w:szCs w:val="21"/>
          <w:lang w:val="en-US" w:bidi="ar-SA"/>
        </w:rPr>
        <w:t xml:space="preserve"> </w:t>
      </w:r>
      <w:r w:rsidRPr="005A0E23">
        <w:rPr>
          <w:sz w:val="22"/>
          <w:szCs w:val="22"/>
        </w:rPr>
        <w:t>False positives occur when a normal result is expected, but the result is actually attacked, i.e., a negative is forecasted as a positive. False negatives occur when the expected outcome is attack but the actual outcome is normal. The confusion matrix is used to compute all of the aforementioned performance metrics.</w:t>
      </w:r>
    </w:p>
    <w:p w14:paraId="697C9FBF" w14:textId="77777777" w:rsidR="005A0E23" w:rsidRPr="006E66CA" w:rsidRDefault="005A0E23" w:rsidP="005A0E23">
      <w:pPr>
        <w:pStyle w:val="Default"/>
        <w:spacing w:line="360" w:lineRule="auto"/>
        <w:jc w:val="both"/>
        <w:rPr>
          <w:sz w:val="20"/>
          <w:szCs w:val="20"/>
        </w:rPr>
      </w:pPr>
    </w:p>
    <w:p w14:paraId="026AFDA4" w14:textId="77777777" w:rsidR="00582C21" w:rsidRDefault="00582C21" w:rsidP="00582C21">
      <w:pPr>
        <w:keepNext/>
        <w:autoSpaceDE w:val="0"/>
        <w:autoSpaceDN w:val="0"/>
        <w:adjustRightInd w:val="0"/>
        <w:spacing w:after="0" w:line="360" w:lineRule="auto"/>
        <w:jc w:val="center"/>
      </w:pPr>
      <w:r>
        <w:rPr>
          <w:rFonts w:ascii="Times New Roman" w:hAnsi="Times New Roman" w:cs="Times New Roman"/>
          <w:noProof/>
          <w:szCs w:val="21"/>
          <w:lang w:eastAsia="en-IN" w:bidi="hi-IN"/>
        </w:rPr>
        <w:drawing>
          <wp:inline distT="0" distB="0" distL="0" distR="0" wp14:anchorId="6D292BB5" wp14:editId="029FAFE9">
            <wp:extent cx="5731510" cy="2918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7253A112" w14:textId="7F6E7D18" w:rsidR="00582C21" w:rsidRPr="009B54AC" w:rsidRDefault="00582C21" w:rsidP="009B54AC">
      <w:pPr>
        <w:pStyle w:val="Caption"/>
        <w:ind w:firstLine="720"/>
        <w:jc w:val="center"/>
        <w:rPr>
          <w:rFonts w:ascii="Times New Roman" w:hAnsi="Times New Roman" w:cs="Times New Roman"/>
          <w:szCs w:val="21"/>
        </w:rPr>
      </w:pPr>
      <w:bookmarkStart w:id="59" w:name="_Toc75694966"/>
      <w:bookmarkStart w:id="60" w:name="_Toc75872496"/>
      <w:r>
        <w:t xml:space="preserve">Figure </w:t>
      </w:r>
      <w:r w:rsidR="00FC29FB">
        <w:fldChar w:fldCharType="begin"/>
      </w:r>
      <w:r w:rsidR="00FC29FB">
        <w:instrText xml:space="preserve"> SEQ Figure \* ARABIC </w:instrText>
      </w:r>
      <w:r w:rsidR="00FC29FB">
        <w:fldChar w:fldCharType="separate"/>
      </w:r>
      <w:r w:rsidR="002F743D">
        <w:rPr>
          <w:noProof/>
        </w:rPr>
        <w:t>5</w:t>
      </w:r>
      <w:r w:rsidR="00FC29FB">
        <w:fldChar w:fldCharType="end"/>
      </w:r>
      <w:r w:rsidR="00FC29FB">
        <w:t xml:space="preserve">   </w:t>
      </w:r>
      <w:r w:rsidR="00CF5EAD">
        <w:t xml:space="preserve"> </w:t>
      </w:r>
      <w:r>
        <w:t>Performance evaluation by Confusion Matrix</w:t>
      </w:r>
      <w:bookmarkEnd w:id="59"/>
      <w:bookmarkEnd w:id="60"/>
    </w:p>
    <w:p w14:paraId="64AFBF1E" w14:textId="31509378" w:rsidR="00582C21" w:rsidRPr="006E66CA" w:rsidRDefault="00582C21" w:rsidP="00582C21">
      <w:pPr>
        <w:pStyle w:val="Default"/>
        <w:spacing w:line="360" w:lineRule="auto"/>
        <w:jc w:val="both"/>
        <w:rPr>
          <w:sz w:val="22"/>
          <w:szCs w:val="22"/>
        </w:rPr>
      </w:pPr>
    </w:p>
    <w:p w14:paraId="1F8DA6CA" w14:textId="7B82ECEE" w:rsidR="005A0E23" w:rsidRDefault="005A0E23" w:rsidP="005A0E23">
      <w:pPr>
        <w:pStyle w:val="ListParagraph"/>
        <w:numPr>
          <w:ilvl w:val="1"/>
          <w:numId w:val="37"/>
        </w:numPr>
        <w:spacing w:line="360" w:lineRule="auto"/>
        <w:jc w:val="both"/>
        <w:rPr>
          <w:rFonts w:ascii="Times New Roman" w:hAnsi="Times New Roman" w:cs="Times New Roman"/>
          <w:color w:val="000000"/>
          <w:lang w:val="en-IN" w:bidi="hi-IN"/>
        </w:rPr>
      </w:pPr>
      <w:r w:rsidRPr="005A0E23">
        <w:rPr>
          <w:rFonts w:ascii="Times New Roman" w:hAnsi="Times New Roman" w:cs="Times New Roman"/>
          <w:color w:val="000000"/>
          <w:lang w:val="en-IN" w:bidi="hi-IN"/>
        </w:rPr>
        <w:t>Accuracy is calculated by dividing true forecasts by total predictions and calculating the percentage of accurate predictions.</w:t>
      </w:r>
    </w:p>
    <w:p w14:paraId="68C85221" w14:textId="77777777" w:rsidR="005A0E23" w:rsidRPr="005A0E23" w:rsidRDefault="005A0E23" w:rsidP="005A0E23">
      <w:pPr>
        <w:pStyle w:val="ListParagraph"/>
        <w:spacing w:line="360" w:lineRule="auto"/>
        <w:ind w:left="450"/>
        <w:jc w:val="both"/>
        <w:rPr>
          <w:rFonts w:ascii="Times New Roman" w:hAnsi="Times New Roman" w:cs="Times New Roman"/>
          <w:color w:val="000000"/>
          <w:lang w:val="en-IN" w:bidi="hi-IN"/>
        </w:rPr>
      </w:pPr>
    </w:p>
    <w:p w14:paraId="18446655" w14:textId="0521DE2A" w:rsidR="005A0E23" w:rsidRDefault="005A0E23" w:rsidP="005A0E23">
      <w:pPr>
        <w:pStyle w:val="ListParagraph"/>
        <w:numPr>
          <w:ilvl w:val="1"/>
          <w:numId w:val="37"/>
        </w:numPr>
        <w:spacing w:line="360" w:lineRule="auto"/>
        <w:jc w:val="both"/>
        <w:rPr>
          <w:rFonts w:ascii="Times New Roman" w:hAnsi="Times New Roman" w:cs="Times New Roman"/>
          <w:color w:val="000000"/>
          <w:lang w:val="en-IN" w:bidi="hi-IN"/>
        </w:rPr>
      </w:pPr>
      <w:r w:rsidRPr="005A0E23">
        <w:rPr>
          <w:rFonts w:ascii="Times New Roman" w:hAnsi="Times New Roman" w:cs="Times New Roman"/>
          <w:color w:val="000000"/>
          <w:lang w:val="en-IN" w:bidi="hi-IN"/>
        </w:rPr>
        <w:t>Precision is defined as the fractions of an assault that are predicted true in reality for all attacks.</w:t>
      </w:r>
    </w:p>
    <w:p w14:paraId="7F54A46E" w14:textId="77777777" w:rsidR="005A0E23" w:rsidRPr="005A0E23" w:rsidRDefault="005A0E23" w:rsidP="005A0E23">
      <w:pPr>
        <w:pStyle w:val="ListParagraph"/>
        <w:spacing w:line="360" w:lineRule="auto"/>
        <w:ind w:left="450"/>
        <w:jc w:val="both"/>
        <w:rPr>
          <w:rFonts w:ascii="Times New Roman" w:hAnsi="Times New Roman" w:cs="Times New Roman"/>
          <w:color w:val="000000"/>
          <w:lang w:val="en-IN" w:bidi="hi-IN"/>
        </w:rPr>
      </w:pPr>
    </w:p>
    <w:p w14:paraId="0ABBBD1F" w14:textId="14747849" w:rsidR="009B54AC" w:rsidRPr="009B54AC" w:rsidRDefault="005A0E23" w:rsidP="009B54AC">
      <w:pPr>
        <w:pStyle w:val="ListParagraph"/>
        <w:numPr>
          <w:ilvl w:val="1"/>
          <w:numId w:val="37"/>
        </w:numPr>
        <w:spacing w:line="360" w:lineRule="auto"/>
        <w:jc w:val="both"/>
        <w:rPr>
          <w:rFonts w:ascii="Times New Roman" w:hAnsi="Times New Roman" w:cs="Times New Roman"/>
          <w:color w:val="000000"/>
          <w:lang w:val="en-IN" w:bidi="hi-IN"/>
        </w:rPr>
      </w:pPr>
      <w:r w:rsidRPr="005A0E23">
        <w:rPr>
          <w:rFonts w:ascii="Times New Roman" w:hAnsi="Times New Roman" w:cs="Times New Roman"/>
          <w:color w:val="000000"/>
          <w:lang w:val="en-IN" w:bidi="hi-IN"/>
        </w:rPr>
        <w:t>The recall is defined as the fractions of prediction that attack, and it is also an attack with complete attack anticipated in reality.</w:t>
      </w:r>
    </w:p>
    <w:p w14:paraId="45DEADBB" w14:textId="77777777" w:rsidR="009B54AC" w:rsidRPr="009B54AC" w:rsidRDefault="009B54AC" w:rsidP="009B54AC">
      <w:pPr>
        <w:pStyle w:val="ListParagraph"/>
        <w:spacing w:line="360" w:lineRule="auto"/>
        <w:ind w:left="450"/>
        <w:jc w:val="both"/>
        <w:rPr>
          <w:rFonts w:ascii="Times New Roman" w:hAnsi="Times New Roman" w:cs="Times New Roman"/>
          <w:color w:val="000000"/>
          <w:lang w:val="en-IN" w:bidi="hi-IN"/>
        </w:rPr>
      </w:pPr>
    </w:p>
    <w:p w14:paraId="6084957E" w14:textId="482FCA3D" w:rsidR="00B81720" w:rsidRPr="00662510" w:rsidRDefault="005A0E23" w:rsidP="00662510">
      <w:pPr>
        <w:pStyle w:val="ListParagraph"/>
        <w:numPr>
          <w:ilvl w:val="1"/>
          <w:numId w:val="37"/>
        </w:numPr>
        <w:spacing w:line="360" w:lineRule="auto"/>
        <w:jc w:val="both"/>
        <w:rPr>
          <w:rFonts w:ascii="Times New Roman" w:hAnsi="Times New Roman" w:cs="Times New Roman"/>
          <w:sz w:val="24"/>
          <w:szCs w:val="24"/>
        </w:rPr>
      </w:pPr>
      <w:r w:rsidRPr="005A0E23">
        <w:rPr>
          <w:rFonts w:ascii="Times New Roman" w:hAnsi="Times New Roman" w:cs="Times New Roman"/>
          <w:color w:val="000000"/>
          <w:lang w:val="en-IN" w:bidi="hi-IN"/>
        </w:rPr>
        <w:t>The Precision and Recall numbers are used to compute the F1 Score. In general, the F1 score is more important in determining the metric score for comparison. The harmonic mean of accuracy and recall is used to get the F1 score.</w:t>
      </w:r>
    </w:p>
    <w:p w14:paraId="186B10C2" w14:textId="264D8260" w:rsidR="00E972AF" w:rsidRPr="00321E8A" w:rsidRDefault="00FF4998" w:rsidP="00321E8A">
      <w:pPr>
        <w:pStyle w:val="Heading2"/>
        <w:spacing w:line="480" w:lineRule="auto"/>
        <w:jc w:val="both"/>
        <w:rPr>
          <w:sz w:val="32"/>
          <w:szCs w:val="28"/>
        </w:rPr>
      </w:pPr>
      <w:bookmarkStart w:id="61" w:name="_Toc75864026"/>
      <w:bookmarkStart w:id="62" w:name="_Toc75873129"/>
      <w:r w:rsidRPr="00321E8A">
        <w:rPr>
          <w:sz w:val="32"/>
          <w:szCs w:val="28"/>
        </w:rPr>
        <w:lastRenderedPageBreak/>
        <w:t xml:space="preserve">3.2 </w:t>
      </w:r>
      <w:r w:rsidR="00E972AF" w:rsidRPr="00321E8A">
        <w:rPr>
          <w:sz w:val="32"/>
          <w:szCs w:val="28"/>
        </w:rPr>
        <w:t>Implementation &amp; Results</w:t>
      </w:r>
      <w:bookmarkEnd w:id="61"/>
      <w:bookmarkEnd w:id="62"/>
    </w:p>
    <w:p w14:paraId="274555BB" w14:textId="68506C4E" w:rsidR="00814F37" w:rsidRDefault="00814F37" w:rsidP="00814F37">
      <w:pPr>
        <w:autoSpaceDE w:val="0"/>
        <w:autoSpaceDN w:val="0"/>
        <w:adjustRightInd w:val="0"/>
        <w:spacing w:after="0" w:line="360" w:lineRule="auto"/>
        <w:jc w:val="both"/>
        <w:rPr>
          <w:rFonts w:ascii="Times New Roman" w:hAnsi="Times New Roman" w:cs="Times New Roman"/>
          <w:szCs w:val="21"/>
        </w:rPr>
      </w:pPr>
      <w:r w:rsidRPr="00814F37">
        <w:rPr>
          <w:rFonts w:ascii="Times New Roman" w:hAnsi="Times New Roman" w:cs="Times New Roman"/>
          <w:szCs w:val="21"/>
        </w:rPr>
        <w:t>I</w:t>
      </w:r>
      <w:r w:rsidR="00FF4998">
        <w:rPr>
          <w:rFonts w:ascii="Times New Roman" w:hAnsi="Times New Roman" w:cs="Times New Roman"/>
          <w:szCs w:val="21"/>
        </w:rPr>
        <w:t>n this section, I</w:t>
      </w:r>
      <w:r w:rsidRPr="00814F37">
        <w:rPr>
          <w:rFonts w:ascii="Times New Roman" w:hAnsi="Times New Roman" w:cs="Times New Roman"/>
          <w:szCs w:val="21"/>
        </w:rPr>
        <w:t xml:space="preserve">mplementation of proposed work done on </w:t>
      </w:r>
      <w:r>
        <w:rPr>
          <w:rFonts w:ascii="Times New Roman" w:hAnsi="Times New Roman" w:cs="Times New Roman"/>
          <w:szCs w:val="21"/>
        </w:rPr>
        <w:t>CICIDS 2017</w:t>
      </w:r>
      <w:r w:rsidRPr="00814F37">
        <w:rPr>
          <w:rFonts w:ascii="Times New Roman" w:hAnsi="Times New Roman" w:cs="Times New Roman"/>
          <w:szCs w:val="21"/>
        </w:rPr>
        <w:t xml:space="preserve"> dataset</w:t>
      </w:r>
      <w:r w:rsidR="00FF4998">
        <w:rPr>
          <w:rFonts w:ascii="Times New Roman" w:hAnsi="Times New Roman" w:cs="Times New Roman"/>
          <w:szCs w:val="21"/>
        </w:rPr>
        <w:t xml:space="preserve"> is explained in detail. Methods used in implementing the proposed work</w:t>
      </w:r>
      <w:r w:rsidR="00871B28">
        <w:rPr>
          <w:rFonts w:ascii="Times New Roman" w:hAnsi="Times New Roman" w:cs="Times New Roman"/>
          <w:szCs w:val="21"/>
        </w:rPr>
        <w:t xml:space="preserve"> is depicted </w:t>
      </w:r>
      <w:r w:rsidR="005F7600">
        <w:rPr>
          <w:rFonts w:ascii="Times New Roman" w:hAnsi="Times New Roman" w:cs="Times New Roman"/>
          <w:szCs w:val="21"/>
        </w:rPr>
        <w:t>in</w:t>
      </w:r>
      <w:r w:rsidR="00871B28">
        <w:rPr>
          <w:rFonts w:ascii="Times New Roman" w:hAnsi="Times New Roman" w:cs="Times New Roman"/>
          <w:szCs w:val="21"/>
        </w:rPr>
        <w:t xml:space="preserve"> a flow chart in below Figure</w:t>
      </w:r>
      <w:r w:rsidR="00C17305">
        <w:rPr>
          <w:rFonts w:ascii="Times New Roman" w:hAnsi="Times New Roman" w:cs="Times New Roman"/>
          <w:szCs w:val="21"/>
        </w:rPr>
        <w:t xml:space="preserve"> 6</w:t>
      </w:r>
      <w:r w:rsidR="00871B28">
        <w:rPr>
          <w:rFonts w:ascii="Times New Roman" w:hAnsi="Times New Roman" w:cs="Times New Roman"/>
          <w:szCs w:val="21"/>
        </w:rPr>
        <w:t>.</w:t>
      </w:r>
    </w:p>
    <w:p w14:paraId="3486A911" w14:textId="7E487375" w:rsidR="00120E09" w:rsidRDefault="00120E09" w:rsidP="00814F37">
      <w:pPr>
        <w:autoSpaceDE w:val="0"/>
        <w:autoSpaceDN w:val="0"/>
        <w:adjustRightInd w:val="0"/>
        <w:spacing w:after="0" w:line="360" w:lineRule="auto"/>
        <w:jc w:val="both"/>
        <w:rPr>
          <w:rFonts w:ascii="Times New Roman" w:hAnsi="Times New Roman" w:cs="Times New Roman"/>
          <w:szCs w:val="21"/>
        </w:rPr>
      </w:pPr>
    </w:p>
    <w:p w14:paraId="3C8254F4" w14:textId="74586E78" w:rsidR="002D69A9" w:rsidRDefault="000037F2" w:rsidP="00814F37">
      <w:pPr>
        <w:autoSpaceDE w:val="0"/>
        <w:autoSpaceDN w:val="0"/>
        <w:adjustRightInd w:val="0"/>
        <w:spacing w:after="0" w:line="360" w:lineRule="auto"/>
        <w:jc w:val="both"/>
        <w:rPr>
          <w:rFonts w:ascii="Times New Roman" w:hAnsi="Times New Roman" w:cs="Times New Roman"/>
          <w:szCs w:val="21"/>
        </w:rPr>
      </w:pPr>
      <w:r>
        <w:rPr>
          <w:noProof/>
        </w:rPr>
        <w:drawing>
          <wp:inline distT="0" distB="0" distL="0" distR="0" wp14:anchorId="6E6C6F7A" wp14:editId="5DC92234">
            <wp:extent cx="5731510" cy="704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48500"/>
                    </a:xfrm>
                    <a:prstGeom prst="rect">
                      <a:avLst/>
                    </a:prstGeom>
                    <a:noFill/>
                    <a:ln>
                      <a:noFill/>
                    </a:ln>
                  </pic:spPr>
                </pic:pic>
              </a:graphicData>
            </a:graphic>
          </wp:inline>
        </w:drawing>
      </w:r>
    </w:p>
    <w:p w14:paraId="6B6B735A" w14:textId="3BC2ED5B" w:rsidR="00EF6FF6" w:rsidRDefault="00EF6FF6" w:rsidP="00EF6FF6">
      <w:pPr>
        <w:keepNext/>
        <w:autoSpaceDE w:val="0"/>
        <w:autoSpaceDN w:val="0"/>
        <w:adjustRightInd w:val="0"/>
        <w:spacing w:after="0" w:line="360" w:lineRule="auto"/>
        <w:jc w:val="both"/>
      </w:pPr>
    </w:p>
    <w:p w14:paraId="530133EF" w14:textId="770DC9FF" w:rsidR="00120E09" w:rsidRPr="005F7600" w:rsidRDefault="00EF6FF6" w:rsidP="005F7600">
      <w:pPr>
        <w:pStyle w:val="Caption"/>
        <w:jc w:val="center"/>
        <w:rPr>
          <w:rFonts w:ascii="Times New Roman" w:hAnsi="Times New Roman" w:cs="Times New Roman"/>
          <w:szCs w:val="21"/>
        </w:rPr>
      </w:pPr>
      <w:bookmarkStart w:id="63" w:name="_Toc75694967"/>
      <w:bookmarkStart w:id="64" w:name="_Toc75872497"/>
      <w:r>
        <w:t xml:space="preserve">Figure </w:t>
      </w:r>
      <w:r w:rsidR="00FC29FB">
        <w:fldChar w:fldCharType="begin"/>
      </w:r>
      <w:r w:rsidR="00FC29FB">
        <w:instrText xml:space="preserve"> SEQ Figure \* ARABIC </w:instrText>
      </w:r>
      <w:r w:rsidR="00FC29FB">
        <w:fldChar w:fldCharType="separate"/>
      </w:r>
      <w:r w:rsidR="002F743D">
        <w:rPr>
          <w:noProof/>
        </w:rPr>
        <w:t>6</w:t>
      </w:r>
      <w:r w:rsidR="00FC29FB">
        <w:fldChar w:fldCharType="end"/>
      </w:r>
      <w:r w:rsidR="00FC29FB">
        <w:t xml:space="preserve">   </w:t>
      </w:r>
      <w:r w:rsidR="00CF5EAD">
        <w:t xml:space="preserve"> </w:t>
      </w:r>
      <w:r>
        <w:t>Flow chart of implemented</w:t>
      </w:r>
      <w:r>
        <w:rPr>
          <w:noProof/>
        </w:rPr>
        <w:t xml:space="preserve"> work</w:t>
      </w:r>
      <w:bookmarkEnd w:id="63"/>
      <w:bookmarkEnd w:id="64"/>
    </w:p>
    <w:p w14:paraId="499BE423" w14:textId="0CD42971" w:rsidR="00A82113" w:rsidRPr="004776F9" w:rsidRDefault="00A82113" w:rsidP="006B45AE">
      <w:pPr>
        <w:pStyle w:val="Heading3"/>
        <w:spacing w:line="480" w:lineRule="auto"/>
        <w:jc w:val="both"/>
        <w:rPr>
          <w:rStyle w:val="Strong"/>
          <w:rFonts w:ascii="Times New Roman" w:hAnsi="Times New Roman" w:cs="Times New Roman"/>
          <w:b w:val="0"/>
          <w:bCs w:val="0"/>
          <w:sz w:val="28"/>
          <w:szCs w:val="28"/>
        </w:rPr>
      </w:pPr>
      <w:bookmarkStart w:id="65" w:name="_Toc75864027"/>
      <w:bookmarkStart w:id="66" w:name="_Toc75873130"/>
      <w:r w:rsidRPr="004776F9">
        <w:rPr>
          <w:rStyle w:val="Strong"/>
          <w:rFonts w:ascii="Times New Roman" w:hAnsi="Times New Roman" w:cs="Times New Roman"/>
          <w:b w:val="0"/>
          <w:bCs w:val="0"/>
          <w:sz w:val="28"/>
          <w:szCs w:val="28"/>
        </w:rPr>
        <w:lastRenderedPageBreak/>
        <w:t>3.2.1 Data Collection and Pre-processing</w:t>
      </w:r>
      <w:bookmarkEnd w:id="65"/>
      <w:bookmarkEnd w:id="66"/>
    </w:p>
    <w:p w14:paraId="1F23EB06" w14:textId="3D4C497C" w:rsidR="00A82113" w:rsidRDefault="00A82113" w:rsidP="00A82113">
      <w:pPr>
        <w:autoSpaceDE w:val="0"/>
        <w:autoSpaceDN w:val="0"/>
        <w:adjustRightInd w:val="0"/>
        <w:spacing w:after="0" w:line="360" w:lineRule="auto"/>
        <w:jc w:val="both"/>
        <w:rPr>
          <w:rFonts w:ascii="Times New Roman" w:hAnsi="Times New Roman" w:cs="Times New Roman"/>
          <w:szCs w:val="20"/>
        </w:rPr>
      </w:pPr>
      <w:r w:rsidRPr="00A82113">
        <w:rPr>
          <w:rFonts w:ascii="Times New Roman" w:hAnsi="Times New Roman" w:cs="Times New Roman"/>
          <w:szCs w:val="20"/>
        </w:rPr>
        <w:t>The need for a dataset to run an intrusion detection system is the most important task to do first. A benchmark network data should be utili</w:t>
      </w:r>
      <w:r w:rsidR="004E5E56">
        <w:rPr>
          <w:rFonts w:ascii="Times New Roman" w:hAnsi="Times New Roman" w:cs="Times New Roman"/>
          <w:szCs w:val="20"/>
        </w:rPr>
        <w:t>z</w:t>
      </w:r>
      <w:r w:rsidRPr="00A82113">
        <w:rPr>
          <w:rFonts w:ascii="Times New Roman" w:hAnsi="Times New Roman" w:cs="Times New Roman"/>
          <w:szCs w:val="20"/>
        </w:rPr>
        <w:t>ed to verify the efficacy and better performance of our work while creating a network intrusion detection system. A network intrusion detection systems dataset CICIDS 2017 is utilized in this study to detect network attacks.</w:t>
      </w:r>
    </w:p>
    <w:p w14:paraId="436D54F3" w14:textId="77777777" w:rsidR="00A82113" w:rsidRDefault="00A82113" w:rsidP="00A82113">
      <w:pPr>
        <w:autoSpaceDE w:val="0"/>
        <w:autoSpaceDN w:val="0"/>
        <w:adjustRightInd w:val="0"/>
        <w:spacing w:after="0" w:line="360" w:lineRule="auto"/>
        <w:jc w:val="both"/>
        <w:rPr>
          <w:rFonts w:ascii="Times New Roman" w:hAnsi="Times New Roman" w:cs="Times New Roman"/>
          <w:szCs w:val="20"/>
        </w:rPr>
      </w:pPr>
    </w:p>
    <w:p w14:paraId="1E52B81F" w14:textId="666E2F50" w:rsidR="00A82113" w:rsidRPr="00A82113" w:rsidRDefault="009356E1" w:rsidP="00A82113">
      <w:pPr>
        <w:autoSpaceDE w:val="0"/>
        <w:autoSpaceDN w:val="0"/>
        <w:adjustRightInd w:val="0"/>
        <w:spacing w:after="0" w:line="480" w:lineRule="auto"/>
        <w:jc w:val="both"/>
        <w:rPr>
          <w:rFonts w:ascii="Times New Roman" w:hAnsi="Times New Roman" w:cs="Times New Roman"/>
          <w:b/>
          <w:bCs/>
          <w:sz w:val="24"/>
          <w:szCs w:val="24"/>
          <w:lang w:bidi="hi-IN"/>
        </w:rPr>
      </w:pPr>
      <w:r w:rsidRPr="00A82113">
        <w:rPr>
          <w:rFonts w:ascii="Times New Roman" w:hAnsi="Times New Roman" w:cs="Times New Roman"/>
          <w:b/>
          <w:bCs/>
          <w:sz w:val="24"/>
          <w:szCs w:val="24"/>
          <w:lang w:bidi="hi-IN"/>
        </w:rPr>
        <w:t>Analyzing CICIDS-2017 dataset</w:t>
      </w:r>
    </w:p>
    <w:p w14:paraId="400DD346" w14:textId="4C568DF1" w:rsidR="005C792A" w:rsidRDefault="005C792A" w:rsidP="009356E1">
      <w:pPr>
        <w:autoSpaceDE w:val="0"/>
        <w:autoSpaceDN w:val="0"/>
        <w:adjustRightInd w:val="0"/>
        <w:spacing w:after="0" w:line="360" w:lineRule="auto"/>
        <w:jc w:val="both"/>
        <w:rPr>
          <w:rFonts w:ascii="Times New Roman" w:hAnsi="Times New Roman" w:cs="Times New Roman"/>
          <w:lang w:bidi="hi-IN"/>
        </w:rPr>
      </w:pPr>
      <w:r w:rsidRPr="005C792A">
        <w:rPr>
          <w:rFonts w:ascii="Times New Roman" w:hAnsi="Times New Roman" w:cs="Times New Roman"/>
          <w:lang w:bidi="hi-IN"/>
        </w:rPr>
        <w:t>This dataset provides the realistic background of twenty-five users' network traffic events. Users' profiles were specified, with protocols such as Secure Shell (SSH), HTTP, HTTPS, email, and FTP included. This data collection includes a variety of common assault scenarios. It is available in Packet Capture (PCAP) and CSV file formats to the general public</w:t>
      </w:r>
      <w:r w:rsidR="006159DB">
        <w:rPr>
          <w:rFonts w:ascii="Times New Roman" w:hAnsi="Times New Roman" w:cs="Times New Roman"/>
          <w:lang w:bidi="hi-IN"/>
        </w:rPr>
        <w:t xml:space="preserve"> </w:t>
      </w:r>
      <w:sdt>
        <w:sdtPr>
          <w:rPr>
            <w:rFonts w:ascii="Times New Roman" w:hAnsi="Times New Roman" w:cs="Times New Roman"/>
            <w:lang w:bidi="hi-IN"/>
          </w:rPr>
          <w:id w:val="-2019217249"/>
          <w:citation/>
        </w:sdtPr>
        <w:sdtEndPr/>
        <w:sdtContent>
          <w:r w:rsidR="006159DB">
            <w:rPr>
              <w:rFonts w:ascii="Times New Roman" w:hAnsi="Times New Roman" w:cs="Times New Roman"/>
              <w:lang w:bidi="hi-IN"/>
            </w:rPr>
            <w:fldChar w:fldCharType="begin"/>
          </w:r>
          <w:r w:rsidR="006159DB">
            <w:rPr>
              <w:rFonts w:ascii="Times New Roman" w:hAnsi="Times New Roman" w:cs="Times New Roman"/>
              <w:lang w:bidi="hi-IN"/>
            </w:rPr>
            <w:instrText xml:space="preserve"> CITATION Placeholder46 \l 1033 </w:instrText>
          </w:r>
          <w:r w:rsidR="006159DB">
            <w:rPr>
              <w:rFonts w:ascii="Times New Roman" w:hAnsi="Times New Roman" w:cs="Times New Roman"/>
              <w:lang w:bidi="hi-IN"/>
            </w:rPr>
            <w:fldChar w:fldCharType="separate"/>
          </w:r>
          <w:r w:rsidR="00415258" w:rsidRPr="00415258">
            <w:rPr>
              <w:rFonts w:ascii="Times New Roman" w:hAnsi="Times New Roman" w:cs="Times New Roman"/>
              <w:noProof/>
              <w:lang w:bidi="hi-IN"/>
            </w:rPr>
            <w:t>[47]</w:t>
          </w:r>
          <w:r w:rsidR="006159DB">
            <w:rPr>
              <w:rFonts w:ascii="Times New Roman" w:hAnsi="Times New Roman" w:cs="Times New Roman"/>
              <w:lang w:bidi="hi-IN"/>
            </w:rPr>
            <w:fldChar w:fldCharType="end"/>
          </w:r>
        </w:sdtContent>
      </w:sdt>
      <w:r w:rsidRPr="005C792A">
        <w:rPr>
          <w:rFonts w:ascii="Times New Roman" w:hAnsi="Times New Roman" w:cs="Times New Roman"/>
          <w:lang w:bidi="hi-IN"/>
        </w:rPr>
        <w:t xml:space="preserve">. To complete our </w:t>
      </w:r>
      <w:r>
        <w:rPr>
          <w:rFonts w:ascii="Times New Roman" w:hAnsi="Times New Roman" w:cs="Times New Roman"/>
          <w:lang w:bidi="hi-IN"/>
        </w:rPr>
        <w:t>task in this work</w:t>
      </w:r>
      <w:r w:rsidRPr="005C792A">
        <w:rPr>
          <w:rFonts w:ascii="Times New Roman" w:hAnsi="Times New Roman" w:cs="Times New Roman"/>
          <w:lang w:bidi="hi-IN"/>
        </w:rPr>
        <w:t>, we used eight CSV files, which we combined into a single csv file called cicids.csv.</w:t>
      </w:r>
      <w:r>
        <w:rPr>
          <w:rFonts w:ascii="Times New Roman" w:hAnsi="Times New Roman" w:cs="Times New Roman"/>
          <w:lang w:bidi="hi-IN"/>
        </w:rPr>
        <w:t xml:space="preserve"> </w:t>
      </w:r>
    </w:p>
    <w:p w14:paraId="28F99F34" w14:textId="080D8466" w:rsidR="005C792A" w:rsidRDefault="005C792A" w:rsidP="009356E1">
      <w:pPr>
        <w:autoSpaceDE w:val="0"/>
        <w:autoSpaceDN w:val="0"/>
        <w:adjustRightInd w:val="0"/>
        <w:spacing w:after="0" w:line="360" w:lineRule="auto"/>
        <w:jc w:val="both"/>
        <w:rPr>
          <w:rFonts w:ascii="Times New Roman" w:hAnsi="Times New Roman" w:cs="Times New Roman"/>
          <w:lang w:bidi="hi-IN"/>
        </w:rPr>
      </w:pPr>
      <w:r w:rsidRPr="005C792A">
        <w:rPr>
          <w:rFonts w:ascii="Times New Roman" w:hAnsi="Times New Roman" w:cs="Times New Roman"/>
          <w:lang w:bidi="hi-IN"/>
        </w:rPr>
        <w:t xml:space="preserve">The CICIDS-2017 </w:t>
      </w:r>
      <w:r>
        <w:rPr>
          <w:rFonts w:ascii="Times New Roman" w:hAnsi="Times New Roman" w:cs="Times New Roman"/>
          <w:lang w:bidi="hi-IN"/>
        </w:rPr>
        <w:t xml:space="preserve">dataset </w:t>
      </w:r>
      <w:r w:rsidRPr="005C792A">
        <w:rPr>
          <w:rFonts w:ascii="Times New Roman" w:hAnsi="Times New Roman" w:cs="Times New Roman"/>
          <w:lang w:bidi="hi-IN"/>
        </w:rPr>
        <w:t xml:space="preserve">was </w:t>
      </w:r>
      <w:r>
        <w:rPr>
          <w:rFonts w:ascii="Times New Roman" w:hAnsi="Times New Roman" w:cs="Times New Roman"/>
          <w:lang w:bidi="hi-IN"/>
        </w:rPr>
        <w:t>generated</w:t>
      </w:r>
      <w:r w:rsidRPr="005C792A">
        <w:rPr>
          <w:rFonts w:ascii="Times New Roman" w:hAnsi="Times New Roman" w:cs="Times New Roman"/>
          <w:lang w:bidi="hi-IN"/>
        </w:rPr>
        <w:t xml:space="preserve"> from actual traces of benign and fourteen types of attacks extracted from network traffic data, with a total of 2,8</w:t>
      </w:r>
      <w:r>
        <w:rPr>
          <w:rFonts w:ascii="Times New Roman" w:hAnsi="Times New Roman" w:cs="Times New Roman"/>
          <w:lang w:bidi="hi-IN"/>
        </w:rPr>
        <w:t>27,876</w:t>
      </w:r>
      <w:r w:rsidRPr="005C792A">
        <w:rPr>
          <w:rFonts w:ascii="Times New Roman" w:hAnsi="Times New Roman" w:cs="Times New Roman"/>
          <w:lang w:bidi="hi-IN"/>
        </w:rPr>
        <w:t xml:space="preserve"> entries in the dataset. The benign traffic has 2</w:t>
      </w:r>
      <w:r>
        <w:rPr>
          <w:rFonts w:ascii="Times New Roman" w:hAnsi="Times New Roman" w:cs="Times New Roman"/>
          <w:lang w:bidi="hi-IN"/>
        </w:rPr>
        <w:t>,271,320</w:t>
      </w:r>
      <w:r w:rsidRPr="005C792A">
        <w:rPr>
          <w:rFonts w:ascii="Times New Roman" w:hAnsi="Times New Roman" w:cs="Times New Roman"/>
          <w:lang w:bidi="hi-IN"/>
        </w:rPr>
        <w:t xml:space="preserve"> records, whereas the assault records have </w:t>
      </w:r>
      <w:r>
        <w:rPr>
          <w:rFonts w:ascii="Times New Roman" w:hAnsi="Times New Roman" w:cs="Times New Roman"/>
          <w:lang w:bidi="hi-IN"/>
        </w:rPr>
        <w:t>556,556</w:t>
      </w:r>
      <w:r w:rsidRPr="005C792A">
        <w:rPr>
          <w:rFonts w:ascii="Times New Roman" w:hAnsi="Times New Roman" w:cs="Times New Roman"/>
          <w:lang w:bidi="hi-IN"/>
        </w:rPr>
        <w:t xml:space="preserve"> records</w:t>
      </w:r>
      <w:sdt>
        <w:sdtPr>
          <w:rPr>
            <w:rFonts w:ascii="Times New Roman" w:hAnsi="Times New Roman" w:cs="Times New Roman"/>
            <w:lang w:bidi="hi-IN"/>
          </w:rPr>
          <w:id w:val="-1385093814"/>
          <w:citation/>
        </w:sdtPr>
        <w:sdtEndPr/>
        <w:sdtContent>
          <w:r w:rsidR="006159DB">
            <w:rPr>
              <w:rFonts w:ascii="Times New Roman" w:hAnsi="Times New Roman" w:cs="Times New Roman"/>
              <w:lang w:bidi="hi-IN"/>
            </w:rPr>
            <w:fldChar w:fldCharType="begin"/>
          </w:r>
          <w:r w:rsidR="006159DB">
            <w:rPr>
              <w:rFonts w:ascii="Times New Roman" w:hAnsi="Times New Roman" w:cs="Times New Roman"/>
              <w:lang w:bidi="hi-IN"/>
            </w:rPr>
            <w:instrText xml:space="preserve"> CITATION Placeholder45 \l 1033 </w:instrText>
          </w:r>
          <w:r w:rsidR="006159DB">
            <w:rPr>
              <w:rFonts w:ascii="Times New Roman" w:hAnsi="Times New Roman" w:cs="Times New Roman"/>
              <w:lang w:bidi="hi-IN"/>
            </w:rPr>
            <w:fldChar w:fldCharType="separate"/>
          </w:r>
          <w:r w:rsidR="00415258">
            <w:rPr>
              <w:rFonts w:ascii="Times New Roman" w:hAnsi="Times New Roman" w:cs="Times New Roman"/>
              <w:noProof/>
              <w:lang w:bidi="hi-IN"/>
            </w:rPr>
            <w:t xml:space="preserve"> </w:t>
          </w:r>
          <w:r w:rsidR="00415258" w:rsidRPr="00415258">
            <w:rPr>
              <w:rFonts w:ascii="Times New Roman" w:hAnsi="Times New Roman" w:cs="Times New Roman"/>
              <w:noProof/>
              <w:lang w:bidi="hi-IN"/>
            </w:rPr>
            <w:t>[48]</w:t>
          </w:r>
          <w:r w:rsidR="006159DB">
            <w:rPr>
              <w:rFonts w:ascii="Times New Roman" w:hAnsi="Times New Roman" w:cs="Times New Roman"/>
              <w:lang w:bidi="hi-IN"/>
            </w:rPr>
            <w:fldChar w:fldCharType="end"/>
          </w:r>
        </w:sdtContent>
      </w:sdt>
      <w:r w:rsidRPr="005C792A">
        <w:rPr>
          <w:rFonts w:ascii="Times New Roman" w:hAnsi="Times New Roman" w:cs="Times New Roman"/>
          <w:lang w:bidi="hi-IN"/>
        </w:rPr>
        <w:t xml:space="preserve">. The CICIDS-2017 dataset has </w:t>
      </w:r>
      <w:r w:rsidR="004E5E56">
        <w:rPr>
          <w:rFonts w:ascii="Times New Roman" w:hAnsi="Times New Roman" w:cs="Times New Roman"/>
          <w:lang w:bidi="hi-IN"/>
        </w:rPr>
        <w:t xml:space="preserve">total </w:t>
      </w:r>
      <w:r>
        <w:rPr>
          <w:rFonts w:ascii="Times New Roman" w:hAnsi="Times New Roman" w:cs="Times New Roman"/>
          <w:lang w:bidi="hi-IN"/>
        </w:rPr>
        <w:t>79</w:t>
      </w:r>
      <w:r w:rsidRPr="005C792A">
        <w:rPr>
          <w:rFonts w:ascii="Times New Roman" w:hAnsi="Times New Roman" w:cs="Times New Roman"/>
          <w:lang w:bidi="hi-IN"/>
        </w:rPr>
        <w:t xml:space="preserve"> </w:t>
      </w:r>
      <w:r>
        <w:rPr>
          <w:rFonts w:ascii="Times New Roman" w:hAnsi="Times New Roman" w:cs="Times New Roman"/>
          <w:lang w:bidi="hi-IN"/>
        </w:rPr>
        <w:t>attribut</w:t>
      </w:r>
      <w:r w:rsidR="004E5E56">
        <w:rPr>
          <w:rFonts w:ascii="Times New Roman" w:hAnsi="Times New Roman" w:cs="Times New Roman"/>
          <w:lang w:bidi="hi-IN"/>
        </w:rPr>
        <w:t xml:space="preserve">es. </w:t>
      </w:r>
      <w:r w:rsidRPr="005C792A">
        <w:rPr>
          <w:rFonts w:ascii="Times New Roman" w:hAnsi="Times New Roman" w:cs="Times New Roman"/>
          <w:lang w:bidi="hi-IN"/>
        </w:rPr>
        <w:t>This dataset is one of the most popular, and it contains fresh a</w:t>
      </w:r>
      <w:r>
        <w:rPr>
          <w:rFonts w:ascii="Times New Roman" w:hAnsi="Times New Roman" w:cs="Times New Roman"/>
          <w:lang w:bidi="hi-IN"/>
        </w:rPr>
        <w:t>ttacks</w:t>
      </w:r>
      <w:r w:rsidRPr="005C792A">
        <w:rPr>
          <w:rFonts w:ascii="Times New Roman" w:hAnsi="Times New Roman" w:cs="Times New Roman"/>
          <w:lang w:bidi="hi-IN"/>
        </w:rPr>
        <w:t xml:space="preserve"> as a distinctive feature. The distribution of fifteen class labels in the CICIDS</w:t>
      </w:r>
      <w:r w:rsidR="005D1E8B">
        <w:rPr>
          <w:rFonts w:ascii="Times New Roman" w:hAnsi="Times New Roman" w:cs="Times New Roman"/>
          <w:lang w:bidi="hi-IN"/>
        </w:rPr>
        <w:t xml:space="preserve"> </w:t>
      </w:r>
      <w:r w:rsidRPr="005C792A">
        <w:rPr>
          <w:rFonts w:ascii="Times New Roman" w:hAnsi="Times New Roman" w:cs="Times New Roman"/>
          <w:lang w:bidi="hi-IN"/>
        </w:rPr>
        <w:t xml:space="preserve">2017 dataset is shown in Table </w:t>
      </w:r>
      <w:r w:rsidR="00CF5BF3">
        <w:rPr>
          <w:rFonts w:ascii="Times New Roman" w:hAnsi="Times New Roman" w:cs="Times New Roman"/>
          <w:lang w:bidi="hi-IN"/>
        </w:rPr>
        <w:t>1.</w:t>
      </w:r>
      <w:r>
        <w:rPr>
          <w:rFonts w:ascii="Times New Roman" w:hAnsi="Times New Roman" w:cs="Times New Roman"/>
          <w:lang w:bidi="hi-IN"/>
        </w:rPr>
        <w:t xml:space="preserve"> below</w:t>
      </w:r>
      <w:r w:rsidRPr="005C792A">
        <w:rPr>
          <w:rFonts w:ascii="Times New Roman" w:hAnsi="Times New Roman" w:cs="Times New Roman"/>
          <w:lang w:bidi="hi-IN"/>
        </w:rPr>
        <w:t>.</w:t>
      </w:r>
    </w:p>
    <w:p w14:paraId="3CBF798A" w14:textId="4690440D" w:rsidR="00EF6FF6" w:rsidRDefault="00EF6FF6" w:rsidP="00EF6FF6">
      <w:pPr>
        <w:pStyle w:val="Caption"/>
        <w:keepNext/>
        <w:jc w:val="center"/>
      </w:pPr>
      <w:bookmarkStart w:id="67" w:name="_Toc75691686"/>
      <w:bookmarkStart w:id="68" w:name="_Toc75691744"/>
      <w:bookmarkStart w:id="69" w:name="_Toc75939360"/>
      <w:r>
        <w:t xml:space="preserve">Table </w:t>
      </w:r>
      <w:r>
        <w:fldChar w:fldCharType="begin"/>
      </w:r>
      <w:r>
        <w:instrText xml:space="preserve"> SEQ Table \* ARABIC </w:instrText>
      </w:r>
      <w:r>
        <w:fldChar w:fldCharType="separate"/>
      </w:r>
      <w:r w:rsidR="002F743D">
        <w:rPr>
          <w:noProof/>
        </w:rPr>
        <w:t>1</w:t>
      </w:r>
      <w:r>
        <w:fldChar w:fldCharType="end"/>
      </w:r>
      <w:r w:rsidR="00CF5EAD">
        <w:t xml:space="preserve">  </w:t>
      </w:r>
      <w:r>
        <w:t>All attack label counts in CICIDS 2017 dataset</w:t>
      </w:r>
      <w:bookmarkEnd w:id="67"/>
      <w:bookmarkEnd w:id="68"/>
      <w:bookmarkEnd w:id="69"/>
    </w:p>
    <w:tbl>
      <w:tblPr>
        <w:tblStyle w:val="PlainTable1"/>
        <w:tblW w:w="0" w:type="auto"/>
        <w:jc w:val="center"/>
        <w:tblLook w:val="04A0" w:firstRow="1" w:lastRow="0" w:firstColumn="1" w:lastColumn="0" w:noHBand="0" w:noVBand="1"/>
      </w:tblPr>
      <w:tblGrid>
        <w:gridCol w:w="4102"/>
        <w:gridCol w:w="4102"/>
      </w:tblGrid>
      <w:tr w:rsidR="00D3399B" w14:paraId="30964E07" w14:textId="77777777" w:rsidTr="005D1E8B">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33B76ABD" w14:textId="093CE78F" w:rsidR="00D3399B" w:rsidRDefault="00D3399B" w:rsidP="00D3399B">
            <w:pPr>
              <w:autoSpaceDE w:val="0"/>
              <w:autoSpaceDN w:val="0"/>
              <w:adjustRightInd w:val="0"/>
              <w:spacing w:line="360" w:lineRule="auto"/>
              <w:jc w:val="center"/>
              <w:rPr>
                <w:rFonts w:ascii="Times New Roman" w:hAnsi="Times New Roman" w:cs="Times New Roman"/>
                <w:lang w:bidi="hi-IN"/>
              </w:rPr>
            </w:pPr>
            <w:r>
              <w:rPr>
                <w:rFonts w:ascii="Times New Roman" w:hAnsi="Times New Roman" w:cs="Times New Roman"/>
                <w:lang w:bidi="hi-IN"/>
              </w:rPr>
              <w:t>Attack labels in CICIDS 2017 dataset</w:t>
            </w:r>
          </w:p>
        </w:tc>
        <w:tc>
          <w:tcPr>
            <w:tcW w:w="4102" w:type="dxa"/>
          </w:tcPr>
          <w:p w14:paraId="1E86B339" w14:textId="281039E4" w:rsidR="00D3399B" w:rsidRDefault="00D3399B" w:rsidP="00D339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Attack Count</w:t>
            </w:r>
          </w:p>
        </w:tc>
      </w:tr>
      <w:tr w:rsidR="00D3399B" w14:paraId="6E134571" w14:textId="77777777" w:rsidTr="005D1E8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102" w:type="dxa"/>
          </w:tcPr>
          <w:p w14:paraId="113C1E7D" w14:textId="48547E89"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lang w:bidi="hi-IN"/>
              </w:rPr>
              <w:t>Benign</w:t>
            </w:r>
          </w:p>
        </w:tc>
        <w:tc>
          <w:tcPr>
            <w:tcW w:w="4102" w:type="dxa"/>
          </w:tcPr>
          <w:p w14:paraId="4A6A60E0" w14:textId="1E5E32DB"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2,27</w:t>
            </w:r>
            <w:r w:rsidR="004E5E56">
              <w:rPr>
                <w:rFonts w:ascii="Times New Roman" w:hAnsi="Times New Roman" w:cs="Times New Roman"/>
                <w:lang w:bidi="hi-IN"/>
              </w:rPr>
              <w:t>1,320</w:t>
            </w:r>
          </w:p>
        </w:tc>
      </w:tr>
      <w:tr w:rsidR="00D3399B" w14:paraId="23B46C02" w14:textId="77777777" w:rsidTr="005D1E8B">
        <w:trPr>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745BF89C" w14:textId="5495A7F6"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lang w:bidi="hi-IN"/>
              </w:rPr>
              <w:t>DoS Hulk</w:t>
            </w:r>
          </w:p>
        </w:tc>
        <w:tc>
          <w:tcPr>
            <w:tcW w:w="4102" w:type="dxa"/>
          </w:tcPr>
          <w:p w14:paraId="075D5C8E" w14:textId="5ACCC7D3"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23</w:t>
            </w:r>
            <w:r w:rsidR="004E5E56">
              <w:rPr>
                <w:rFonts w:ascii="Times New Roman" w:hAnsi="Times New Roman" w:cs="Times New Roman"/>
                <w:lang w:bidi="hi-IN"/>
              </w:rPr>
              <w:t>0,124</w:t>
            </w:r>
          </w:p>
        </w:tc>
      </w:tr>
      <w:tr w:rsidR="00D3399B" w14:paraId="05146C4D" w14:textId="77777777" w:rsidTr="005D1E8B">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5BA059F3" w14:textId="341C9AA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Port Scan</w:t>
            </w:r>
          </w:p>
        </w:tc>
        <w:tc>
          <w:tcPr>
            <w:tcW w:w="4102" w:type="dxa"/>
          </w:tcPr>
          <w:p w14:paraId="31A79539" w14:textId="6F3D85F2"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158,</w:t>
            </w:r>
            <w:r w:rsidR="004E5E56">
              <w:rPr>
                <w:rFonts w:ascii="Times New Roman" w:hAnsi="Times New Roman" w:cs="Times New Roman"/>
                <w:lang w:bidi="hi-IN"/>
              </w:rPr>
              <w:t>804</w:t>
            </w:r>
          </w:p>
        </w:tc>
      </w:tr>
      <w:tr w:rsidR="00D3399B" w14:paraId="42D7A301" w14:textId="77777777" w:rsidTr="005D1E8B">
        <w:trPr>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7B8B691C" w14:textId="7D588B1E"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DDoS</w:t>
            </w:r>
          </w:p>
        </w:tc>
        <w:tc>
          <w:tcPr>
            <w:tcW w:w="4102" w:type="dxa"/>
          </w:tcPr>
          <w:p w14:paraId="2E4C5EA5" w14:textId="49D26E8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128,02</w:t>
            </w:r>
            <w:r w:rsidR="004E5E56">
              <w:rPr>
                <w:rFonts w:ascii="Times New Roman" w:hAnsi="Times New Roman" w:cs="Times New Roman"/>
                <w:lang w:bidi="hi-IN"/>
              </w:rPr>
              <w:t>5</w:t>
            </w:r>
          </w:p>
        </w:tc>
      </w:tr>
      <w:tr w:rsidR="00D3399B" w14:paraId="42C0DEDE" w14:textId="77777777" w:rsidTr="005D1E8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102" w:type="dxa"/>
          </w:tcPr>
          <w:p w14:paraId="659526A4" w14:textId="7D9E7A71"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DoS Golden Eye</w:t>
            </w:r>
          </w:p>
        </w:tc>
        <w:tc>
          <w:tcPr>
            <w:tcW w:w="4102" w:type="dxa"/>
          </w:tcPr>
          <w:p w14:paraId="25F85425" w14:textId="6E39B3A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10,293</w:t>
            </w:r>
          </w:p>
        </w:tc>
      </w:tr>
      <w:tr w:rsidR="00D3399B" w14:paraId="361A7DF9" w14:textId="77777777" w:rsidTr="005D1E8B">
        <w:trPr>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7C32B2CD" w14:textId="305DBAC3"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FTP Patator</w:t>
            </w:r>
          </w:p>
        </w:tc>
        <w:tc>
          <w:tcPr>
            <w:tcW w:w="4102" w:type="dxa"/>
          </w:tcPr>
          <w:p w14:paraId="40025F9A" w14:textId="573F83F1"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7,93</w:t>
            </w:r>
            <w:r w:rsidR="004E5E56">
              <w:rPr>
                <w:rFonts w:ascii="Times New Roman" w:hAnsi="Times New Roman" w:cs="Times New Roman"/>
                <w:lang w:bidi="hi-IN"/>
              </w:rPr>
              <w:t>5</w:t>
            </w:r>
          </w:p>
        </w:tc>
      </w:tr>
      <w:tr w:rsidR="00D3399B" w14:paraId="32F09B37" w14:textId="77777777" w:rsidTr="005D1E8B">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315F89EE" w14:textId="0604C69C"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SSH Patator</w:t>
            </w:r>
          </w:p>
        </w:tc>
        <w:tc>
          <w:tcPr>
            <w:tcW w:w="4102" w:type="dxa"/>
          </w:tcPr>
          <w:p w14:paraId="393B4C73" w14:textId="4D116AD0"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5,987</w:t>
            </w:r>
          </w:p>
        </w:tc>
      </w:tr>
      <w:tr w:rsidR="00D3399B" w14:paraId="5B621E7D" w14:textId="77777777" w:rsidTr="005D1E8B">
        <w:trPr>
          <w:trHeight w:val="308"/>
          <w:jc w:val="center"/>
        </w:trPr>
        <w:tc>
          <w:tcPr>
            <w:cnfStyle w:val="001000000000" w:firstRow="0" w:lastRow="0" w:firstColumn="1" w:lastColumn="0" w:oddVBand="0" w:evenVBand="0" w:oddHBand="0" w:evenHBand="0" w:firstRowFirstColumn="0" w:firstRowLastColumn="0" w:lastRowFirstColumn="0" w:lastRowLastColumn="0"/>
            <w:tcW w:w="4102" w:type="dxa"/>
          </w:tcPr>
          <w:p w14:paraId="01E03300" w14:textId="26ED08B5"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DoS Slowloris</w:t>
            </w:r>
          </w:p>
        </w:tc>
        <w:tc>
          <w:tcPr>
            <w:tcW w:w="4102" w:type="dxa"/>
          </w:tcPr>
          <w:p w14:paraId="11112FC4" w14:textId="7F13946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5,796</w:t>
            </w:r>
          </w:p>
        </w:tc>
      </w:tr>
      <w:tr w:rsidR="00D3399B" w14:paraId="04C4D0F8" w14:textId="77777777" w:rsidTr="005D1E8B">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5E38794D" w14:textId="5DBAA38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DoS Slowhttptest</w:t>
            </w:r>
          </w:p>
        </w:tc>
        <w:tc>
          <w:tcPr>
            <w:tcW w:w="4102" w:type="dxa"/>
          </w:tcPr>
          <w:p w14:paraId="37925B49" w14:textId="11F0F9E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5,499</w:t>
            </w:r>
          </w:p>
        </w:tc>
      </w:tr>
      <w:tr w:rsidR="00D3399B" w14:paraId="3D4643B0" w14:textId="77777777" w:rsidTr="005D1E8B">
        <w:trPr>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0D917E95" w14:textId="3A8A45FA"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Bot</w:t>
            </w:r>
          </w:p>
        </w:tc>
        <w:tc>
          <w:tcPr>
            <w:tcW w:w="4102" w:type="dxa"/>
          </w:tcPr>
          <w:p w14:paraId="21B1CE5B" w14:textId="64AB26E6"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1,9</w:t>
            </w:r>
            <w:r w:rsidR="004E5E56">
              <w:rPr>
                <w:rFonts w:ascii="Times New Roman" w:hAnsi="Times New Roman" w:cs="Times New Roman"/>
                <w:lang w:bidi="hi-IN"/>
              </w:rPr>
              <w:t>5</w:t>
            </w:r>
            <w:r>
              <w:rPr>
                <w:rFonts w:ascii="Times New Roman" w:hAnsi="Times New Roman" w:cs="Times New Roman"/>
                <w:lang w:bidi="hi-IN"/>
              </w:rPr>
              <w:t>6</w:t>
            </w:r>
          </w:p>
        </w:tc>
      </w:tr>
      <w:tr w:rsidR="00D3399B" w14:paraId="775EF0ED" w14:textId="77777777" w:rsidTr="005D1E8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102" w:type="dxa"/>
          </w:tcPr>
          <w:p w14:paraId="4B9F8D7B" w14:textId="5E581328"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Web attack: Brute Force</w:t>
            </w:r>
          </w:p>
        </w:tc>
        <w:tc>
          <w:tcPr>
            <w:tcW w:w="4102" w:type="dxa"/>
          </w:tcPr>
          <w:p w14:paraId="430379A8" w14:textId="62E02B54"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1,507</w:t>
            </w:r>
          </w:p>
        </w:tc>
      </w:tr>
      <w:tr w:rsidR="00D3399B" w14:paraId="0B15A15B" w14:textId="77777777" w:rsidTr="005D1E8B">
        <w:trPr>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104DBE92" w14:textId="08463137"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Web attack: XSS</w:t>
            </w:r>
          </w:p>
        </w:tc>
        <w:tc>
          <w:tcPr>
            <w:tcW w:w="4102" w:type="dxa"/>
          </w:tcPr>
          <w:p w14:paraId="11948DEE" w14:textId="5CCE46C8"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652</w:t>
            </w:r>
          </w:p>
        </w:tc>
      </w:tr>
      <w:tr w:rsidR="00D3399B" w14:paraId="5DC43A78" w14:textId="77777777" w:rsidTr="005D1E8B">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4102" w:type="dxa"/>
          </w:tcPr>
          <w:p w14:paraId="57DBD4E2" w14:textId="5D54BA36"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lang w:bidi="hi-IN"/>
              </w:rPr>
              <w:t>Infiltration</w:t>
            </w:r>
          </w:p>
        </w:tc>
        <w:tc>
          <w:tcPr>
            <w:tcW w:w="4102" w:type="dxa"/>
          </w:tcPr>
          <w:p w14:paraId="2782BE1E" w14:textId="3A14F06D"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36</w:t>
            </w:r>
          </w:p>
        </w:tc>
      </w:tr>
      <w:tr w:rsidR="00D3399B" w14:paraId="4A861B27" w14:textId="77777777" w:rsidTr="005D1E8B">
        <w:trPr>
          <w:trHeight w:val="308"/>
          <w:jc w:val="center"/>
        </w:trPr>
        <w:tc>
          <w:tcPr>
            <w:cnfStyle w:val="001000000000" w:firstRow="0" w:lastRow="0" w:firstColumn="1" w:lastColumn="0" w:oddVBand="0" w:evenVBand="0" w:oddHBand="0" w:evenHBand="0" w:firstRowFirstColumn="0" w:firstRowLastColumn="0" w:lastRowFirstColumn="0" w:lastRowLastColumn="0"/>
            <w:tcW w:w="4102" w:type="dxa"/>
          </w:tcPr>
          <w:p w14:paraId="4C0408ED" w14:textId="77C48F96"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lang w:bidi="hi-IN"/>
              </w:rPr>
              <w:t>Web attack: SQL Injection</w:t>
            </w:r>
          </w:p>
        </w:tc>
        <w:tc>
          <w:tcPr>
            <w:tcW w:w="4102" w:type="dxa"/>
          </w:tcPr>
          <w:p w14:paraId="51D74530" w14:textId="671EB6B5" w:rsid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21</w:t>
            </w:r>
          </w:p>
        </w:tc>
      </w:tr>
      <w:tr w:rsidR="00D3399B" w14:paraId="01EF8DF3" w14:textId="77777777" w:rsidTr="005D1E8B">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4102" w:type="dxa"/>
          </w:tcPr>
          <w:p w14:paraId="15CC8368" w14:textId="27F6C892"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lang w:bidi="hi-IN"/>
              </w:rPr>
              <w:t>Heartbleed</w:t>
            </w:r>
          </w:p>
        </w:tc>
        <w:tc>
          <w:tcPr>
            <w:tcW w:w="4102" w:type="dxa"/>
          </w:tcPr>
          <w:p w14:paraId="61D9F742" w14:textId="5559310B" w:rsid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11</w:t>
            </w:r>
          </w:p>
        </w:tc>
      </w:tr>
    </w:tbl>
    <w:p w14:paraId="1F542D6D" w14:textId="05BD266F" w:rsidR="004E5E56" w:rsidRDefault="004E5E56" w:rsidP="00582C21">
      <w:pPr>
        <w:rPr>
          <w:rFonts w:ascii="Times New Roman" w:hAnsi="Times New Roman" w:cs="Times New Roman"/>
          <w:szCs w:val="20"/>
        </w:rPr>
      </w:pPr>
      <w:r>
        <w:rPr>
          <w:rFonts w:ascii="Times New Roman" w:hAnsi="Times New Roman" w:cs="Times New Roman"/>
          <w:szCs w:val="20"/>
        </w:rPr>
        <w:lastRenderedPageBreak/>
        <w:t>All the attack labels of CICIDS 2017 dataset are briefed below:</w:t>
      </w:r>
    </w:p>
    <w:p w14:paraId="48C0456B" w14:textId="0075424E" w:rsidR="004E5E56" w:rsidRPr="00334F29" w:rsidRDefault="004E5E56" w:rsidP="007F5A04">
      <w:pPr>
        <w:pStyle w:val="ListParagraph"/>
        <w:numPr>
          <w:ilvl w:val="0"/>
          <w:numId w:val="39"/>
        </w:numPr>
        <w:spacing w:line="480" w:lineRule="auto"/>
        <w:jc w:val="both"/>
        <w:rPr>
          <w:rFonts w:ascii="Times New Roman" w:hAnsi="Times New Roman" w:cs="Times New Roman"/>
          <w:szCs w:val="20"/>
        </w:rPr>
      </w:pPr>
      <w:r w:rsidRPr="00334F29">
        <w:rPr>
          <w:rFonts w:ascii="Times New Roman" w:hAnsi="Times New Roman" w:cs="Times New Roman"/>
          <w:szCs w:val="20"/>
        </w:rPr>
        <w:t>DoS Hulk: The attacker uses the HULK tool to launch a DoS assault on a web server.</w:t>
      </w:r>
    </w:p>
    <w:p w14:paraId="4AD18206" w14:textId="3D15F6D7" w:rsidR="004E5E56" w:rsidRPr="00334F29" w:rsidRDefault="004E5E56" w:rsidP="00334F29">
      <w:pPr>
        <w:pStyle w:val="ListParagraph"/>
        <w:numPr>
          <w:ilvl w:val="0"/>
          <w:numId w:val="39"/>
        </w:numPr>
        <w:spacing w:line="360" w:lineRule="auto"/>
        <w:jc w:val="both"/>
        <w:rPr>
          <w:rFonts w:ascii="Times New Roman" w:hAnsi="Times New Roman" w:cs="Times New Roman"/>
          <w:szCs w:val="20"/>
        </w:rPr>
      </w:pPr>
      <w:r w:rsidRPr="00334F29">
        <w:rPr>
          <w:rFonts w:ascii="Times New Roman" w:hAnsi="Times New Roman" w:cs="Times New Roman"/>
          <w:szCs w:val="20"/>
        </w:rPr>
        <w:t>Port Scan: In this attack, an attacker hits packets with shifting destination ports in an attempt to capture information such as the operating system and active services on the targeted computer.</w:t>
      </w:r>
    </w:p>
    <w:p w14:paraId="61255915" w14:textId="1A023BC0" w:rsidR="004E5E56" w:rsidRPr="00334F29" w:rsidRDefault="004E5E56" w:rsidP="00334F29">
      <w:pPr>
        <w:pStyle w:val="ListParagraph"/>
        <w:numPr>
          <w:ilvl w:val="0"/>
          <w:numId w:val="39"/>
        </w:numPr>
        <w:spacing w:line="360" w:lineRule="auto"/>
        <w:jc w:val="both"/>
        <w:rPr>
          <w:rFonts w:ascii="Times New Roman" w:hAnsi="Times New Roman" w:cs="Times New Roman"/>
          <w:szCs w:val="20"/>
        </w:rPr>
      </w:pPr>
      <w:r w:rsidRPr="00334F29">
        <w:rPr>
          <w:rFonts w:ascii="Times New Roman" w:hAnsi="Times New Roman" w:cs="Times New Roman"/>
          <w:szCs w:val="20"/>
        </w:rPr>
        <w:t>Distributed Denial of Service (DDoS): In this assault, the attacker uses many computers under the control of a server system to launch a distributed DoS attack on the victim workstation.</w:t>
      </w:r>
    </w:p>
    <w:p w14:paraId="60E5DDBD" w14:textId="6857A761" w:rsidR="004E5E56" w:rsidRPr="00334F29" w:rsidRDefault="004E5E56" w:rsidP="00334F29">
      <w:pPr>
        <w:pStyle w:val="ListParagraph"/>
        <w:numPr>
          <w:ilvl w:val="0"/>
          <w:numId w:val="39"/>
        </w:numPr>
        <w:spacing w:line="360" w:lineRule="auto"/>
        <w:jc w:val="both"/>
        <w:rPr>
          <w:rFonts w:ascii="Times New Roman" w:hAnsi="Times New Roman" w:cs="Times New Roman"/>
          <w:szCs w:val="20"/>
        </w:rPr>
      </w:pPr>
      <w:r w:rsidRPr="00334F29">
        <w:rPr>
          <w:rFonts w:ascii="Times New Roman" w:hAnsi="Times New Roman" w:cs="Times New Roman"/>
          <w:szCs w:val="20"/>
        </w:rPr>
        <w:t>DoS Golden</w:t>
      </w:r>
      <w:r w:rsidR="00334F29" w:rsidRPr="00334F29">
        <w:rPr>
          <w:rFonts w:ascii="Times New Roman" w:hAnsi="Times New Roman" w:cs="Times New Roman"/>
          <w:szCs w:val="20"/>
        </w:rPr>
        <w:t xml:space="preserve"> </w:t>
      </w:r>
      <w:r w:rsidRPr="00334F29">
        <w:rPr>
          <w:rFonts w:ascii="Times New Roman" w:hAnsi="Times New Roman" w:cs="Times New Roman"/>
          <w:szCs w:val="20"/>
        </w:rPr>
        <w:t>Eye: The attacker uses the Golden</w:t>
      </w:r>
      <w:r w:rsidR="00334F29" w:rsidRPr="00334F29">
        <w:rPr>
          <w:rFonts w:ascii="Times New Roman" w:hAnsi="Times New Roman" w:cs="Times New Roman"/>
          <w:szCs w:val="20"/>
        </w:rPr>
        <w:t xml:space="preserve"> </w:t>
      </w:r>
      <w:r w:rsidRPr="00334F29">
        <w:rPr>
          <w:rFonts w:ascii="Times New Roman" w:hAnsi="Times New Roman" w:cs="Times New Roman"/>
          <w:szCs w:val="20"/>
        </w:rPr>
        <w:t>Eye tool to launch a DoS assault.</w:t>
      </w:r>
    </w:p>
    <w:p w14:paraId="0597C129" w14:textId="55B84E1E" w:rsidR="00334F29" w:rsidRPr="00334F29" w:rsidRDefault="00334F29" w:rsidP="00334F29">
      <w:pPr>
        <w:pStyle w:val="ListParagraph"/>
        <w:numPr>
          <w:ilvl w:val="0"/>
          <w:numId w:val="39"/>
        </w:numPr>
        <w:spacing w:line="360" w:lineRule="auto"/>
        <w:jc w:val="both"/>
        <w:rPr>
          <w:rFonts w:ascii="Times New Roman" w:hAnsi="Times New Roman" w:cs="Times New Roman"/>
          <w:szCs w:val="20"/>
        </w:rPr>
      </w:pPr>
      <w:r w:rsidRPr="00334F29">
        <w:rPr>
          <w:rFonts w:ascii="Times New Roman" w:hAnsi="Times New Roman" w:cs="Times New Roman"/>
          <w:szCs w:val="20"/>
        </w:rPr>
        <w:t>FTP Patator: In this case, the attacker uses FTP Patator to execute a brute force attack on the FTP login password.</w:t>
      </w:r>
    </w:p>
    <w:p w14:paraId="27C1450B" w14:textId="725D74DE" w:rsidR="00334F29" w:rsidRPr="00334F29" w:rsidRDefault="00334F29" w:rsidP="007F5A04">
      <w:pPr>
        <w:pStyle w:val="ListParagraph"/>
        <w:numPr>
          <w:ilvl w:val="0"/>
          <w:numId w:val="38"/>
        </w:numPr>
        <w:spacing w:line="480" w:lineRule="auto"/>
        <w:jc w:val="both"/>
        <w:rPr>
          <w:rFonts w:ascii="Times New Roman" w:hAnsi="Times New Roman" w:cs="Times New Roman"/>
          <w:szCs w:val="20"/>
        </w:rPr>
      </w:pPr>
      <w:r w:rsidRPr="00334F29">
        <w:rPr>
          <w:rFonts w:ascii="Times New Roman" w:hAnsi="Times New Roman" w:cs="Times New Roman"/>
          <w:szCs w:val="20"/>
        </w:rPr>
        <w:t>SSH Patator: In this case, the attacker uses SSH Patator to guess the Secure Shell (SSH) login password using a brute force a</w:t>
      </w:r>
      <w:r w:rsidR="007F5A04">
        <w:rPr>
          <w:rFonts w:ascii="Times New Roman" w:hAnsi="Times New Roman" w:cs="Times New Roman"/>
          <w:szCs w:val="20"/>
        </w:rPr>
        <w:t>ttacks</w:t>
      </w:r>
      <w:r w:rsidRPr="00334F29">
        <w:rPr>
          <w:rFonts w:ascii="Times New Roman" w:hAnsi="Times New Roman" w:cs="Times New Roman"/>
          <w:szCs w:val="20"/>
        </w:rPr>
        <w:t>.</w:t>
      </w:r>
    </w:p>
    <w:p w14:paraId="0C285094" w14:textId="12A751C8" w:rsidR="004E5E56"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DoS Slow Loris: In this assault, the attacker employs the Slow Loris tool.</w:t>
      </w:r>
    </w:p>
    <w:p w14:paraId="767DD6ED" w14:textId="2C8B2AC4" w:rsidR="00334F29"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DoS Slow HTTP Test: In this test, the attacker uses an HTTP request to flood a server with HTTP requests.</w:t>
      </w:r>
    </w:p>
    <w:p w14:paraId="54AB315E" w14:textId="695FC6A5" w:rsidR="00334F29"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Botnet: In this case, the attacker uses trojans to gain control of target workstations in order to create a network from which to launch a</w:t>
      </w:r>
      <w:r w:rsidR="007F5A04">
        <w:rPr>
          <w:rFonts w:ascii="Times New Roman" w:hAnsi="Times New Roman" w:cs="Times New Roman"/>
          <w:szCs w:val="20"/>
        </w:rPr>
        <w:t>ttack</w:t>
      </w:r>
      <w:r w:rsidRPr="00334F29">
        <w:rPr>
          <w:rFonts w:ascii="Times New Roman" w:hAnsi="Times New Roman" w:cs="Times New Roman"/>
          <w:szCs w:val="20"/>
        </w:rPr>
        <w:t>s remotely. Bot is the name of the hampered machine.</w:t>
      </w:r>
    </w:p>
    <w:p w14:paraId="5E8AD8E9" w14:textId="6F1D9F27" w:rsidR="00334F29"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Web Attack: Brute Force: The attacker uses a trial-and-error technique to get access to user personal data such as passwords and Personal Identification Numbers (PINs).</w:t>
      </w:r>
    </w:p>
    <w:p w14:paraId="73CD8CC2" w14:textId="12C8492F" w:rsidR="00334F29"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XSS Web Attack: In this assault, the attacker sends malicious scripts to trustworthy websites to carry out the attack.</w:t>
      </w:r>
    </w:p>
    <w:p w14:paraId="7E98C2D5" w14:textId="31C11C33" w:rsidR="00334F29"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Infiltration: In this type of infiltration, the attacker employs tactics to penetrate and gain unauthori</w:t>
      </w:r>
      <w:r>
        <w:rPr>
          <w:rFonts w:ascii="Times New Roman" w:hAnsi="Times New Roman" w:cs="Times New Roman"/>
          <w:szCs w:val="20"/>
        </w:rPr>
        <w:t>z</w:t>
      </w:r>
      <w:r w:rsidRPr="00334F29">
        <w:rPr>
          <w:rFonts w:ascii="Times New Roman" w:hAnsi="Times New Roman" w:cs="Times New Roman"/>
          <w:szCs w:val="20"/>
        </w:rPr>
        <w:t>ed access to a system within a network.</w:t>
      </w:r>
    </w:p>
    <w:p w14:paraId="110AD0AC" w14:textId="769C7F5B" w:rsidR="00334F29" w:rsidRPr="00334F29" w:rsidRDefault="00334F29" w:rsidP="00334F29">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Web Attack: SQL Injection: In this attack, the attacker attempts to access or change private data by inserting SQL queries into an entry field on data-driven applications.</w:t>
      </w:r>
    </w:p>
    <w:p w14:paraId="33E0E14F" w14:textId="22CDDC6D" w:rsidR="005D1E8B" w:rsidRPr="005D1E8B" w:rsidRDefault="00334F29" w:rsidP="00FB287A">
      <w:pPr>
        <w:pStyle w:val="ListParagraph"/>
        <w:numPr>
          <w:ilvl w:val="0"/>
          <w:numId w:val="38"/>
        </w:numPr>
        <w:spacing w:line="360" w:lineRule="auto"/>
        <w:jc w:val="both"/>
        <w:rPr>
          <w:rFonts w:ascii="Times New Roman" w:hAnsi="Times New Roman" w:cs="Times New Roman"/>
          <w:szCs w:val="20"/>
        </w:rPr>
      </w:pPr>
      <w:r w:rsidRPr="00334F29">
        <w:rPr>
          <w:rFonts w:ascii="Times New Roman" w:hAnsi="Times New Roman" w:cs="Times New Roman"/>
          <w:szCs w:val="20"/>
        </w:rPr>
        <w:t>Heart Bleed: The attacker uses the OpenSSL protocol to root harmful material in OpenSSL memory and get unauthori</w:t>
      </w:r>
      <w:r>
        <w:rPr>
          <w:rFonts w:ascii="Times New Roman" w:hAnsi="Times New Roman" w:cs="Times New Roman"/>
          <w:szCs w:val="20"/>
        </w:rPr>
        <w:t>z</w:t>
      </w:r>
      <w:r w:rsidRPr="00334F29">
        <w:rPr>
          <w:rFonts w:ascii="Times New Roman" w:hAnsi="Times New Roman" w:cs="Times New Roman"/>
          <w:szCs w:val="20"/>
        </w:rPr>
        <w:t>ed access to confidential information.</w:t>
      </w:r>
    </w:p>
    <w:p w14:paraId="0B4DC44A" w14:textId="33C1FBAD" w:rsidR="00334F29" w:rsidRPr="00097089" w:rsidRDefault="00097089" w:rsidP="00FB287A">
      <w:pPr>
        <w:spacing w:line="360" w:lineRule="auto"/>
        <w:jc w:val="both"/>
        <w:rPr>
          <w:rFonts w:ascii="Times New Roman" w:hAnsi="Times New Roman" w:cs="Times New Roman"/>
          <w:b/>
          <w:bCs/>
          <w:sz w:val="24"/>
        </w:rPr>
      </w:pPr>
      <w:r w:rsidRPr="00097089">
        <w:rPr>
          <w:rFonts w:ascii="Times New Roman" w:hAnsi="Times New Roman" w:cs="Times New Roman"/>
          <w:b/>
          <w:bCs/>
          <w:sz w:val="24"/>
        </w:rPr>
        <w:t>Data Cleaning</w:t>
      </w:r>
    </w:p>
    <w:p w14:paraId="77A0E729" w14:textId="72D10F1F" w:rsidR="0064506C" w:rsidRDefault="0064506C" w:rsidP="00097089">
      <w:pPr>
        <w:spacing w:line="360" w:lineRule="auto"/>
        <w:jc w:val="both"/>
        <w:rPr>
          <w:rFonts w:ascii="Times New Roman" w:hAnsi="Times New Roman" w:cs="Times New Roman"/>
          <w:szCs w:val="20"/>
        </w:rPr>
      </w:pPr>
      <w:r>
        <w:rPr>
          <w:rFonts w:ascii="Times New Roman" w:hAnsi="Times New Roman" w:cs="Times New Roman"/>
          <w:szCs w:val="20"/>
        </w:rPr>
        <w:t>In this work, Dataset is very large so that it may contain redundant and duplicate data which has no contribution toward the targeted outcome. Removal of these redundancies is called data cleaning.</w:t>
      </w:r>
    </w:p>
    <w:p w14:paraId="495A9D65" w14:textId="20FAFA55" w:rsidR="00B15DC2" w:rsidRDefault="00097089" w:rsidP="00097089">
      <w:pPr>
        <w:spacing w:line="360" w:lineRule="auto"/>
        <w:jc w:val="both"/>
        <w:rPr>
          <w:rFonts w:ascii="Times New Roman" w:hAnsi="Times New Roman" w:cs="Times New Roman"/>
          <w:szCs w:val="20"/>
        </w:rPr>
      </w:pPr>
      <w:r>
        <w:rPr>
          <w:rFonts w:ascii="Times New Roman" w:hAnsi="Times New Roman" w:cs="Times New Roman"/>
          <w:szCs w:val="20"/>
        </w:rPr>
        <w:lastRenderedPageBreak/>
        <w:t xml:space="preserve">After loading and analyzing the dataset it is checked that </w:t>
      </w:r>
      <w:r w:rsidR="00B15DC2">
        <w:rPr>
          <w:rFonts w:ascii="Times New Roman" w:hAnsi="Times New Roman" w:cs="Times New Roman"/>
          <w:szCs w:val="20"/>
        </w:rPr>
        <w:t xml:space="preserve">whether the </w:t>
      </w:r>
      <w:r>
        <w:rPr>
          <w:rFonts w:ascii="Times New Roman" w:hAnsi="Times New Roman" w:cs="Times New Roman"/>
          <w:szCs w:val="20"/>
        </w:rPr>
        <w:t>dataset has any</w:t>
      </w:r>
      <w:r w:rsidR="00B15DC2">
        <w:rPr>
          <w:rFonts w:ascii="Times New Roman" w:hAnsi="Times New Roman" w:cs="Times New Roman"/>
          <w:szCs w:val="20"/>
        </w:rPr>
        <w:t xml:space="preserve"> duplicate columns or not if there </w:t>
      </w:r>
      <w:r w:rsidR="001A1959">
        <w:rPr>
          <w:rFonts w:ascii="Times New Roman" w:hAnsi="Times New Roman" w:cs="Times New Roman"/>
          <w:szCs w:val="20"/>
        </w:rPr>
        <w:t>are</w:t>
      </w:r>
      <w:r w:rsidR="00B15DC2">
        <w:rPr>
          <w:rFonts w:ascii="Times New Roman" w:hAnsi="Times New Roman" w:cs="Times New Roman"/>
          <w:szCs w:val="20"/>
        </w:rPr>
        <w:t xml:space="preserve"> any duplicate columns present it is dropped. On applying I found that </w:t>
      </w:r>
      <w:r w:rsidR="0064506C">
        <w:rPr>
          <w:rFonts w:ascii="Times New Roman" w:hAnsi="Times New Roman" w:cs="Times New Roman"/>
          <w:szCs w:val="20"/>
        </w:rPr>
        <w:t xml:space="preserve">one </w:t>
      </w:r>
      <w:r w:rsidR="00B15DC2">
        <w:rPr>
          <w:rFonts w:ascii="Times New Roman" w:hAnsi="Times New Roman" w:cs="Times New Roman"/>
          <w:szCs w:val="20"/>
        </w:rPr>
        <w:t>attribute named ‘</w:t>
      </w:r>
      <w:r w:rsidR="0064506C">
        <w:rPr>
          <w:rFonts w:ascii="Times New Roman" w:hAnsi="Times New Roman" w:cs="Times New Roman"/>
          <w:szCs w:val="20"/>
        </w:rPr>
        <w:t xml:space="preserve">Fwd_header_length </w:t>
      </w:r>
      <w:r w:rsidR="00B15DC2">
        <w:rPr>
          <w:rFonts w:ascii="Times New Roman" w:hAnsi="Times New Roman" w:cs="Times New Roman"/>
          <w:szCs w:val="20"/>
        </w:rPr>
        <w:t>is duplicate repeated twice so one instance of it is removed.</w:t>
      </w:r>
      <w:r w:rsidR="001A1959">
        <w:rPr>
          <w:rFonts w:ascii="Times New Roman" w:hAnsi="Times New Roman" w:cs="Times New Roman"/>
          <w:szCs w:val="20"/>
        </w:rPr>
        <w:t xml:space="preserve"> Now dataset is remained with 78 attributes.</w:t>
      </w:r>
    </w:p>
    <w:p w14:paraId="7F0036FC" w14:textId="77777777" w:rsidR="0064506C" w:rsidRDefault="00B15DC2" w:rsidP="00097089">
      <w:pPr>
        <w:spacing w:line="360" w:lineRule="auto"/>
        <w:jc w:val="both"/>
        <w:rPr>
          <w:rFonts w:ascii="Times New Roman" w:hAnsi="Times New Roman" w:cs="Times New Roman"/>
          <w:szCs w:val="20"/>
        </w:rPr>
      </w:pPr>
      <w:r>
        <w:rPr>
          <w:rFonts w:ascii="Times New Roman" w:hAnsi="Times New Roman" w:cs="Times New Roman"/>
          <w:szCs w:val="20"/>
        </w:rPr>
        <w:t>Now dataset is checked for any ‘</w:t>
      </w:r>
      <w:r w:rsidR="00097089">
        <w:rPr>
          <w:rFonts w:ascii="Times New Roman" w:hAnsi="Times New Roman" w:cs="Times New Roman"/>
          <w:szCs w:val="20"/>
        </w:rPr>
        <w:t>Null</w:t>
      </w:r>
      <w:r>
        <w:rPr>
          <w:rFonts w:ascii="Times New Roman" w:hAnsi="Times New Roman" w:cs="Times New Roman"/>
          <w:szCs w:val="20"/>
        </w:rPr>
        <w:t>’</w:t>
      </w:r>
      <w:r w:rsidR="00097089">
        <w:rPr>
          <w:rFonts w:ascii="Times New Roman" w:hAnsi="Times New Roman" w:cs="Times New Roman"/>
          <w:szCs w:val="20"/>
        </w:rPr>
        <w:t xml:space="preserve">, </w:t>
      </w:r>
      <w:r>
        <w:rPr>
          <w:rFonts w:ascii="Times New Roman" w:hAnsi="Times New Roman" w:cs="Times New Roman"/>
          <w:szCs w:val="20"/>
        </w:rPr>
        <w:t>‘</w:t>
      </w:r>
      <w:r w:rsidR="00097089">
        <w:rPr>
          <w:rFonts w:ascii="Times New Roman" w:hAnsi="Times New Roman" w:cs="Times New Roman"/>
          <w:szCs w:val="20"/>
        </w:rPr>
        <w:t>Na</w:t>
      </w:r>
      <w:r>
        <w:rPr>
          <w:rFonts w:ascii="Times New Roman" w:hAnsi="Times New Roman" w:cs="Times New Roman"/>
          <w:szCs w:val="20"/>
        </w:rPr>
        <w:t>N’, ‘infinite’</w:t>
      </w:r>
      <w:r w:rsidR="00097089">
        <w:rPr>
          <w:rFonts w:ascii="Times New Roman" w:hAnsi="Times New Roman" w:cs="Times New Roman"/>
          <w:szCs w:val="20"/>
        </w:rPr>
        <w:t xml:space="preserve"> values</w:t>
      </w:r>
      <w:r>
        <w:rPr>
          <w:rFonts w:ascii="Times New Roman" w:hAnsi="Times New Roman" w:cs="Times New Roman"/>
          <w:szCs w:val="20"/>
        </w:rPr>
        <w:t xml:space="preserve"> for any attribute is there or not if present it is replaced with</w:t>
      </w:r>
      <w:r w:rsidR="00097089">
        <w:rPr>
          <w:rFonts w:ascii="Times New Roman" w:hAnsi="Times New Roman" w:cs="Times New Roman"/>
          <w:szCs w:val="20"/>
        </w:rPr>
        <w:t xml:space="preserve"> </w:t>
      </w:r>
      <w:r>
        <w:rPr>
          <w:rFonts w:ascii="Times New Roman" w:hAnsi="Times New Roman" w:cs="Times New Roman"/>
          <w:szCs w:val="20"/>
        </w:rPr>
        <w:t xml:space="preserve">‘NaN’ and further all tuples having any attribute value ‘NaN’ is dropped. </w:t>
      </w:r>
    </w:p>
    <w:p w14:paraId="413DA41B" w14:textId="14435584" w:rsidR="001A1959" w:rsidRDefault="004F6894" w:rsidP="00097089">
      <w:pPr>
        <w:spacing w:line="360" w:lineRule="auto"/>
        <w:jc w:val="both"/>
        <w:rPr>
          <w:rFonts w:ascii="Times New Roman" w:hAnsi="Times New Roman" w:cs="Times New Roman"/>
          <w:szCs w:val="20"/>
        </w:rPr>
      </w:pPr>
      <w:r>
        <w:rPr>
          <w:rFonts w:ascii="Times New Roman" w:hAnsi="Times New Roman" w:cs="Times New Roman"/>
          <w:szCs w:val="20"/>
        </w:rPr>
        <w:t>Now, the dataset is checked for any attribute if there which have only one unique value throughout the dataset. As only one unique value for an attribute makes it redundant for classification problems because it has no contributions</w:t>
      </w:r>
      <w:r w:rsidR="001A1959" w:rsidRPr="001A1959">
        <w:rPr>
          <w:rFonts w:ascii="Times New Roman" w:hAnsi="Times New Roman" w:cs="Times New Roman"/>
          <w:szCs w:val="20"/>
        </w:rPr>
        <w:t xml:space="preserve"> </w:t>
      </w:r>
      <w:r w:rsidR="001A1959">
        <w:rPr>
          <w:rFonts w:ascii="Times New Roman" w:hAnsi="Times New Roman" w:cs="Times New Roman"/>
          <w:szCs w:val="20"/>
        </w:rPr>
        <w:t>to the outcome</w:t>
      </w:r>
      <w:r>
        <w:rPr>
          <w:rFonts w:ascii="Times New Roman" w:hAnsi="Times New Roman" w:cs="Times New Roman"/>
          <w:szCs w:val="20"/>
        </w:rPr>
        <w:t xml:space="preserve">. On finding this I found that there are </w:t>
      </w:r>
      <w:r w:rsidR="001A1959">
        <w:rPr>
          <w:rFonts w:ascii="Times New Roman" w:hAnsi="Times New Roman" w:cs="Times New Roman"/>
          <w:szCs w:val="20"/>
        </w:rPr>
        <w:t>8</w:t>
      </w:r>
      <w:r>
        <w:rPr>
          <w:rFonts w:ascii="Times New Roman" w:hAnsi="Times New Roman" w:cs="Times New Roman"/>
          <w:szCs w:val="20"/>
        </w:rPr>
        <w:t xml:space="preserve"> attributes which have only one unique value </w:t>
      </w:r>
      <w:r w:rsidR="001A1959">
        <w:rPr>
          <w:rFonts w:ascii="Times New Roman" w:hAnsi="Times New Roman" w:cs="Times New Roman"/>
          <w:szCs w:val="20"/>
        </w:rPr>
        <w:t xml:space="preserve">so </w:t>
      </w:r>
      <w:r w:rsidR="00097089">
        <w:rPr>
          <w:rFonts w:ascii="Times New Roman" w:hAnsi="Times New Roman" w:cs="Times New Roman"/>
          <w:szCs w:val="20"/>
        </w:rPr>
        <w:t>this is also removed</w:t>
      </w:r>
      <w:r w:rsidR="001A1959">
        <w:rPr>
          <w:rFonts w:ascii="Times New Roman" w:hAnsi="Times New Roman" w:cs="Times New Roman"/>
          <w:szCs w:val="20"/>
        </w:rPr>
        <w:t>. Now dataset is remained with only 70 attributes.</w:t>
      </w:r>
    </w:p>
    <w:p w14:paraId="763475C0" w14:textId="72622174" w:rsidR="00C11302" w:rsidRDefault="00C11302" w:rsidP="00097089">
      <w:pPr>
        <w:spacing w:line="360" w:lineRule="auto"/>
        <w:jc w:val="both"/>
        <w:rPr>
          <w:rFonts w:ascii="Times New Roman" w:hAnsi="Times New Roman" w:cs="Times New Roman"/>
          <w:szCs w:val="20"/>
        </w:rPr>
      </w:pPr>
      <w:r>
        <w:rPr>
          <w:rFonts w:ascii="Times New Roman" w:hAnsi="Times New Roman" w:cs="Times New Roman"/>
          <w:szCs w:val="20"/>
        </w:rPr>
        <w:t xml:space="preserve">Label counts of each attack is then analyzed as shown in Table </w:t>
      </w:r>
      <w:r w:rsidR="00270006">
        <w:rPr>
          <w:rFonts w:ascii="Times New Roman" w:hAnsi="Times New Roman" w:cs="Times New Roman"/>
          <w:szCs w:val="20"/>
        </w:rPr>
        <w:t>1</w:t>
      </w:r>
      <w:r>
        <w:rPr>
          <w:rFonts w:ascii="Times New Roman" w:hAnsi="Times New Roman" w:cs="Times New Roman"/>
          <w:szCs w:val="20"/>
        </w:rPr>
        <w:t xml:space="preserve">. So, it came in notice that last 3 categories of attacks </w:t>
      </w:r>
      <w:r w:rsidR="003649E5">
        <w:rPr>
          <w:rFonts w:ascii="Times New Roman" w:hAnsi="Times New Roman" w:cs="Times New Roman"/>
          <w:szCs w:val="20"/>
        </w:rPr>
        <w:t xml:space="preserve">i.e. Infiltration, Web attack: SQL Injection, Heartbleed </w:t>
      </w:r>
      <w:r>
        <w:rPr>
          <w:rFonts w:ascii="Times New Roman" w:hAnsi="Times New Roman" w:cs="Times New Roman"/>
          <w:szCs w:val="20"/>
        </w:rPr>
        <w:t>are very rare as compared to others</w:t>
      </w:r>
      <w:r w:rsidR="003649E5">
        <w:rPr>
          <w:rFonts w:ascii="Times New Roman" w:hAnsi="Times New Roman" w:cs="Times New Roman"/>
          <w:szCs w:val="20"/>
        </w:rPr>
        <w:t xml:space="preserve"> in dataset so, I neglected those tuples as 20-30 attacks in 28 lakhs of logs. However, it may not impact a large in the performance but may have a very little.</w:t>
      </w:r>
    </w:p>
    <w:p w14:paraId="7DFD613C" w14:textId="1E4CD18E" w:rsidR="00097089" w:rsidRDefault="001A1959" w:rsidP="00097089">
      <w:pPr>
        <w:spacing w:line="360" w:lineRule="auto"/>
        <w:jc w:val="both"/>
        <w:rPr>
          <w:rFonts w:ascii="Times New Roman" w:hAnsi="Times New Roman" w:cs="Times New Roman"/>
          <w:szCs w:val="20"/>
        </w:rPr>
      </w:pPr>
      <w:r>
        <w:rPr>
          <w:rFonts w:ascii="Times New Roman" w:hAnsi="Times New Roman" w:cs="Times New Roman"/>
          <w:szCs w:val="20"/>
        </w:rPr>
        <w:t>After th</w:t>
      </w:r>
      <w:r w:rsidR="00447FBF">
        <w:rPr>
          <w:rFonts w:ascii="Times New Roman" w:hAnsi="Times New Roman" w:cs="Times New Roman"/>
          <w:szCs w:val="20"/>
        </w:rPr>
        <w:t>is</w:t>
      </w:r>
      <w:r>
        <w:rPr>
          <w:rFonts w:ascii="Times New Roman" w:hAnsi="Times New Roman" w:cs="Times New Roman"/>
          <w:szCs w:val="20"/>
        </w:rPr>
        <w:t xml:space="preserve"> </w:t>
      </w:r>
      <w:r w:rsidR="00097089">
        <w:rPr>
          <w:rFonts w:ascii="Times New Roman" w:hAnsi="Times New Roman" w:cs="Times New Roman"/>
          <w:szCs w:val="20"/>
        </w:rPr>
        <w:t xml:space="preserve">dataset </w:t>
      </w:r>
      <w:r w:rsidR="00447FBF">
        <w:rPr>
          <w:rFonts w:ascii="Times New Roman" w:hAnsi="Times New Roman" w:cs="Times New Roman"/>
          <w:szCs w:val="20"/>
        </w:rPr>
        <w:t xml:space="preserve">becomes </w:t>
      </w:r>
      <w:r w:rsidR="00097089">
        <w:rPr>
          <w:rFonts w:ascii="Times New Roman" w:hAnsi="Times New Roman" w:cs="Times New Roman"/>
          <w:szCs w:val="20"/>
        </w:rPr>
        <w:t xml:space="preserve">cleaned, </w:t>
      </w:r>
      <w:r w:rsidR="00447FBF">
        <w:rPr>
          <w:rFonts w:ascii="Times New Roman" w:hAnsi="Times New Roman" w:cs="Times New Roman"/>
          <w:szCs w:val="20"/>
        </w:rPr>
        <w:t>and ready for</w:t>
      </w:r>
      <w:r w:rsidR="00097089">
        <w:rPr>
          <w:rFonts w:ascii="Times New Roman" w:hAnsi="Times New Roman" w:cs="Times New Roman"/>
          <w:szCs w:val="20"/>
        </w:rPr>
        <w:t xml:space="preserve"> pre</w:t>
      </w:r>
      <w:r w:rsidR="00447FBF">
        <w:rPr>
          <w:rFonts w:ascii="Times New Roman" w:hAnsi="Times New Roman" w:cs="Times New Roman"/>
          <w:szCs w:val="20"/>
        </w:rPr>
        <w:t>-</w:t>
      </w:r>
      <w:r w:rsidR="00097089">
        <w:rPr>
          <w:rFonts w:ascii="Times New Roman" w:hAnsi="Times New Roman" w:cs="Times New Roman"/>
          <w:szCs w:val="20"/>
        </w:rPr>
        <w:t xml:space="preserve">processing </w:t>
      </w:r>
      <w:r w:rsidR="00FB287A">
        <w:rPr>
          <w:rFonts w:ascii="Times New Roman" w:hAnsi="Times New Roman" w:cs="Times New Roman"/>
          <w:szCs w:val="20"/>
        </w:rPr>
        <w:t>which</w:t>
      </w:r>
      <w:r w:rsidR="00097089">
        <w:rPr>
          <w:rFonts w:ascii="Times New Roman" w:hAnsi="Times New Roman" w:cs="Times New Roman"/>
          <w:szCs w:val="20"/>
        </w:rPr>
        <w:t xml:space="preserve"> involves Data normalization and Data encoding</w:t>
      </w:r>
      <w:r w:rsidR="00447FBF">
        <w:rPr>
          <w:rFonts w:ascii="Times New Roman" w:hAnsi="Times New Roman" w:cs="Times New Roman"/>
          <w:szCs w:val="20"/>
        </w:rPr>
        <w:t>,</w:t>
      </w:r>
      <w:r w:rsidR="00097089">
        <w:rPr>
          <w:rFonts w:ascii="Times New Roman" w:hAnsi="Times New Roman" w:cs="Times New Roman"/>
          <w:szCs w:val="20"/>
        </w:rPr>
        <w:t xml:space="preserve"> Data splitting </w:t>
      </w:r>
      <w:r w:rsidR="00FB287A">
        <w:rPr>
          <w:rFonts w:ascii="Times New Roman" w:hAnsi="Times New Roman" w:cs="Times New Roman"/>
          <w:szCs w:val="20"/>
        </w:rPr>
        <w:t xml:space="preserve">operations </w:t>
      </w:r>
      <w:r w:rsidR="00097089">
        <w:rPr>
          <w:rFonts w:ascii="Times New Roman" w:hAnsi="Times New Roman" w:cs="Times New Roman"/>
          <w:szCs w:val="20"/>
        </w:rPr>
        <w:t xml:space="preserve">are performed. </w:t>
      </w:r>
    </w:p>
    <w:p w14:paraId="37F1D379" w14:textId="77777777" w:rsidR="00097089" w:rsidRDefault="00097089" w:rsidP="00582C21">
      <w:pPr>
        <w:rPr>
          <w:rFonts w:ascii="Times New Roman" w:hAnsi="Times New Roman" w:cs="Times New Roman"/>
          <w:szCs w:val="20"/>
        </w:rPr>
      </w:pPr>
    </w:p>
    <w:p w14:paraId="040FE90A" w14:textId="62727827" w:rsidR="00FB287A" w:rsidRDefault="00FB287A" w:rsidP="00FB287A">
      <w:pPr>
        <w:spacing w:line="360" w:lineRule="auto"/>
        <w:jc w:val="both"/>
        <w:rPr>
          <w:rFonts w:ascii="Times New Roman" w:hAnsi="Times New Roman" w:cs="Times New Roman"/>
          <w:b/>
          <w:bCs/>
          <w:sz w:val="24"/>
        </w:rPr>
      </w:pPr>
      <w:r w:rsidRPr="00097089">
        <w:rPr>
          <w:rFonts w:ascii="Times New Roman" w:hAnsi="Times New Roman" w:cs="Times New Roman"/>
          <w:b/>
          <w:bCs/>
          <w:sz w:val="24"/>
        </w:rPr>
        <w:t xml:space="preserve">Data </w:t>
      </w:r>
      <w:r>
        <w:rPr>
          <w:rFonts w:ascii="Times New Roman" w:hAnsi="Times New Roman" w:cs="Times New Roman"/>
          <w:b/>
          <w:bCs/>
          <w:sz w:val="24"/>
        </w:rPr>
        <w:t>Normalization</w:t>
      </w:r>
    </w:p>
    <w:p w14:paraId="32144DB0" w14:textId="2348DE01" w:rsidR="00964881" w:rsidRPr="00A2246E" w:rsidRDefault="00964881" w:rsidP="00964881">
      <w:pPr>
        <w:autoSpaceDE w:val="0"/>
        <w:autoSpaceDN w:val="0"/>
        <w:adjustRightInd w:val="0"/>
        <w:spacing w:after="0" w:line="360" w:lineRule="auto"/>
        <w:jc w:val="both"/>
        <w:rPr>
          <w:rFonts w:ascii="Times New Roman" w:hAnsi="Times New Roman" w:cs="Times New Roman"/>
          <w:lang w:bidi="hi-IN"/>
        </w:rPr>
      </w:pPr>
      <w:r w:rsidRPr="009611E4">
        <w:rPr>
          <w:rFonts w:ascii="Times New Roman" w:hAnsi="Times New Roman" w:cs="Times New Roman"/>
          <w:lang w:bidi="hi-IN"/>
        </w:rPr>
        <w:t>The normalization of feature or attribute is done to limit the numerical values of data in</w:t>
      </w:r>
      <w:r>
        <w:rPr>
          <w:rFonts w:ascii="Times New Roman" w:hAnsi="Times New Roman" w:cs="Times New Roman"/>
          <w:lang w:bidi="hi-IN"/>
        </w:rPr>
        <w:t xml:space="preserve"> </w:t>
      </w:r>
      <w:r w:rsidRPr="009611E4">
        <w:rPr>
          <w:rFonts w:ascii="Times New Roman" w:hAnsi="Times New Roman" w:cs="Times New Roman"/>
          <w:lang w:bidi="hi-IN"/>
        </w:rPr>
        <w:t>a range (usually 0-1) without a</w:t>
      </w:r>
      <w:r>
        <w:rPr>
          <w:rFonts w:ascii="Times New Roman" w:hAnsi="Times New Roman" w:cs="Times New Roman"/>
          <w:lang w:bidi="hi-IN"/>
        </w:rPr>
        <w:t>ff</w:t>
      </w:r>
      <w:r w:rsidRPr="009611E4">
        <w:rPr>
          <w:rFonts w:ascii="Times New Roman" w:hAnsi="Times New Roman" w:cs="Times New Roman"/>
          <w:lang w:bidi="hi-IN"/>
        </w:rPr>
        <w:t>ecting range d</w:t>
      </w:r>
      <w:r>
        <w:rPr>
          <w:rFonts w:ascii="Times New Roman" w:hAnsi="Times New Roman" w:cs="Times New Roman"/>
          <w:lang w:bidi="hi-IN"/>
        </w:rPr>
        <w:t>iff</w:t>
      </w:r>
      <w:r w:rsidRPr="009611E4">
        <w:rPr>
          <w:rFonts w:ascii="Times New Roman" w:hAnsi="Times New Roman" w:cs="Times New Roman"/>
          <w:lang w:bidi="hi-IN"/>
        </w:rPr>
        <w:t>erences of actual values or losing the</w:t>
      </w:r>
      <w:r>
        <w:rPr>
          <w:rFonts w:ascii="Times New Roman" w:hAnsi="Times New Roman" w:cs="Times New Roman"/>
          <w:lang w:bidi="hi-IN"/>
        </w:rPr>
        <w:t xml:space="preserve"> </w:t>
      </w:r>
      <w:r w:rsidRPr="009611E4">
        <w:rPr>
          <w:rFonts w:ascii="Times New Roman" w:hAnsi="Times New Roman" w:cs="Times New Roman"/>
          <w:lang w:bidi="hi-IN"/>
        </w:rPr>
        <w:t>information.</w:t>
      </w:r>
      <w:r w:rsidR="005F2BDA">
        <w:rPr>
          <w:rFonts w:ascii="Times New Roman" w:hAnsi="Times New Roman" w:cs="Times New Roman"/>
          <w:lang w:bidi="hi-IN"/>
        </w:rPr>
        <w:t xml:space="preserve"> Its main purpose is to make the numerical data into a smaller range so that computation becomes faster and efficient without any erroneous data.</w:t>
      </w:r>
      <w:r w:rsidRPr="009611E4">
        <w:rPr>
          <w:rFonts w:ascii="Times New Roman" w:hAnsi="Times New Roman" w:cs="Times New Roman"/>
          <w:lang w:bidi="hi-IN"/>
        </w:rPr>
        <w:t xml:space="preserve"> For example, if the first column values range from 0 to 1, and the other</w:t>
      </w:r>
      <w:r>
        <w:rPr>
          <w:rFonts w:ascii="Times New Roman" w:hAnsi="Times New Roman" w:cs="Times New Roman"/>
          <w:lang w:bidi="hi-IN"/>
        </w:rPr>
        <w:t xml:space="preserve"> </w:t>
      </w:r>
      <w:r w:rsidRPr="009611E4">
        <w:rPr>
          <w:rFonts w:ascii="Times New Roman" w:hAnsi="Times New Roman" w:cs="Times New Roman"/>
          <w:lang w:bidi="hi-IN"/>
        </w:rPr>
        <w:t>column values range from 10,000 to 10,00,000, the variance in the two columns can lead</w:t>
      </w:r>
      <w:r>
        <w:rPr>
          <w:rFonts w:ascii="Times New Roman" w:hAnsi="Times New Roman" w:cs="Times New Roman"/>
          <w:lang w:bidi="hi-IN"/>
        </w:rPr>
        <w:t xml:space="preserve"> </w:t>
      </w:r>
      <w:r w:rsidRPr="009611E4">
        <w:rPr>
          <w:rFonts w:ascii="Times New Roman" w:hAnsi="Times New Roman" w:cs="Times New Roman"/>
          <w:lang w:bidi="hi-IN"/>
        </w:rPr>
        <w:t xml:space="preserve">to problems in modeling and analysis. </w:t>
      </w:r>
      <w:r w:rsidR="00EC5D2A">
        <w:rPr>
          <w:rFonts w:ascii="Times New Roman" w:hAnsi="Times New Roman" w:cs="Times New Roman"/>
          <w:lang w:bidi="hi-IN"/>
        </w:rPr>
        <w:t xml:space="preserve">Some most common methods of data normalization are Decimal scaling, Min-max normalization, Z-score normalization. In this work I implemented Min-max normalization. </w:t>
      </w:r>
      <w:r w:rsidRPr="009611E4">
        <w:rPr>
          <w:rFonts w:ascii="Times New Roman" w:hAnsi="Times New Roman" w:cs="Times New Roman"/>
          <w:lang w:bidi="hi-IN"/>
        </w:rPr>
        <w:t>Normalization helps in the generation of new</w:t>
      </w:r>
      <w:r>
        <w:rPr>
          <w:rFonts w:ascii="Times New Roman" w:hAnsi="Times New Roman" w:cs="Times New Roman"/>
          <w:lang w:bidi="hi-IN"/>
        </w:rPr>
        <w:t xml:space="preserve"> </w:t>
      </w:r>
      <w:r w:rsidRPr="009611E4">
        <w:rPr>
          <w:rFonts w:ascii="Times New Roman" w:hAnsi="Times New Roman" w:cs="Times New Roman"/>
          <w:lang w:bidi="hi-IN"/>
        </w:rPr>
        <w:t>values within the specified range without a</w:t>
      </w:r>
      <w:r>
        <w:rPr>
          <w:rFonts w:ascii="Times New Roman" w:hAnsi="Times New Roman" w:cs="Times New Roman"/>
          <w:lang w:bidi="hi-IN"/>
        </w:rPr>
        <w:t>ff</w:t>
      </w:r>
      <w:r w:rsidRPr="009611E4">
        <w:rPr>
          <w:rFonts w:ascii="Times New Roman" w:hAnsi="Times New Roman" w:cs="Times New Roman"/>
          <w:lang w:bidi="hi-IN"/>
        </w:rPr>
        <w:t>ecting the general distribution and results.</w:t>
      </w:r>
      <w:r>
        <w:rPr>
          <w:rFonts w:ascii="Times New Roman" w:hAnsi="Times New Roman" w:cs="Times New Roman"/>
          <w:lang w:bidi="hi-IN"/>
        </w:rPr>
        <w:t xml:space="preserve"> </w:t>
      </w:r>
      <w:r w:rsidRPr="009611E4">
        <w:rPr>
          <w:rFonts w:ascii="Times New Roman" w:hAnsi="Times New Roman" w:cs="Times New Roman"/>
          <w:lang w:bidi="hi-IN"/>
        </w:rPr>
        <w:t>Eq. (1) is used to normalize the values of various attributes present in the datasets</w:t>
      </w:r>
      <w:r>
        <w:rPr>
          <w:rFonts w:ascii="Times New Roman" w:hAnsi="Times New Roman" w:cs="Times New Roman"/>
          <w:lang w:bidi="hi-IN"/>
        </w:rPr>
        <w:t>.</w:t>
      </w:r>
    </w:p>
    <w:p w14:paraId="6860BE54" w14:textId="77777777" w:rsidR="00FB287A" w:rsidRPr="00097089" w:rsidRDefault="00FB287A" w:rsidP="00FB287A">
      <w:pPr>
        <w:spacing w:line="480" w:lineRule="auto"/>
        <w:jc w:val="both"/>
        <w:rPr>
          <w:rFonts w:ascii="Times New Roman" w:hAnsi="Times New Roman" w:cs="Times New Roman"/>
          <w:b/>
          <w:bCs/>
          <w:sz w:val="24"/>
        </w:rPr>
      </w:pPr>
    </w:p>
    <w:p w14:paraId="351C509E" w14:textId="77777777" w:rsidR="00C67623" w:rsidRDefault="008827CD" w:rsidP="00C67623">
      <w:pPr>
        <w:keepNext/>
        <w:jc w:val="center"/>
      </w:pPr>
      <m:oMathPara>
        <m:oMath>
          <m:sSup>
            <m:sSupPr>
              <m:ctrlPr>
                <w:rPr>
                  <w:rFonts w:ascii="Cambria Math" w:hAnsi="Cambria Math" w:cs="Times New Roman"/>
                  <w:w w:val="150"/>
                  <w:sz w:val="28"/>
                  <w:szCs w:val="20"/>
                </w:rPr>
              </m:ctrlPr>
            </m:sSupPr>
            <m:e>
              <m:r>
                <m:rPr>
                  <m:sty m:val="p"/>
                </m:rPr>
                <w:rPr>
                  <w:rFonts w:ascii="Cambria Math" w:hAnsi="Cambria Math" w:cs="Times New Roman"/>
                  <w:w w:val="150"/>
                  <w:sz w:val="28"/>
                  <w:szCs w:val="20"/>
                </w:rPr>
                <m:t>X</m:t>
              </m:r>
            </m:e>
            <m:sup>
              <m:r>
                <w:rPr>
                  <w:rFonts w:ascii="Cambria Math" w:hAnsi="Cambria Math" w:cs="Times New Roman"/>
                  <w:w w:val="150"/>
                  <w:sz w:val="28"/>
                  <w:szCs w:val="20"/>
                </w:rPr>
                <m:t>'</m:t>
              </m:r>
            </m:sup>
          </m:sSup>
          <m:r>
            <w:rPr>
              <w:rFonts w:ascii="Cambria Math" w:hAnsi="Cambria Math" w:cs="Times New Roman"/>
              <w:w w:val="150"/>
              <w:sz w:val="28"/>
              <w:szCs w:val="20"/>
            </w:rPr>
            <m:t>=a+</m:t>
          </m:r>
          <m:f>
            <m:fPr>
              <m:ctrlPr>
                <w:rPr>
                  <w:rFonts w:ascii="Cambria Math" w:hAnsi="Cambria Math" w:cs="Times New Roman"/>
                  <w:w w:val="150"/>
                  <w:sz w:val="28"/>
                  <w:szCs w:val="20"/>
                </w:rPr>
              </m:ctrlPr>
            </m:fPr>
            <m:num>
              <m:d>
                <m:dPr>
                  <m:ctrlPr>
                    <w:rPr>
                      <w:rFonts w:ascii="Cambria Math" w:hAnsi="Cambria Math" w:cs="Times New Roman"/>
                      <w:i/>
                      <w:w w:val="150"/>
                      <w:sz w:val="28"/>
                      <w:szCs w:val="20"/>
                    </w:rPr>
                  </m:ctrlPr>
                </m:dPr>
                <m:e>
                  <m:r>
                    <w:rPr>
                      <w:rFonts w:ascii="Cambria Math" w:hAnsi="Cambria Math" w:cs="Times New Roman"/>
                      <w:w w:val="150"/>
                      <w:sz w:val="28"/>
                      <w:szCs w:val="20"/>
                    </w:rPr>
                    <m:t>x-</m:t>
                  </m:r>
                  <m:func>
                    <m:funcPr>
                      <m:ctrlPr>
                        <w:rPr>
                          <w:rFonts w:ascii="Cambria Math" w:hAnsi="Cambria Math" w:cs="Times New Roman"/>
                          <w:w w:val="150"/>
                          <w:sz w:val="28"/>
                          <w:szCs w:val="20"/>
                        </w:rPr>
                      </m:ctrlPr>
                    </m:funcPr>
                    <m:fName>
                      <m:r>
                        <m:rPr>
                          <m:sty m:val="p"/>
                        </m:rPr>
                        <w:rPr>
                          <w:rFonts w:ascii="Cambria Math" w:hAnsi="Cambria Math" w:cs="Times New Roman"/>
                          <w:w w:val="150"/>
                          <w:sz w:val="28"/>
                          <w:szCs w:val="20"/>
                        </w:rPr>
                        <m:t>min</m:t>
                      </m:r>
                      <m:ctrlPr>
                        <w:rPr>
                          <w:rFonts w:ascii="Cambria Math" w:hAnsi="Cambria Math" w:cs="Times New Roman"/>
                          <w:i/>
                          <w:w w:val="150"/>
                          <w:sz w:val="28"/>
                          <w:szCs w:val="20"/>
                        </w:rPr>
                      </m:ctrlPr>
                    </m:fName>
                    <m:e>
                      <m:d>
                        <m:dPr>
                          <m:ctrlPr>
                            <w:rPr>
                              <w:rFonts w:ascii="Cambria Math" w:hAnsi="Cambria Math" w:cs="Times New Roman"/>
                              <w:i/>
                              <w:w w:val="150"/>
                              <w:sz w:val="28"/>
                              <w:szCs w:val="20"/>
                            </w:rPr>
                          </m:ctrlPr>
                        </m:dPr>
                        <m:e>
                          <m:r>
                            <w:rPr>
                              <w:rFonts w:ascii="Cambria Math" w:hAnsi="Cambria Math" w:cs="Times New Roman"/>
                              <w:w w:val="150"/>
                              <w:sz w:val="28"/>
                              <w:szCs w:val="20"/>
                            </w:rPr>
                            <m:t>x</m:t>
                          </m:r>
                        </m:e>
                      </m:d>
                    </m:e>
                  </m:func>
                </m:e>
              </m:d>
              <m:r>
                <w:rPr>
                  <w:rFonts w:ascii="Cambria Math" w:hAnsi="Cambria Math" w:cs="Times New Roman"/>
                  <w:w w:val="150"/>
                  <w:sz w:val="28"/>
                  <w:szCs w:val="20"/>
                </w:rPr>
                <m:t xml:space="preserve"> </m:t>
              </m:r>
              <m:d>
                <m:dPr>
                  <m:ctrlPr>
                    <w:rPr>
                      <w:rFonts w:ascii="Cambria Math" w:hAnsi="Cambria Math" w:cs="Times New Roman"/>
                      <w:w w:val="150"/>
                      <w:sz w:val="28"/>
                      <w:szCs w:val="20"/>
                    </w:rPr>
                  </m:ctrlPr>
                </m:dPr>
                <m:e>
                  <m:r>
                    <w:rPr>
                      <w:rFonts w:ascii="Cambria Math" w:hAnsi="Cambria Math" w:cs="Times New Roman"/>
                      <w:w w:val="150"/>
                      <w:sz w:val="28"/>
                      <w:szCs w:val="20"/>
                    </w:rPr>
                    <m:t>b-a</m:t>
                  </m:r>
                </m:e>
              </m:d>
            </m:num>
            <m:den>
              <m:func>
                <m:funcPr>
                  <m:ctrlPr>
                    <w:rPr>
                      <w:rFonts w:ascii="Cambria Math" w:hAnsi="Cambria Math" w:cs="Times New Roman"/>
                      <w:w w:val="150"/>
                      <w:sz w:val="28"/>
                      <w:szCs w:val="20"/>
                    </w:rPr>
                  </m:ctrlPr>
                </m:funcPr>
                <m:fName>
                  <m:r>
                    <m:rPr>
                      <m:sty m:val="p"/>
                    </m:rPr>
                    <w:rPr>
                      <w:rFonts w:ascii="Cambria Math" w:hAnsi="Cambria Math" w:cs="Times New Roman"/>
                      <w:w w:val="150"/>
                      <w:sz w:val="28"/>
                      <w:szCs w:val="20"/>
                    </w:rPr>
                    <m:t>max</m:t>
                  </m:r>
                </m:fName>
                <m:e>
                  <m:d>
                    <m:dPr>
                      <m:ctrlPr>
                        <w:rPr>
                          <w:rFonts w:ascii="Cambria Math" w:hAnsi="Cambria Math" w:cs="Times New Roman"/>
                          <w:i/>
                          <w:w w:val="150"/>
                          <w:sz w:val="28"/>
                          <w:szCs w:val="20"/>
                        </w:rPr>
                      </m:ctrlPr>
                    </m:dPr>
                    <m:e>
                      <m:r>
                        <w:rPr>
                          <w:rFonts w:ascii="Cambria Math" w:hAnsi="Cambria Math" w:cs="Times New Roman"/>
                          <w:w w:val="150"/>
                          <w:sz w:val="28"/>
                          <w:szCs w:val="20"/>
                        </w:rPr>
                        <m:t>x</m:t>
                      </m:r>
                    </m:e>
                  </m:d>
                </m:e>
              </m:func>
              <m:r>
                <w:rPr>
                  <w:rFonts w:ascii="Cambria Math" w:hAnsi="Cambria Math" w:cs="Times New Roman"/>
                  <w:w w:val="150"/>
                  <w:sz w:val="28"/>
                  <w:szCs w:val="20"/>
                </w:rPr>
                <m:t>-</m:t>
              </m:r>
              <m:r>
                <m:rPr>
                  <m:sty m:val="p"/>
                </m:rPr>
                <w:rPr>
                  <w:rFonts w:ascii="Cambria Math" w:hAnsi="Cambria Math" w:cs="Times New Roman"/>
                  <w:w w:val="150"/>
                  <w:sz w:val="28"/>
                  <w:szCs w:val="20"/>
                </w:rPr>
                <m:t>min⁡</m:t>
              </m:r>
              <m:r>
                <w:rPr>
                  <w:rFonts w:ascii="Cambria Math" w:hAnsi="Cambria Math" w:cs="Times New Roman"/>
                  <w:w w:val="150"/>
                  <w:sz w:val="28"/>
                  <w:szCs w:val="20"/>
                </w:rPr>
                <m:t>(x)</m:t>
              </m:r>
            </m:den>
          </m:f>
        </m:oMath>
      </m:oMathPara>
    </w:p>
    <w:p w14:paraId="13383D4A" w14:textId="77777777" w:rsidR="00C67623" w:rsidRDefault="00C67623" w:rsidP="00C67623">
      <w:pPr>
        <w:pStyle w:val="Caption"/>
        <w:jc w:val="center"/>
      </w:pPr>
    </w:p>
    <w:p w14:paraId="3925A07A" w14:textId="45260297" w:rsidR="0072531A" w:rsidRPr="00C67623" w:rsidRDefault="00C67623" w:rsidP="00C67623">
      <w:pPr>
        <w:pStyle w:val="Caption"/>
        <w:jc w:val="center"/>
        <w:rPr>
          <w:rFonts w:ascii="Times New Roman" w:hAnsi="Times New Roman" w:cs="Times New Roman"/>
          <w:w w:val="150"/>
          <w:sz w:val="28"/>
          <w:szCs w:val="20"/>
        </w:rPr>
      </w:pPr>
      <w:bookmarkStart w:id="70" w:name="_Toc75873463"/>
      <w:r>
        <w:t xml:space="preserve">Equation </w:t>
      </w:r>
      <w:r>
        <w:fldChar w:fldCharType="begin"/>
      </w:r>
      <w:r>
        <w:instrText xml:space="preserve"> SEQ Equation \* ARABIC </w:instrText>
      </w:r>
      <w:r>
        <w:fldChar w:fldCharType="separate"/>
      </w:r>
      <w:r w:rsidR="002F743D">
        <w:rPr>
          <w:noProof/>
        </w:rPr>
        <w:t>1</w:t>
      </w:r>
      <w:r>
        <w:fldChar w:fldCharType="end"/>
      </w:r>
      <w:r>
        <w:t xml:space="preserve">  Min-max Normalization equation</w:t>
      </w:r>
      <w:bookmarkEnd w:id="70"/>
    </w:p>
    <w:p w14:paraId="53D3B85A" w14:textId="77777777" w:rsidR="009D0CD8" w:rsidRDefault="0072531A" w:rsidP="005F2BDA">
      <w:pPr>
        <w:spacing w:line="360" w:lineRule="auto"/>
        <w:jc w:val="both"/>
        <w:rPr>
          <w:rFonts w:ascii="Times New Roman" w:hAnsi="Times New Roman" w:cs="Times New Roman"/>
          <w:szCs w:val="20"/>
        </w:rPr>
      </w:pPr>
      <w:r>
        <w:rPr>
          <w:rFonts w:ascii="Times New Roman" w:hAnsi="Times New Roman" w:cs="Times New Roman"/>
          <w:szCs w:val="20"/>
        </w:rPr>
        <w:lastRenderedPageBreak/>
        <w:t>Above equation represents the way of doing min-max scaling of numerical features where, X = feature value, a = lower boundary range of feature, b = higher boundary of feature value, Min(x) and Max(x) denotes the minimum and maximum value of all tuples in that feature attribute respectively.</w:t>
      </w:r>
    </w:p>
    <w:p w14:paraId="753385C2" w14:textId="50728135" w:rsidR="005F2BDA" w:rsidRPr="009D0CD8" w:rsidRDefault="005F2BDA" w:rsidP="005F2BDA">
      <w:pPr>
        <w:spacing w:line="360" w:lineRule="auto"/>
        <w:jc w:val="both"/>
        <w:rPr>
          <w:rFonts w:ascii="Times New Roman" w:hAnsi="Times New Roman" w:cs="Times New Roman"/>
          <w:szCs w:val="20"/>
        </w:rPr>
      </w:pPr>
      <w:r w:rsidRPr="00456680">
        <w:rPr>
          <w:rFonts w:ascii="Times New Roman" w:hAnsi="Times New Roman" w:cs="Times New Roman"/>
          <w:b/>
          <w:bCs/>
          <w:sz w:val="24"/>
        </w:rPr>
        <w:t>Data Encoding</w:t>
      </w:r>
    </w:p>
    <w:p w14:paraId="3C77916F" w14:textId="1AD9D86A" w:rsidR="0096473D" w:rsidRDefault="005F2BDA" w:rsidP="009D0CD8">
      <w:pPr>
        <w:spacing w:line="360" w:lineRule="auto"/>
        <w:jc w:val="both"/>
        <w:rPr>
          <w:rFonts w:ascii="Times New Roman" w:hAnsi="Times New Roman" w:cs="Times New Roman"/>
          <w:szCs w:val="20"/>
        </w:rPr>
      </w:pPr>
      <w:r>
        <w:rPr>
          <w:rFonts w:ascii="Times New Roman" w:hAnsi="Times New Roman" w:cs="Times New Roman"/>
          <w:szCs w:val="20"/>
        </w:rPr>
        <w:t xml:space="preserve">Dataset is checked for the data type of all the attributes present in CICIDS 2017 dataset the attributes with integer and float data type needs no change but if any attribute is found with object datatype i.e. categorical value then before proceeding feature selection and model training it must be encoded. Here in this work, CICIDS 2017 dataset on verifying I found no attribute categorical other than ‘label’ hence, there is no requirement for applying any methods to encode the data. Now our data is ready for feature selection process. </w:t>
      </w:r>
    </w:p>
    <w:p w14:paraId="4CFF9C3B" w14:textId="77777777" w:rsidR="0096473D" w:rsidRPr="009D0CD8" w:rsidRDefault="0096473D" w:rsidP="009D0CD8">
      <w:pPr>
        <w:spacing w:line="360" w:lineRule="auto"/>
        <w:jc w:val="both"/>
        <w:rPr>
          <w:rFonts w:ascii="Times New Roman" w:hAnsi="Times New Roman" w:cs="Times New Roman"/>
          <w:szCs w:val="20"/>
        </w:rPr>
      </w:pPr>
    </w:p>
    <w:p w14:paraId="597A7E2D" w14:textId="291D69C6" w:rsidR="005F2BDA" w:rsidRPr="006B45AE" w:rsidRDefault="005F2BDA" w:rsidP="006B45AE">
      <w:pPr>
        <w:pStyle w:val="Heading3"/>
        <w:spacing w:line="480" w:lineRule="auto"/>
        <w:jc w:val="both"/>
        <w:rPr>
          <w:rFonts w:ascii="Times New Roman" w:hAnsi="Times New Roman" w:cs="Times New Roman"/>
          <w:sz w:val="28"/>
          <w:szCs w:val="28"/>
        </w:rPr>
      </w:pPr>
      <w:bookmarkStart w:id="71" w:name="_Toc75864028"/>
      <w:bookmarkStart w:id="72" w:name="_Toc75873131"/>
      <w:r w:rsidRPr="006B45AE">
        <w:rPr>
          <w:rFonts w:ascii="Times New Roman" w:hAnsi="Times New Roman" w:cs="Times New Roman"/>
          <w:sz w:val="28"/>
          <w:szCs w:val="28"/>
        </w:rPr>
        <w:t>3.2.2 Feature Selection</w:t>
      </w:r>
      <w:bookmarkEnd w:id="71"/>
      <w:bookmarkEnd w:id="72"/>
    </w:p>
    <w:p w14:paraId="7337534C" w14:textId="107EF7F7" w:rsidR="00D15DB1" w:rsidRDefault="00D75AD0" w:rsidP="00D75AD0">
      <w:pPr>
        <w:spacing w:line="360" w:lineRule="auto"/>
        <w:jc w:val="both"/>
        <w:rPr>
          <w:rFonts w:ascii="Times New Roman" w:hAnsi="Times New Roman" w:cs="Times New Roman"/>
          <w:szCs w:val="20"/>
        </w:rPr>
      </w:pPr>
      <w:r w:rsidRPr="00DC5262">
        <w:rPr>
          <w:rFonts w:ascii="Times New Roman" w:hAnsi="Times New Roman" w:cs="Times New Roman"/>
          <w:szCs w:val="20"/>
        </w:rPr>
        <w:t>Extracting the appropriate network feature set is referred to as feature selection and is a</w:t>
      </w:r>
      <w:r>
        <w:rPr>
          <w:rFonts w:ascii="Times New Roman" w:hAnsi="Times New Roman" w:cs="Times New Roman"/>
          <w:szCs w:val="20"/>
        </w:rPr>
        <w:t xml:space="preserve"> </w:t>
      </w:r>
      <w:r w:rsidRPr="00DC5262">
        <w:rPr>
          <w:rFonts w:ascii="Times New Roman" w:hAnsi="Times New Roman" w:cs="Times New Roman"/>
          <w:szCs w:val="20"/>
        </w:rPr>
        <w:t>challenging task. The use of an optimized feature selection technique reduces data size,</w:t>
      </w:r>
      <w:r>
        <w:rPr>
          <w:rFonts w:ascii="Times New Roman" w:hAnsi="Times New Roman" w:cs="Times New Roman"/>
          <w:szCs w:val="20"/>
        </w:rPr>
        <w:t xml:space="preserve"> </w:t>
      </w:r>
      <w:r w:rsidRPr="00DC5262">
        <w:rPr>
          <w:rFonts w:ascii="Times New Roman" w:hAnsi="Times New Roman" w:cs="Times New Roman"/>
          <w:szCs w:val="20"/>
        </w:rPr>
        <w:t>training time, and</w:t>
      </w:r>
      <w:r>
        <w:rPr>
          <w:rFonts w:ascii="Times New Roman" w:hAnsi="Times New Roman" w:cs="Times New Roman"/>
          <w:szCs w:val="20"/>
        </w:rPr>
        <w:t xml:space="preserve"> </w:t>
      </w:r>
      <w:r w:rsidRPr="00DC5262">
        <w:rPr>
          <w:rFonts w:ascii="Times New Roman" w:hAnsi="Times New Roman" w:cs="Times New Roman"/>
          <w:szCs w:val="20"/>
        </w:rPr>
        <w:t>detection time and safeguards against overfitting, leading to overall performance</w:t>
      </w:r>
      <w:r>
        <w:rPr>
          <w:rFonts w:ascii="Times New Roman" w:hAnsi="Times New Roman" w:cs="Times New Roman"/>
          <w:szCs w:val="20"/>
        </w:rPr>
        <w:t xml:space="preserve"> </w:t>
      </w:r>
      <w:r w:rsidRPr="00DC5262">
        <w:rPr>
          <w:rFonts w:ascii="Times New Roman" w:hAnsi="Times New Roman" w:cs="Times New Roman"/>
          <w:szCs w:val="20"/>
        </w:rPr>
        <w:t>enhancement of the NIDS system</w:t>
      </w:r>
      <w:sdt>
        <w:sdtPr>
          <w:rPr>
            <w:rFonts w:ascii="Times New Roman" w:hAnsi="Times New Roman" w:cs="Times New Roman"/>
            <w:szCs w:val="20"/>
          </w:rPr>
          <w:id w:val="1021665065"/>
          <w:citation/>
        </w:sdtPr>
        <w:sdtEndPr/>
        <w:sdtContent>
          <w:r w:rsidR="006159DB">
            <w:rPr>
              <w:rFonts w:ascii="Times New Roman" w:hAnsi="Times New Roman" w:cs="Times New Roman"/>
              <w:szCs w:val="20"/>
            </w:rPr>
            <w:fldChar w:fldCharType="begin"/>
          </w:r>
          <w:r w:rsidR="006159DB">
            <w:rPr>
              <w:rFonts w:ascii="Times New Roman" w:hAnsi="Times New Roman" w:cs="Times New Roman"/>
              <w:szCs w:val="20"/>
            </w:rPr>
            <w:instrText xml:space="preserve"> CITATION Placeholder47 \l 1033 </w:instrText>
          </w:r>
          <w:r w:rsidR="006159DB">
            <w:rPr>
              <w:rFonts w:ascii="Times New Roman" w:hAnsi="Times New Roman" w:cs="Times New Roman"/>
              <w:szCs w:val="20"/>
            </w:rPr>
            <w:fldChar w:fldCharType="separate"/>
          </w:r>
          <w:r w:rsidR="00415258">
            <w:rPr>
              <w:rFonts w:ascii="Times New Roman" w:hAnsi="Times New Roman" w:cs="Times New Roman"/>
              <w:noProof/>
              <w:szCs w:val="20"/>
            </w:rPr>
            <w:t xml:space="preserve"> </w:t>
          </w:r>
          <w:r w:rsidR="00415258" w:rsidRPr="00415258">
            <w:rPr>
              <w:rFonts w:ascii="Times New Roman" w:hAnsi="Times New Roman" w:cs="Times New Roman"/>
              <w:noProof/>
              <w:szCs w:val="20"/>
            </w:rPr>
            <w:t>[49]</w:t>
          </w:r>
          <w:r w:rsidR="006159DB">
            <w:rPr>
              <w:rFonts w:ascii="Times New Roman" w:hAnsi="Times New Roman" w:cs="Times New Roman"/>
              <w:szCs w:val="20"/>
            </w:rPr>
            <w:fldChar w:fldCharType="end"/>
          </w:r>
        </w:sdtContent>
      </w:sdt>
      <w:r w:rsidRPr="00DC5262">
        <w:rPr>
          <w:rFonts w:ascii="Times New Roman" w:hAnsi="Times New Roman" w:cs="Times New Roman"/>
          <w:szCs w:val="20"/>
        </w:rPr>
        <w:t>.</w:t>
      </w:r>
      <w:r w:rsidR="00D15DB1">
        <w:rPr>
          <w:rFonts w:ascii="Times New Roman" w:hAnsi="Times New Roman" w:cs="Times New Roman"/>
          <w:szCs w:val="20"/>
        </w:rPr>
        <w:t xml:space="preserve"> Importance of feature selection in any intrusion detection system is that</w:t>
      </w:r>
      <w:r w:rsidR="00D15DB1" w:rsidRPr="00D15DB1">
        <w:rPr>
          <w:rFonts w:ascii="Times New Roman" w:hAnsi="Times New Roman" w:cs="Times New Roman"/>
          <w:szCs w:val="20"/>
        </w:rPr>
        <w:t xml:space="preserve"> number of input </w:t>
      </w:r>
      <w:r w:rsidR="00D15DB1">
        <w:rPr>
          <w:rFonts w:ascii="Times New Roman" w:hAnsi="Times New Roman" w:cs="Times New Roman"/>
          <w:szCs w:val="20"/>
        </w:rPr>
        <w:t xml:space="preserve">attributes is </w:t>
      </w:r>
      <w:r w:rsidR="00D15DB1" w:rsidRPr="00D15DB1">
        <w:rPr>
          <w:rFonts w:ascii="Times New Roman" w:hAnsi="Times New Roman" w:cs="Times New Roman"/>
          <w:szCs w:val="20"/>
        </w:rPr>
        <w:t xml:space="preserve">reduced </w:t>
      </w:r>
      <w:r w:rsidR="00D15DB1">
        <w:rPr>
          <w:rFonts w:ascii="Times New Roman" w:hAnsi="Times New Roman" w:cs="Times New Roman"/>
          <w:szCs w:val="20"/>
        </w:rPr>
        <w:t xml:space="preserve">so there is steep </w:t>
      </w:r>
      <w:r w:rsidR="00D15DB1" w:rsidRPr="00D15DB1">
        <w:rPr>
          <w:rFonts w:ascii="Times New Roman" w:hAnsi="Times New Roman" w:cs="Times New Roman"/>
          <w:szCs w:val="20"/>
        </w:rPr>
        <w:t xml:space="preserve">decrease </w:t>
      </w:r>
      <w:r w:rsidR="00D15DB1">
        <w:rPr>
          <w:rFonts w:ascii="Times New Roman" w:hAnsi="Times New Roman" w:cs="Times New Roman"/>
          <w:szCs w:val="20"/>
        </w:rPr>
        <w:t xml:space="preserve">in </w:t>
      </w:r>
      <w:r w:rsidR="00D15DB1" w:rsidRPr="00D15DB1">
        <w:rPr>
          <w:rFonts w:ascii="Times New Roman" w:hAnsi="Times New Roman" w:cs="Times New Roman"/>
          <w:szCs w:val="20"/>
        </w:rPr>
        <w:t>computational cost of model</w:t>
      </w:r>
      <w:r w:rsidR="00D15DB1">
        <w:rPr>
          <w:rFonts w:ascii="Times New Roman" w:hAnsi="Times New Roman" w:cs="Times New Roman"/>
          <w:szCs w:val="20"/>
        </w:rPr>
        <w:t xml:space="preserve"> training</w:t>
      </w:r>
      <w:r w:rsidR="00D15DB1" w:rsidRPr="00D15DB1">
        <w:rPr>
          <w:rFonts w:ascii="Times New Roman" w:hAnsi="Times New Roman" w:cs="Times New Roman"/>
          <w:szCs w:val="20"/>
        </w:rPr>
        <w:t xml:space="preserve"> and, in some circumstances, </w:t>
      </w:r>
      <w:r w:rsidR="00D15DB1">
        <w:rPr>
          <w:rFonts w:ascii="Times New Roman" w:hAnsi="Times New Roman" w:cs="Times New Roman"/>
          <w:szCs w:val="20"/>
        </w:rPr>
        <w:t>it led to</w:t>
      </w:r>
      <w:r w:rsidR="00D15DB1" w:rsidRPr="00D15DB1">
        <w:rPr>
          <w:rFonts w:ascii="Times New Roman" w:hAnsi="Times New Roman" w:cs="Times New Roman"/>
          <w:szCs w:val="20"/>
        </w:rPr>
        <w:t xml:space="preserve"> increase the model's performance.</w:t>
      </w:r>
    </w:p>
    <w:p w14:paraId="5484FAD3" w14:textId="36C8F466" w:rsidR="00692CE5" w:rsidRPr="00692CE5" w:rsidRDefault="00692CE5" w:rsidP="00692CE5">
      <w:pPr>
        <w:spacing w:line="360" w:lineRule="auto"/>
        <w:jc w:val="both"/>
        <w:rPr>
          <w:rFonts w:ascii="Times New Roman" w:hAnsi="Times New Roman" w:cs="Times New Roman"/>
          <w:szCs w:val="20"/>
        </w:rPr>
      </w:pPr>
      <w:r w:rsidRPr="00692CE5">
        <w:rPr>
          <w:rFonts w:ascii="Times New Roman" w:hAnsi="Times New Roman" w:cs="Times New Roman"/>
          <w:szCs w:val="20"/>
        </w:rPr>
        <w:t>There are two ways of feature selection</w:t>
      </w:r>
      <w:r>
        <w:rPr>
          <w:rFonts w:ascii="Times New Roman" w:hAnsi="Times New Roman" w:cs="Times New Roman"/>
          <w:szCs w:val="20"/>
        </w:rPr>
        <w:t xml:space="preserve"> methods</w:t>
      </w:r>
      <w:r w:rsidRPr="00692CE5">
        <w:rPr>
          <w:rFonts w:ascii="Times New Roman" w:hAnsi="Times New Roman" w:cs="Times New Roman"/>
          <w:szCs w:val="20"/>
        </w:rPr>
        <w:t>:</w:t>
      </w:r>
    </w:p>
    <w:p w14:paraId="0C97446D" w14:textId="7E807778" w:rsidR="00692CE5" w:rsidRPr="00692CE5" w:rsidRDefault="00692CE5" w:rsidP="00692CE5">
      <w:pPr>
        <w:spacing w:line="360" w:lineRule="auto"/>
        <w:jc w:val="both"/>
        <w:rPr>
          <w:rFonts w:ascii="Times New Roman" w:hAnsi="Times New Roman" w:cs="Times New Roman"/>
          <w:szCs w:val="20"/>
        </w:rPr>
      </w:pPr>
      <w:r w:rsidRPr="00692CE5">
        <w:rPr>
          <w:rFonts w:ascii="Times New Roman" w:hAnsi="Times New Roman" w:cs="Times New Roman"/>
          <w:b/>
          <w:bCs/>
          <w:szCs w:val="20"/>
        </w:rPr>
        <w:t>Supervised methods:</w:t>
      </w:r>
      <w:r w:rsidRPr="00692CE5">
        <w:rPr>
          <w:rFonts w:ascii="Times New Roman" w:hAnsi="Times New Roman" w:cs="Times New Roman"/>
          <w:szCs w:val="20"/>
        </w:rPr>
        <w:t xml:space="preserve"> Supervised methods are those which uses output attribute for removal of irrelevant features. Supervised methods are further divided into three types:</w:t>
      </w:r>
    </w:p>
    <w:p w14:paraId="2228BFEC" w14:textId="7025B2B8" w:rsidR="00692CE5" w:rsidRDefault="00692CE5" w:rsidP="00692CE5">
      <w:pPr>
        <w:pStyle w:val="ListParagraph"/>
        <w:numPr>
          <w:ilvl w:val="0"/>
          <w:numId w:val="40"/>
        </w:numPr>
        <w:spacing w:line="360" w:lineRule="auto"/>
        <w:jc w:val="both"/>
        <w:rPr>
          <w:rFonts w:ascii="Times New Roman" w:hAnsi="Times New Roman" w:cs="Times New Roman"/>
          <w:szCs w:val="20"/>
        </w:rPr>
      </w:pPr>
      <w:r w:rsidRPr="00692CE5">
        <w:rPr>
          <w:rFonts w:ascii="Times New Roman" w:hAnsi="Times New Roman" w:cs="Times New Roman"/>
          <w:szCs w:val="20"/>
        </w:rPr>
        <w:t>Wrapper: Look for feature subsets that perform well.</w:t>
      </w:r>
    </w:p>
    <w:p w14:paraId="714627D7" w14:textId="26563E97" w:rsidR="00692CE5" w:rsidRPr="00692CE5" w:rsidRDefault="00692CE5" w:rsidP="00692CE5">
      <w:pPr>
        <w:pStyle w:val="ListParagraph"/>
        <w:spacing w:line="360" w:lineRule="auto"/>
        <w:jc w:val="both"/>
        <w:rPr>
          <w:rFonts w:ascii="Times New Roman" w:hAnsi="Times New Roman" w:cs="Times New Roman"/>
          <w:szCs w:val="20"/>
        </w:rPr>
      </w:pPr>
      <w:r>
        <w:rPr>
          <w:rFonts w:ascii="Times New Roman" w:hAnsi="Times New Roman" w:cs="Times New Roman"/>
          <w:szCs w:val="20"/>
        </w:rPr>
        <w:t>Example: Recursive feature elimination.</w:t>
      </w:r>
    </w:p>
    <w:p w14:paraId="10578EAA" w14:textId="44F00801" w:rsidR="00692CE5" w:rsidRDefault="00692CE5" w:rsidP="00692CE5">
      <w:pPr>
        <w:pStyle w:val="ListParagraph"/>
        <w:numPr>
          <w:ilvl w:val="0"/>
          <w:numId w:val="40"/>
        </w:numPr>
        <w:spacing w:line="360" w:lineRule="auto"/>
        <w:jc w:val="both"/>
        <w:rPr>
          <w:rFonts w:ascii="Times New Roman" w:hAnsi="Times New Roman" w:cs="Times New Roman"/>
          <w:szCs w:val="20"/>
        </w:rPr>
      </w:pPr>
      <w:r w:rsidRPr="00692CE5">
        <w:rPr>
          <w:rFonts w:ascii="Times New Roman" w:hAnsi="Times New Roman" w:cs="Times New Roman"/>
          <w:szCs w:val="20"/>
        </w:rPr>
        <w:t>Filter: Subsets of characteristics should be chosen depending on their link to the objective.</w:t>
      </w:r>
    </w:p>
    <w:p w14:paraId="476FF7B6" w14:textId="62C20D33" w:rsidR="00692CE5" w:rsidRPr="00692CE5" w:rsidRDefault="00692CE5" w:rsidP="00692CE5">
      <w:pPr>
        <w:pStyle w:val="ListParagraph"/>
        <w:spacing w:line="360" w:lineRule="auto"/>
        <w:jc w:val="both"/>
        <w:rPr>
          <w:rFonts w:ascii="Times New Roman" w:hAnsi="Times New Roman" w:cs="Times New Roman"/>
          <w:szCs w:val="20"/>
        </w:rPr>
      </w:pPr>
      <w:r>
        <w:rPr>
          <w:rFonts w:ascii="Times New Roman" w:hAnsi="Times New Roman" w:cs="Times New Roman"/>
          <w:szCs w:val="20"/>
        </w:rPr>
        <w:t>Example: Statistical methods, Feature importance methods.</w:t>
      </w:r>
    </w:p>
    <w:p w14:paraId="0A08BFA4" w14:textId="3252E7B9" w:rsidR="00692CE5" w:rsidRDefault="00692CE5" w:rsidP="00692CE5">
      <w:pPr>
        <w:pStyle w:val="ListParagraph"/>
        <w:numPr>
          <w:ilvl w:val="0"/>
          <w:numId w:val="40"/>
        </w:numPr>
        <w:spacing w:line="360" w:lineRule="auto"/>
        <w:jc w:val="both"/>
        <w:rPr>
          <w:rFonts w:ascii="Times New Roman" w:hAnsi="Times New Roman" w:cs="Times New Roman"/>
          <w:szCs w:val="20"/>
        </w:rPr>
      </w:pPr>
      <w:r w:rsidRPr="00692CE5">
        <w:rPr>
          <w:rFonts w:ascii="Times New Roman" w:hAnsi="Times New Roman" w:cs="Times New Roman"/>
          <w:szCs w:val="20"/>
        </w:rPr>
        <w:t>Intrinsic methods: Algorithms that choose features automatically during training.</w:t>
      </w:r>
    </w:p>
    <w:p w14:paraId="31907581" w14:textId="4336B75E" w:rsidR="00692CE5" w:rsidRPr="00692CE5" w:rsidRDefault="00692CE5" w:rsidP="00692CE5">
      <w:pPr>
        <w:pStyle w:val="ListParagraph"/>
        <w:spacing w:line="360" w:lineRule="auto"/>
        <w:jc w:val="both"/>
        <w:rPr>
          <w:rFonts w:ascii="Times New Roman" w:hAnsi="Times New Roman" w:cs="Times New Roman"/>
          <w:szCs w:val="20"/>
        </w:rPr>
      </w:pPr>
      <w:r>
        <w:rPr>
          <w:rFonts w:ascii="Times New Roman" w:hAnsi="Times New Roman" w:cs="Times New Roman"/>
          <w:szCs w:val="20"/>
        </w:rPr>
        <w:t>Example: Decision trees.</w:t>
      </w:r>
    </w:p>
    <w:p w14:paraId="0CACACAE" w14:textId="2EDA595C" w:rsidR="00692CE5" w:rsidRPr="00692CE5" w:rsidRDefault="00692CE5" w:rsidP="00692CE5">
      <w:pPr>
        <w:spacing w:line="360" w:lineRule="auto"/>
        <w:jc w:val="both"/>
        <w:rPr>
          <w:rFonts w:ascii="Times New Roman" w:hAnsi="Times New Roman" w:cs="Times New Roman"/>
          <w:szCs w:val="20"/>
        </w:rPr>
      </w:pPr>
      <w:r w:rsidRPr="00692CE5">
        <w:rPr>
          <w:rFonts w:ascii="Times New Roman" w:hAnsi="Times New Roman" w:cs="Times New Roman"/>
          <w:b/>
          <w:bCs/>
          <w:szCs w:val="20"/>
        </w:rPr>
        <w:t>Unsupervised methods:</w:t>
      </w:r>
      <w:r w:rsidRPr="00692CE5">
        <w:rPr>
          <w:rFonts w:ascii="Times New Roman" w:hAnsi="Times New Roman" w:cs="Times New Roman"/>
          <w:szCs w:val="20"/>
        </w:rPr>
        <w:t xml:space="preserve"> Unsupervised methods are those which do not uses output attribute for removal of irrelevant features.</w:t>
      </w:r>
    </w:p>
    <w:p w14:paraId="65E59BDA" w14:textId="37C6FF6C" w:rsidR="00692CE5" w:rsidRPr="005D1E8B" w:rsidRDefault="00692CE5" w:rsidP="001D32D0">
      <w:pPr>
        <w:spacing w:line="360" w:lineRule="auto"/>
        <w:jc w:val="both"/>
        <w:rPr>
          <w:rFonts w:ascii="Times New Roman" w:hAnsi="Times New Roman" w:cs="Times New Roman"/>
          <w:szCs w:val="20"/>
        </w:rPr>
      </w:pPr>
      <w:r w:rsidRPr="00692CE5">
        <w:rPr>
          <w:rFonts w:ascii="Times New Roman" w:hAnsi="Times New Roman" w:cs="Times New Roman"/>
          <w:szCs w:val="20"/>
        </w:rPr>
        <w:t>Example: Correlation</w:t>
      </w:r>
      <w:r>
        <w:rPr>
          <w:rFonts w:ascii="Times New Roman" w:hAnsi="Times New Roman" w:cs="Times New Roman"/>
          <w:szCs w:val="20"/>
        </w:rPr>
        <w:t xml:space="preserve"> based.</w:t>
      </w:r>
      <w:r w:rsidR="004C2533">
        <w:rPr>
          <w:rFonts w:ascii="Times New Roman" w:hAnsi="Times New Roman" w:cs="Times New Roman"/>
          <w:szCs w:val="20"/>
        </w:rPr>
        <w:t xml:space="preserve"> </w:t>
      </w:r>
      <w:r>
        <w:rPr>
          <w:rFonts w:ascii="Times New Roman" w:hAnsi="Times New Roman" w:cs="Times New Roman"/>
          <w:szCs w:val="20"/>
        </w:rPr>
        <w:t xml:space="preserve">There are many feature selection methods available like ANOVA F-test, correlation coefficient, Chi-square, etc. </w:t>
      </w:r>
      <w:r w:rsidR="00D75AD0" w:rsidRPr="00DC5262">
        <w:rPr>
          <w:rFonts w:ascii="Times New Roman" w:hAnsi="Times New Roman" w:cs="Times New Roman"/>
          <w:szCs w:val="20"/>
        </w:rPr>
        <w:t>Various optimization techniques can be used</w:t>
      </w:r>
      <w:r w:rsidR="00D75AD0">
        <w:rPr>
          <w:rFonts w:ascii="Times New Roman" w:hAnsi="Times New Roman" w:cs="Times New Roman"/>
          <w:szCs w:val="20"/>
        </w:rPr>
        <w:t xml:space="preserve"> f</w:t>
      </w:r>
      <w:r w:rsidR="00D75AD0" w:rsidRPr="00DC5262">
        <w:rPr>
          <w:rFonts w:ascii="Times New Roman" w:hAnsi="Times New Roman" w:cs="Times New Roman"/>
          <w:szCs w:val="20"/>
        </w:rPr>
        <w:t>or feature</w:t>
      </w:r>
      <w:r w:rsidR="004C2533">
        <w:rPr>
          <w:rFonts w:ascii="Times New Roman" w:hAnsi="Times New Roman" w:cs="Times New Roman"/>
          <w:szCs w:val="20"/>
        </w:rPr>
        <w:t xml:space="preserve"> </w:t>
      </w:r>
      <w:r w:rsidR="00D75AD0" w:rsidRPr="00DC5262">
        <w:rPr>
          <w:rFonts w:ascii="Times New Roman" w:hAnsi="Times New Roman" w:cs="Times New Roman"/>
          <w:szCs w:val="20"/>
        </w:rPr>
        <w:lastRenderedPageBreak/>
        <w:t>selection</w:t>
      </w:r>
      <w:r w:rsidR="00D75AD0">
        <w:rPr>
          <w:rFonts w:ascii="Times New Roman" w:hAnsi="Times New Roman" w:cs="Times New Roman"/>
          <w:szCs w:val="20"/>
        </w:rPr>
        <w:t xml:space="preserve"> but for feature selection in this work on CICIDS 2017 dataset chi-square scoring function </w:t>
      </w:r>
      <w:r w:rsidR="000E37A7">
        <w:rPr>
          <w:rFonts w:ascii="Times New Roman" w:hAnsi="Times New Roman" w:cs="Times New Roman"/>
          <w:szCs w:val="20"/>
        </w:rPr>
        <w:t>with</w:t>
      </w:r>
      <w:r w:rsidR="00D75AD0">
        <w:rPr>
          <w:rFonts w:ascii="Times New Roman" w:hAnsi="Times New Roman" w:cs="Times New Roman"/>
          <w:szCs w:val="20"/>
        </w:rPr>
        <w:t xml:space="preserve"> select k best </w:t>
      </w:r>
      <w:r w:rsidR="00660CBE">
        <w:rPr>
          <w:rFonts w:ascii="Times New Roman" w:hAnsi="Times New Roman" w:cs="Times New Roman"/>
          <w:szCs w:val="20"/>
        </w:rPr>
        <w:t>method</w:t>
      </w:r>
      <w:r w:rsidR="00D75AD0">
        <w:rPr>
          <w:rFonts w:ascii="Times New Roman" w:hAnsi="Times New Roman" w:cs="Times New Roman"/>
          <w:szCs w:val="20"/>
        </w:rPr>
        <w:t xml:space="preserve"> is used.</w:t>
      </w:r>
    </w:p>
    <w:p w14:paraId="0DB9D0D6" w14:textId="5D4CC9C6" w:rsidR="001D32D0" w:rsidRPr="0096473D" w:rsidRDefault="001D32D0" w:rsidP="001D32D0">
      <w:pPr>
        <w:spacing w:line="360" w:lineRule="auto"/>
        <w:jc w:val="both"/>
        <w:rPr>
          <w:rFonts w:ascii="Times New Roman" w:hAnsi="Times New Roman" w:cs="Times New Roman"/>
          <w:b/>
          <w:bCs/>
          <w:sz w:val="24"/>
        </w:rPr>
      </w:pPr>
      <w:r w:rsidRPr="0096473D">
        <w:rPr>
          <w:rFonts w:ascii="Times New Roman" w:hAnsi="Times New Roman" w:cs="Times New Roman"/>
          <w:b/>
          <w:bCs/>
          <w:sz w:val="24"/>
        </w:rPr>
        <w:t>Chi-square Feature selection method</w:t>
      </w:r>
    </w:p>
    <w:p w14:paraId="2CFE2F5B" w14:textId="71AB9CEF" w:rsidR="004D4612" w:rsidRDefault="004D4612" w:rsidP="004D4612">
      <w:pPr>
        <w:spacing w:line="360" w:lineRule="auto"/>
        <w:jc w:val="both"/>
        <w:rPr>
          <w:rFonts w:ascii="Times New Roman" w:hAnsi="Times New Roman" w:cs="Times New Roman"/>
          <w:szCs w:val="20"/>
        </w:rPr>
      </w:pPr>
      <w:r w:rsidRPr="004D4612">
        <w:rPr>
          <w:rFonts w:ascii="Times New Roman" w:hAnsi="Times New Roman" w:cs="Times New Roman"/>
          <w:szCs w:val="20"/>
        </w:rPr>
        <w:t>In statistics, the chi-square test is used to determine if two occurrences are independent. For categorical characteristics in a dataset, the Chi-square test is employed. We calculate the Chi-square between each feature and the target and choose the features with the highest Chi-square scores</w:t>
      </w:r>
      <w:r w:rsidR="006159DB">
        <w:rPr>
          <w:rFonts w:ascii="Times New Roman" w:hAnsi="Times New Roman" w:cs="Times New Roman"/>
          <w:szCs w:val="20"/>
        </w:rPr>
        <w:t xml:space="preserve"> </w:t>
      </w:r>
      <w:sdt>
        <w:sdtPr>
          <w:rPr>
            <w:rFonts w:ascii="Times New Roman" w:hAnsi="Times New Roman" w:cs="Times New Roman"/>
            <w:szCs w:val="20"/>
          </w:rPr>
          <w:id w:val="-170270135"/>
          <w:citation/>
        </w:sdtPr>
        <w:sdtEndPr/>
        <w:sdtContent>
          <w:r w:rsidR="006159DB">
            <w:rPr>
              <w:rFonts w:ascii="Times New Roman" w:hAnsi="Times New Roman" w:cs="Times New Roman"/>
              <w:szCs w:val="20"/>
            </w:rPr>
            <w:fldChar w:fldCharType="begin"/>
          </w:r>
          <w:r w:rsidR="006159DB">
            <w:rPr>
              <w:rFonts w:ascii="Times New Roman" w:hAnsi="Times New Roman" w:cs="Times New Roman"/>
              <w:szCs w:val="20"/>
            </w:rPr>
            <w:instrText xml:space="preserve"> CITATION Placeholder48 \l 1033 </w:instrText>
          </w:r>
          <w:r w:rsidR="006159DB">
            <w:rPr>
              <w:rFonts w:ascii="Times New Roman" w:hAnsi="Times New Roman" w:cs="Times New Roman"/>
              <w:szCs w:val="20"/>
            </w:rPr>
            <w:fldChar w:fldCharType="separate"/>
          </w:r>
          <w:r w:rsidR="00415258" w:rsidRPr="00415258">
            <w:rPr>
              <w:rFonts w:ascii="Times New Roman" w:hAnsi="Times New Roman" w:cs="Times New Roman"/>
              <w:noProof/>
              <w:szCs w:val="20"/>
            </w:rPr>
            <w:t>[50]</w:t>
          </w:r>
          <w:r w:rsidR="006159DB">
            <w:rPr>
              <w:rFonts w:ascii="Times New Roman" w:hAnsi="Times New Roman" w:cs="Times New Roman"/>
              <w:szCs w:val="20"/>
            </w:rPr>
            <w:fldChar w:fldCharType="end"/>
          </w:r>
        </w:sdtContent>
      </w:sdt>
      <w:r w:rsidRPr="004D4612">
        <w:rPr>
          <w:rFonts w:ascii="Times New Roman" w:hAnsi="Times New Roman" w:cs="Times New Roman"/>
          <w:szCs w:val="20"/>
        </w:rPr>
        <w:t>. It examines if the sample's connection between two categorical variables reflects their true association in the population.</w:t>
      </w:r>
    </w:p>
    <w:p w14:paraId="72E20747" w14:textId="6820977D" w:rsidR="001D32D0" w:rsidRDefault="001D32D0" w:rsidP="001D32D0">
      <w:pPr>
        <w:spacing w:line="360" w:lineRule="auto"/>
        <w:jc w:val="both"/>
        <w:rPr>
          <w:rFonts w:ascii="Times New Roman" w:hAnsi="Times New Roman" w:cs="Times New Roman"/>
          <w:szCs w:val="20"/>
        </w:rPr>
      </w:pPr>
      <w:r>
        <w:rPr>
          <w:rFonts w:ascii="Times New Roman" w:hAnsi="Times New Roman" w:cs="Times New Roman"/>
          <w:szCs w:val="20"/>
        </w:rPr>
        <w:t>Chi square scores is calculated as:</w:t>
      </w:r>
    </w:p>
    <w:p w14:paraId="643E155E" w14:textId="0FADC666" w:rsidR="001D32D0" w:rsidRPr="00CF5EAD" w:rsidRDefault="008827CD" w:rsidP="00CF5EAD">
      <w:pPr>
        <w:spacing w:line="360" w:lineRule="auto"/>
        <w:jc w:val="both"/>
        <w:rPr>
          <w:rFonts w:ascii="Times New Roman" w:hAnsi="Times New Roman" w:cs="Times New Roman"/>
          <w:szCs w:val="20"/>
        </w:rPr>
      </w:pPr>
      <m:oMathPara>
        <m:oMath>
          <m:sSup>
            <m:sSupPr>
              <m:ctrlPr>
                <w:rPr>
                  <w:rFonts w:ascii="Cambria Math" w:hAnsi="Cambria Math" w:cs="Times New Roman"/>
                  <w:sz w:val="28"/>
                  <w:szCs w:val="24"/>
                </w:rPr>
              </m:ctrlPr>
            </m:sSupPr>
            <m:e>
              <m:r>
                <m:rPr>
                  <m:sty m:val="p"/>
                </m:rPr>
                <w:rPr>
                  <w:rFonts w:ascii="Cambria Math" w:hAnsi="Cambria Math" w:cs="Times New Roman"/>
                  <w:sz w:val="28"/>
                  <w:szCs w:val="24"/>
                </w:rPr>
                <m:t>Χ</m:t>
              </m:r>
            </m:e>
            <m:sup>
              <m:r>
                <w:rPr>
                  <w:rFonts w:ascii="Cambria Math" w:hAnsi="Cambria Math" w:cs="Times New Roman"/>
                  <w:sz w:val="28"/>
                  <w:szCs w:val="24"/>
                </w:rPr>
                <m:t>2</m:t>
              </m:r>
            </m:sup>
          </m:sSup>
          <m:r>
            <w:rPr>
              <w:rFonts w:ascii="Cambria Math" w:hAnsi="Cambria Math" w:cs="Times New Roman"/>
              <w:sz w:val="28"/>
              <w:szCs w:val="24"/>
            </w:rPr>
            <m:t xml:space="preserve">= </m:t>
          </m:r>
          <m:nary>
            <m:naryPr>
              <m:chr m:val="∑"/>
              <m:limLoc m:val="undOvr"/>
              <m:subHide m:val="1"/>
              <m:supHide m:val="1"/>
              <m:ctrlPr>
                <w:rPr>
                  <w:rFonts w:ascii="Cambria Math" w:hAnsi="Cambria Math" w:cs="Times New Roman"/>
                  <w:i/>
                  <w:sz w:val="28"/>
                  <w:szCs w:val="24"/>
                </w:rPr>
              </m:ctrlPr>
            </m:naryPr>
            <m:sub/>
            <m:sup/>
            <m:e>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(Observed frequency -Expected Frequency)</m:t>
                      </m:r>
                    </m:e>
                    <m:sup>
                      <m:r>
                        <w:rPr>
                          <w:rFonts w:ascii="Cambria Math" w:hAnsi="Cambria Math" w:cs="Times New Roman"/>
                          <w:sz w:val="28"/>
                          <w:szCs w:val="24"/>
                        </w:rPr>
                        <m:t>2</m:t>
                      </m:r>
                    </m:sup>
                  </m:sSup>
                </m:num>
                <m:den>
                  <m:r>
                    <w:rPr>
                      <w:rFonts w:ascii="Cambria Math" w:hAnsi="Cambria Math" w:cs="Times New Roman"/>
                      <w:sz w:val="28"/>
                      <w:szCs w:val="24"/>
                    </w:rPr>
                    <m:t>Expected Frequency</m:t>
                  </m:r>
                </m:den>
              </m:f>
            </m:e>
          </m:nary>
        </m:oMath>
      </m:oMathPara>
    </w:p>
    <w:p w14:paraId="3CC6AA9D" w14:textId="1D4DC299" w:rsidR="001D32D0" w:rsidRDefault="001D32D0" w:rsidP="001D32D0">
      <w:pPr>
        <w:pStyle w:val="Caption"/>
        <w:jc w:val="center"/>
      </w:pPr>
      <w:bookmarkStart w:id="73" w:name="_Toc75873464"/>
      <w:r>
        <w:t xml:space="preserve">Equation </w:t>
      </w:r>
      <w:r w:rsidR="00C67623">
        <w:fldChar w:fldCharType="begin"/>
      </w:r>
      <w:r w:rsidR="00C67623">
        <w:instrText xml:space="preserve"> SEQ Equation \* ARABIC </w:instrText>
      </w:r>
      <w:r w:rsidR="00C67623">
        <w:fldChar w:fldCharType="separate"/>
      </w:r>
      <w:r w:rsidR="002F743D">
        <w:rPr>
          <w:noProof/>
        </w:rPr>
        <w:t>2</w:t>
      </w:r>
      <w:r w:rsidR="00C67623">
        <w:fldChar w:fldCharType="end"/>
      </w:r>
      <w:r>
        <w:t xml:space="preserve">  Chi-square equation</w:t>
      </w:r>
      <w:bookmarkEnd w:id="73"/>
    </w:p>
    <w:p w14:paraId="55681962" w14:textId="77777777" w:rsidR="00CF5EAD" w:rsidRPr="00CF5EAD" w:rsidRDefault="00CF5EAD" w:rsidP="00CF5EAD">
      <w:pPr>
        <w:rPr>
          <w:lang w:val="en-IN"/>
        </w:rPr>
      </w:pPr>
    </w:p>
    <w:p w14:paraId="2C8C1F5B" w14:textId="42FFC586" w:rsidR="001D32D0" w:rsidRPr="004C2533" w:rsidRDefault="004C2533" w:rsidP="004C2533">
      <w:pPr>
        <w:rPr>
          <w:lang w:val="en-IN"/>
        </w:rPr>
      </w:pPr>
      <w:r>
        <w:rPr>
          <w:rFonts w:ascii="Times New Roman" w:hAnsi="Times New Roman" w:cs="Times New Roman"/>
          <w:noProof/>
          <w:szCs w:val="20"/>
        </w:rPr>
        <w:drawing>
          <wp:inline distT="0" distB="0" distL="0" distR="0" wp14:anchorId="4FD9D026" wp14:editId="4BB39249">
            <wp:extent cx="5731510" cy="3089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9476"/>
                    </a:xfrm>
                    <a:prstGeom prst="rect">
                      <a:avLst/>
                    </a:prstGeom>
                  </pic:spPr>
                </pic:pic>
              </a:graphicData>
            </a:graphic>
          </wp:inline>
        </w:drawing>
      </w:r>
    </w:p>
    <w:p w14:paraId="533D199F" w14:textId="238C8C57" w:rsidR="0096473D" w:rsidRDefault="001D32D0" w:rsidP="004C2533">
      <w:pPr>
        <w:pStyle w:val="Caption"/>
        <w:jc w:val="center"/>
        <w:rPr>
          <w:rFonts w:ascii="Times New Roman" w:hAnsi="Times New Roman" w:cs="Times New Roman"/>
          <w:szCs w:val="20"/>
        </w:rPr>
      </w:pPr>
      <w:bookmarkStart w:id="74" w:name="_Toc75694968"/>
      <w:bookmarkStart w:id="75" w:name="_Toc75872498"/>
      <w:r>
        <w:t xml:space="preserve">Figure </w:t>
      </w:r>
      <w:r w:rsidR="00FC29FB">
        <w:fldChar w:fldCharType="begin"/>
      </w:r>
      <w:r w:rsidR="00FC29FB">
        <w:instrText xml:space="preserve"> SEQ Figure \* ARABIC </w:instrText>
      </w:r>
      <w:r w:rsidR="00FC29FB">
        <w:fldChar w:fldCharType="separate"/>
      </w:r>
      <w:r w:rsidR="002F743D">
        <w:rPr>
          <w:noProof/>
        </w:rPr>
        <w:t>7</w:t>
      </w:r>
      <w:r w:rsidR="00FC29FB">
        <w:fldChar w:fldCharType="end"/>
      </w:r>
      <w:r w:rsidR="00FC29FB">
        <w:t xml:space="preserve">  </w:t>
      </w:r>
      <w:r w:rsidR="00CF5EAD">
        <w:t xml:space="preserve"> </w:t>
      </w:r>
      <w:r w:rsidR="00FC29FB">
        <w:t xml:space="preserve"> </w:t>
      </w:r>
      <w:r>
        <w:t>Cumulative feature scores using chi-square</w:t>
      </w:r>
      <w:bookmarkEnd w:id="74"/>
      <w:bookmarkEnd w:id="75"/>
    </w:p>
    <w:p w14:paraId="42A84EC2" w14:textId="77777777" w:rsidR="004C2533" w:rsidRDefault="004C2533" w:rsidP="001D32D0">
      <w:pPr>
        <w:spacing w:line="360" w:lineRule="auto"/>
        <w:jc w:val="both"/>
        <w:rPr>
          <w:rFonts w:ascii="Times New Roman" w:hAnsi="Times New Roman" w:cs="Times New Roman"/>
          <w:szCs w:val="20"/>
        </w:rPr>
      </w:pPr>
    </w:p>
    <w:p w14:paraId="44D57ED0" w14:textId="5F3167B1" w:rsidR="005D1E8B" w:rsidRDefault="001D32D0" w:rsidP="001D32D0">
      <w:pPr>
        <w:spacing w:line="360" w:lineRule="auto"/>
        <w:jc w:val="both"/>
        <w:rPr>
          <w:rFonts w:ascii="Times New Roman" w:hAnsi="Times New Roman" w:cs="Times New Roman"/>
          <w:szCs w:val="20"/>
        </w:rPr>
      </w:pPr>
      <w:r>
        <w:rPr>
          <w:rFonts w:ascii="Times New Roman" w:hAnsi="Times New Roman" w:cs="Times New Roman"/>
          <w:szCs w:val="20"/>
        </w:rPr>
        <w:t>In our work, after calculating feature scores</w:t>
      </w:r>
      <w:r w:rsidR="0096473D">
        <w:rPr>
          <w:rFonts w:ascii="Times New Roman" w:hAnsi="Times New Roman" w:cs="Times New Roman"/>
          <w:szCs w:val="20"/>
        </w:rPr>
        <w:t xml:space="preserve"> a </w:t>
      </w:r>
      <w:r>
        <w:rPr>
          <w:rFonts w:ascii="Times New Roman" w:hAnsi="Times New Roman" w:cs="Times New Roman"/>
          <w:szCs w:val="20"/>
        </w:rPr>
        <w:t xml:space="preserve">graph </w:t>
      </w:r>
      <w:r w:rsidR="0096473D">
        <w:rPr>
          <w:rFonts w:ascii="Times New Roman" w:hAnsi="Times New Roman" w:cs="Times New Roman"/>
          <w:szCs w:val="20"/>
        </w:rPr>
        <w:t xml:space="preserve">is plotted is shown </w:t>
      </w:r>
      <w:r>
        <w:rPr>
          <w:rFonts w:ascii="Times New Roman" w:hAnsi="Times New Roman" w:cs="Times New Roman"/>
          <w:szCs w:val="20"/>
        </w:rPr>
        <w:t xml:space="preserve">in Figure </w:t>
      </w:r>
      <w:r w:rsidR="00270006">
        <w:rPr>
          <w:rFonts w:ascii="Times New Roman" w:hAnsi="Times New Roman" w:cs="Times New Roman"/>
          <w:szCs w:val="20"/>
        </w:rPr>
        <w:t>7.</w:t>
      </w:r>
      <w:r>
        <w:rPr>
          <w:rFonts w:ascii="Times New Roman" w:hAnsi="Times New Roman" w:cs="Times New Roman"/>
          <w:szCs w:val="20"/>
        </w:rPr>
        <w:t xml:space="preserve"> showing cumulative feature importance of all the features it is observed that only approx. 40 features </w:t>
      </w:r>
      <w:r w:rsidR="0096473D">
        <w:rPr>
          <w:rFonts w:ascii="Times New Roman" w:hAnsi="Times New Roman" w:cs="Times New Roman"/>
          <w:szCs w:val="20"/>
        </w:rPr>
        <w:t>out of all features are only more</w:t>
      </w:r>
      <w:r>
        <w:rPr>
          <w:rFonts w:ascii="Times New Roman" w:hAnsi="Times New Roman" w:cs="Times New Roman"/>
          <w:szCs w:val="20"/>
        </w:rPr>
        <w:t xml:space="preserve"> relevant which can give almost 99% of information so it is best to select only those features which also reduces the training time of model. By Select K best method using chi-square as feature scoring parameter 40 most relevant features were selected for building model and evaluation by above mentioned method and feature selected are shown in snapshot of code below:</w:t>
      </w:r>
    </w:p>
    <w:p w14:paraId="6EADB7A7" w14:textId="77777777" w:rsidR="001D32D0" w:rsidRDefault="001D32D0" w:rsidP="001D32D0">
      <w:pPr>
        <w:spacing w:line="360" w:lineRule="auto"/>
        <w:jc w:val="both"/>
        <w:rPr>
          <w:rFonts w:ascii="Times New Roman" w:hAnsi="Times New Roman" w:cs="Times New Roman"/>
          <w:szCs w:val="20"/>
        </w:rPr>
      </w:pPr>
      <w:r>
        <w:rPr>
          <w:rFonts w:ascii="Times New Roman" w:hAnsi="Times New Roman" w:cs="Times New Roman"/>
          <w:noProof/>
          <w:szCs w:val="20"/>
        </w:rPr>
        <w:lastRenderedPageBreak/>
        <w:drawing>
          <wp:inline distT="0" distB="0" distL="0" distR="0" wp14:anchorId="44DFA194" wp14:editId="52467CBD">
            <wp:extent cx="5731510" cy="3192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4CCC74E6" w14:textId="0E724F09" w:rsidR="001D32D0" w:rsidRDefault="001D32D0" w:rsidP="001D32D0">
      <w:pPr>
        <w:spacing w:line="360" w:lineRule="auto"/>
        <w:jc w:val="both"/>
        <w:rPr>
          <w:rFonts w:ascii="Times New Roman" w:hAnsi="Times New Roman" w:cs="Times New Roman"/>
          <w:szCs w:val="20"/>
        </w:rPr>
      </w:pPr>
    </w:p>
    <w:p w14:paraId="524EC537" w14:textId="77777777" w:rsidR="006B45AE" w:rsidRDefault="006B45AE" w:rsidP="001D32D0">
      <w:pPr>
        <w:spacing w:line="360" w:lineRule="auto"/>
        <w:jc w:val="both"/>
        <w:rPr>
          <w:rFonts w:ascii="Times New Roman" w:hAnsi="Times New Roman" w:cs="Times New Roman"/>
          <w:szCs w:val="20"/>
        </w:rPr>
      </w:pPr>
    </w:p>
    <w:p w14:paraId="2BA5B9AC" w14:textId="5817F98D" w:rsidR="00F95954" w:rsidRPr="006B45AE" w:rsidRDefault="00C17616" w:rsidP="006B45AE">
      <w:pPr>
        <w:pStyle w:val="Heading3"/>
        <w:spacing w:line="480" w:lineRule="auto"/>
        <w:jc w:val="both"/>
        <w:rPr>
          <w:rFonts w:ascii="Times New Roman" w:hAnsi="Times New Roman" w:cs="Times New Roman"/>
          <w:sz w:val="28"/>
          <w:szCs w:val="28"/>
        </w:rPr>
      </w:pPr>
      <w:bookmarkStart w:id="76" w:name="_Toc75864029"/>
      <w:bookmarkStart w:id="77" w:name="_Toc75873132"/>
      <w:r w:rsidRPr="006B45AE">
        <w:rPr>
          <w:rFonts w:ascii="Times New Roman" w:hAnsi="Times New Roman" w:cs="Times New Roman"/>
          <w:sz w:val="28"/>
          <w:szCs w:val="28"/>
        </w:rPr>
        <w:t xml:space="preserve">3.2.3 </w:t>
      </w:r>
      <w:r w:rsidR="0096473D" w:rsidRPr="006B45AE">
        <w:rPr>
          <w:rFonts w:ascii="Times New Roman" w:hAnsi="Times New Roman" w:cs="Times New Roman"/>
          <w:sz w:val="28"/>
          <w:szCs w:val="28"/>
        </w:rPr>
        <w:t xml:space="preserve">Data </w:t>
      </w:r>
      <w:r w:rsidR="00C11302" w:rsidRPr="006B45AE">
        <w:rPr>
          <w:rFonts w:ascii="Times New Roman" w:hAnsi="Times New Roman" w:cs="Times New Roman"/>
          <w:sz w:val="28"/>
          <w:szCs w:val="28"/>
        </w:rPr>
        <w:t>Labelling</w:t>
      </w:r>
      <w:r w:rsidR="00054733" w:rsidRPr="006B45AE">
        <w:rPr>
          <w:rFonts w:ascii="Times New Roman" w:hAnsi="Times New Roman" w:cs="Times New Roman"/>
          <w:sz w:val="28"/>
          <w:szCs w:val="28"/>
        </w:rPr>
        <w:t xml:space="preserve"> and </w:t>
      </w:r>
      <w:r w:rsidR="00C11302" w:rsidRPr="006B45AE">
        <w:rPr>
          <w:rFonts w:ascii="Times New Roman" w:hAnsi="Times New Roman" w:cs="Times New Roman"/>
          <w:sz w:val="28"/>
          <w:szCs w:val="28"/>
        </w:rPr>
        <w:t>Splitting</w:t>
      </w:r>
      <w:r w:rsidR="0096473D" w:rsidRPr="006B45AE">
        <w:rPr>
          <w:rFonts w:ascii="Times New Roman" w:hAnsi="Times New Roman" w:cs="Times New Roman"/>
          <w:sz w:val="28"/>
          <w:szCs w:val="28"/>
        </w:rPr>
        <w:t xml:space="preserve"> for classification</w:t>
      </w:r>
      <w:bookmarkEnd w:id="76"/>
      <w:bookmarkEnd w:id="77"/>
    </w:p>
    <w:p w14:paraId="416196DF" w14:textId="77777777" w:rsidR="00C11302" w:rsidRDefault="00C11302" w:rsidP="00B4704A">
      <w:pPr>
        <w:spacing w:line="360" w:lineRule="auto"/>
        <w:jc w:val="both"/>
        <w:rPr>
          <w:rFonts w:ascii="Times New Roman" w:hAnsi="Times New Roman" w:cs="Times New Roman"/>
          <w:szCs w:val="20"/>
        </w:rPr>
      </w:pPr>
      <w:r>
        <w:rPr>
          <w:rFonts w:ascii="Times New Roman" w:hAnsi="Times New Roman" w:cs="Times New Roman"/>
          <w:szCs w:val="20"/>
        </w:rPr>
        <w:t>Since classification is done into 3 different types for each algorithm so, there is separate output variable for each type of classification.</w:t>
      </w:r>
    </w:p>
    <w:p w14:paraId="3F0B9C60" w14:textId="62E1C5EF" w:rsidR="005D1E8B" w:rsidRPr="0039442C" w:rsidRDefault="005D1E8B" w:rsidP="005D1E8B">
      <w:pPr>
        <w:pStyle w:val="ListParagraph"/>
        <w:numPr>
          <w:ilvl w:val="0"/>
          <w:numId w:val="44"/>
        </w:numPr>
        <w:spacing w:line="360" w:lineRule="auto"/>
        <w:jc w:val="both"/>
        <w:rPr>
          <w:rFonts w:ascii="Times New Roman" w:hAnsi="Times New Roman" w:cs="Times New Roman"/>
          <w:b/>
          <w:bCs/>
          <w:szCs w:val="20"/>
        </w:rPr>
      </w:pPr>
      <w:r w:rsidRPr="0039442C">
        <w:rPr>
          <w:rFonts w:ascii="Times New Roman" w:hAnsi="Times New Roman" w:cs="Times New Roman"/>
          <w:b/>
          <w:bCs/>
          <w:szCs w:val="20"/>
        </w:rPr>
        <w:t>Binary Classification</w:t>
      </w:r>
    </w:p>
    <w:p w14:paraId="0A735119" w14:textId="62B99BA0" w:rsidR="005D1E8B" w:rsidRDefault="005D1E8B" w:rsidP="005D1E8B">
      <w:pPr>
        <w:pStyle w:val="ListParagraph"/>
        <w:spacing w:line="360" w:lineRule="auto"/>
        <w:ind w:left="1155"/>
        <w:jc w:val="both"/>
        <w:rPr>
          <w:rFonts w:ascii="Times New Roman" w:hAnsi="Times New Roman" w:cs="Times New Roman"/>
          <w:szCs w:val="20"/>
        </w:rPr>
      </w:pPr>
      <w:r>
        <w:rPr>
          <w:rFonts w:ascii="Times New Roman" w:hAnsi="Times New Roman" w:cs="Times New Roman"/>
          <w:szCs w:val="20"/>
        </w:rPr>
        <w:t xml:space="preserve">On binary label classification is performed by each machine learning algorithm explained in above proposed works. Output attribute in this classification is ‘Attack’ created. Its description is shown below in </w:t>
      </w:r>
      <w:r w:rsidR="00BB4283">
        <w:rPr>
          <w:rFonts w:ascii="Times New Roman" w:hAnsi="Times New Roman" w:cs="Times New Roman"/>
          <w:szCs w:val="20"/>
        </w:rPr>
        <w:t xml:space="preserve">Table </w:t>
      </w:r>
      <w:r w:rsidR="00270006">
        <w:rPr>
          <w:rFonts w:ascii="Times New Roman" w:hAnsi="Times New Roman" w:cs="Times New Roman"/>
          <w:szCs w:val="20"/>
        </w:rPr>
        <w:t>2</w:t>
      </w:r>
      <w:r>
        <w:rPr>
          <w:rFonts w:ascii="Times New Roman" w:hAnsi="Times New Roman" w:cs="Times New Roman"/>
          <w:szCs w:val="20"/>
        </w:rPr>
        <w:t>.</w:t>
      </w:r>
    </w:p>
    <w:p w14:paraId="581D303E" w14:textId="77777777" w:rsidR="005D1E8B" w:rsidRDefault="005D1E8B" w:rsidP="005D1E8B">
      <w:pPr>
        <w:pStyle w:val="ListParagraph"/>
        <w:spacing w:line="360" w:lineRule="auto"/>
        <w:ind w:left="1155"/>
        <w:jc w:val="both"/>
        <w:rPr>
          <w:rFonts w:ascii="Times New Roman" w:hAnsi="Times New Roman" w:cs="Times New Roman"/>
          <w:szCs w:val="20"/>
        </w:rPr>
      </w:pPr>
    </w:p>
    <w:p w14:paraId="04F9E0B2" w14:textId="07C850CE" w:rsidR="00CF5EAD" w:rsidRDefault="00CF5EAD" w:rsidP="00CF5EAD">
      <w:pPr>
        <w:pStyle w:val="Caption"/>
        <w:keepNext/>
        <w:jc w:val="center"/>
      </w:pPr>
      <w:bookmarkStart w:id="78" w:name="_Toc75939361"/>
      <w:r>
        <w:t xml:space="preserve">Table </w:t>
      </w:r>
      <w:r>
        <w:fldChar w:fldCharType="begin"/>
      </w:r>
      <w:r>
        <w:instrText xml:space="preserve"> SEQ Table \* ARABIC </w:instrText>
      </w:r>
      <w:r>
        <w:fldChar w:fldCharType="separate"/>
      </w:r>
      <w:r w:rsidR="002F743D">
        <w:rPr>
          <w:noProof/>
        </w:rPr>
        <w:t>2</w:t>
      </w:r>
      <w:r>
        <w:fldChar w:fldCharType="end"/>
      </w:r>
      <w:r>
        <w:t xml:space="preserve">  Binary Labels of Attacks</w:t>
      </w:r>
      <w:bookmarkEnd w:id="78"/>
    </w:p>
    <w:tbl>
      <w:tblPr>
        <w:tblStyle w:val="PlainTable1"/>
        <w:tblW w:w="0" w:type="auto"/>
        <w:tblLook w:val="04A0" w:firstRow="1" w:lastRow="0" w:firstColumn="1" w:lastColumn="0" w:noHBand="0" w:noVBand="1"/>
      </w:tblPr>
      <w:tblGrid>
        <w:gridCol w:w="4508"/>
        <w:gridCol w:w="4508"/>
      </w:tblGrid>
      <w:tr w:rsidR="00BB4283" w14:paraId="72E9E403" w14:textId="77777777" w:rsidTr="004C2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193301D" w14:textId="77777777" w:rsidR="00BB4283" w:rsidRDefault="00BB4283" w:rsidP="004C2533">
            <w:pPr>
              <w:spacing w:line="360" w:lineRule="auto"/>
              <w:jc w:val="center"/>
              <w:rPr>
                <w:rFonts w:ascii="Times New Roman" w:hAnsi="Times New Roman" w:cs="Times New Roman"/>
                <w:szCs w:val="20"/>
              </w:rPr>
            </w:pPr>
            <w:r>
              <w:rPr>
                <w:rFonts w:ascii="Times New Roman" w:hAnsi="Times New Roman" w:cs="Times New Roman"/>
                <w:szCs w:val="20"/>
              </w:rPr>
              <w:t>Attack Categories</w:t>
            </w:r>
          </w:p>
        </w:tc>
        <w:tc>
          <w:tcPr>
            <w:tcW w:w="4508" w:type="dxa"/>
            <w:vAlign w:val="center"/>
          </w:tcPr>
          <w:p w14:paraId="46A995F0" w14:textId="77777777" w:rsidR="00BB4283" w:rsidRDefault="00BB4283" w:rsidP="004C253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All Attack labels</w:t>
            </w:r>
          </w:p>
        </w:tc>
      </w:tr>
      <w:tr w:rsidR="00BB4283" w14:paraId="40DDB7B1" w14:textId="77777777" w:rsidTr="004C2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1DD4067" w14:textId="6DF107E8" w:rsidR="00BB4283" w:rsidRPr="00341B65" w:rsidRDefault="00BB4283" w:rsidP="004C2533">
            <w:pPr>
              <w:spacing w:line="360" w:lineRule="auto"/>
              <w:jc w:val="center"/>
              <w:rPr>
                <w:rFonts w:ascii="Times New Roman" w:hAnsi="Times New Roman" w:cs="Times New Roman"/>
                <w:b w:val="0"/>
                <w:bCs w:val="0"/>
                <w:szCs w:val="20"/>
              </w:rPr>
            </w:pPr>
            <w:r>
              <w:rPr>
                <w:rFonts w:ascii="Times New Roman" w:hAnsi="Times New Roman" w:cs="Times New Roman"/>
                <w:szCs w:val="20"/>
              </w:rPr>
              <w:t>Normal</w:t>
            </w:r>
          </w:p>
        </w:tc>
        <w:tc>
          <w:tcPr>
            <w:tcW w:w="4508" w:type="dxa"/>
            <w:vAlign w:val="center"/>
          </w:tcPr>
          <w:p w14:paraId="6FFC65E3" w14:textId="77777777" w:rsidR="00BB4283" w:rsidRPr="00341B65" w:rsidRDefault="00BB4283" w:rsidP="004C25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Benign</w:t>
            </w:r>
          </w:p>
        </w:tc>
      </w:tr>
      <w:tr w:rsidR="00BB4283" w14:paraId="45F9A932" w14:textId="77777777" w:rsidTr="004C2533">
        <w:tc>
          <w:tcPr>
            <w:cnfStyle w:val="001000000000" w:firstRow="0" w:lastRow="0" w:firstColumn="1" w:lastColumn="0" w:oddVBand="0" w:evenVBand="0" w:oddHBand="0" w:evenHBand="0" w:firstRowFirstColumn="0" w:firstRowLastColumn="0" w:lastRowFirstColumn="0" w:lastRowLastColumn="0"/>
            <w:tcW w:w="4508" w:type="dxa"/>
            <w:vAlign w:val="center"/>
          </w:tcPr>
          <w:p w14:paraId="14DCCF74" w14:textId="4AD82B8D" w:rsidR="00BB4283" w:rsidRPr="00341B65" w:rsidRDefault="00BB4283" w:rsidP="004C2533">
            <w:pPr>
              <w:spacing w:line="360" w:lineRule="auto"/>
              <w:jc w:val="center"/>
              <w:rPr>
                <w:rFonts w:ascii="Times New Roman" w:hAnsi="Times New Roman" w:cs="Times New Roman"/>
                <w:b w:val="0"/>
                <w:bCs w:val="0"/>
                <w:szCs w:val="20"/>
              </w:rPr>
            </w:pPr>
            <w:r>
              <w:rPr>
                <w:rFonts w:ascii="Times New Roman" w:hAnsi="Times New Roman" w:cs="Times New Roman"/>
                <w:szCs w:val="20"/>
              </w:rPr>
              <w:t>Attack</w:t>
            </w:r>
          </w:p>
        </w:tc>
        <w:tc>
          <w:tcPr>
            <w:tcW w:w="4508" w:type="dxa"/>
            <w:vAlign w:val="center"/>
          </w:tcPr>
          <w:p w14:paraId="760F59EC" w14:textId="1DADB1E9" w:rsidR="00BB4283" w:rsidRPr="00341B65" w:rsidRDefault="00BB4283" w:rsidP="004C25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DoS Golden eye, DoS Slowloris, DoS Slowhttpptest, DoS Hulk</w:t>
            </w:r>
            <w:r w:rsidR="001F16CD">
              <w:rPr>
                <w:rFonts w:ascii="Times New Roman" w:hAnsi="Times New Roman" w:cs="Times New Roman"/>
                <w:szCs w:val="20"/>
              </w:rPr>
              <w:t xml:space="preserve">, </w:t>
            </w:r>
            <w:r w:rsidR="0023083D">
              <w:rPr>
                <w:rFonts w:ascii="Times New Roman" w:hAnsi="Times New Roman" w:cs="Times New Roman"/>
                <w:szCs w:val="20"/>
              </w:rPr>
              <w:t>Port scan, DDoS, FTP Patator, SSH Patator, Bot, Web attack: Brute Force, Web attack: XSS</w:t>
            </w:r>
          </w:p>
        </w:tc>
      </w:tr>
    </w:tbl>
    <w:p w14:paraId="3BA4BAAC" w14:textId="39FD4BE1" w:rsidR="0039442C" w:rsidRDefault="0039442C" w:rsidP="004C2533">
      <w:pPr>
        <w:spacing w:line="360" w:lineRule="auto"/>
        <w:jc w:val="both"/>
        <w:rPr>
          <w:rFonts w:ascii="Times New Roman" w:hAnsi="Times New Roman" w:cs="Times New Roman"/>
          <w:szCs w:val="20"/>
        </w:rPr>
      </w:pPr>
    </w:p>
    <w:p w14:paraId="55CE4EDB" w14:textId="77777777" w:rsidR="006B45AE" w:rsidRPr="004C2533" w:rsidRDefault="006B45AE" w:rsidP="004C2533">
      <w:pPr>
        <w:spacing w:line="360" w:lineRule="auto"/>
        <w:jc w:val="both"/>
        <w:rPr>
          <w:rFonts w:ascii="Times New Roman" w:hAnsi="Times New Roman" w:cs="Times New Roman"/>
          <w:szCs w:val="20"/>
        </w:rPr>
      </w:pPr>
    </w:p>
    <w:p w14:paraId="763B7AC5" w14:textId="77777777" w:rsidR="005D1E8B" w:rsidRPr="0039442C" w:rsidRDefault="005D1E8B" w:rsidP="005D1E8B">
      <w:pPr>
        <w:pStyle w:val="ListParagraph"/>
        <w:numPr>
          <w:ilvl w:val="0"/>
          <w:numId w:val="44"/>
        </w:numPr>
        <w:spacing w:line="360" w:lineRule="auto"/>
        <w:jc w:val="both"/>
        <w:rPr>
          <w:rFonts w:ascii="Times New Roman" w:hAnsi="Times New Roman" w:cs="Times New Roman"/>
          <w:b/>
          <w:bCs/>
          <w:szCs w:val="20"/>
        </w:rPr>
      </w:pPr>
      <w:r w:rsidRPr="0039442C">
        <w:rPr>
          <w:rFonts w:ascii="Times New Roman" w:hAnsi="Times New Roman" w:cs="Times New Roman"/>
          <w:b/>
          <w:bCs/>
          <w:szCs w:val="20"/>
        </w:rPr>
        <w:lastRenderedPageBreak/>
        <w:t>Multi-class Classification</w:t>
      </w:r>
    </w:p>
    <w:p w14:paraId="556FDA04" w14:textId="20B79C44" w:rsidR="005D1E8B" w:rsidRPr="00CF5EAD" w:rsidRDefault="0039442C" w:rsidP="00CF5EAD">
      <w:pPr>
        <w:pStyle w:val="ListParagraph"/>
        <w:spacing w:line="360" w:lineRule="auto"/>
        <w:ind w:left="1155"/>
        <w:jc w:val="both"/>
        <w:rPr>
          <w:rFonts w:ascii="Times New Roman" w:hAnsi="Times New Roman" w:cs="Times New Roman"/>
          <w:szCs w:val="20"/>
        </w:rPr>
      </w:pPr>
      <w:r>
        <w:rPr>
          <w:rFonts w:ascii="Times New Roman" w:hAnsi="Times New Roman" w:cs="Times New Roman"/>
          <w:szCs w:val="20"/>
        </w:rPr>
        <w:t xml:space="preserve">On multi-class classification is performed by each machine learning algorithm explained in above proposed works. Output attribute in this classification is ‘Label_category’ created. Its description is shown below in Table </w:t>
      </w:r>
      <w:r w:rsidR="00270006">
        <w:rPr>
          <w:rFonts w:ascii="Times New Roman" w:hAnsi="Times New Roman" w:cs="Times New Roman"/>
          <w:szCs w:val="20"/>
        </w:rPr>
        <w:t>3</w:t>
      </w:r>
      <w:r>
        <w:rPr>
          <w:rFonts w:ascii="Times New Roman" w:hAnsi="Times New Roman" w:cs="Times New Roman"/>
          <w:szCs w:val="20"/>
        </w:rPr>
        <w:t>.</w:t>
      </w:r>
    </w:p>
    <w:p w14:paraId="4B718B8F" w14:textId="1DCB2A09" w:rsidR="00CF5EAD" w:rsidRDefault="00CF5EAD" w:rsidP="00CF5EAD">
      <w:pPr>
        <w:pStyle w:val="Caption"/>
        <w:keepNext/>
        <w:jc w:val="center"/>
      </w:pPr>
      <w:bookmarkStart w:id="79" w:name="_Toc75939362"/>
      <w:r>
        <w:t xml:space="preserve">Table </w:t>
      </w:r>
      <w:r>
        <w:fldChar w:fldCharType="begin"/>
      </w:r>
      <w:r>
        <w:instrText xml:space="preserve"> SEQ Table \* ARABIC </w:instrText>
      </w:r>
      <w:r>
        <w:fldChar w:fldCharType="separate"/>
      </w:r>
      <w:r w:rsidR="002F743D">
        <w:rPr>
          <w:noProof/>
        </w:rPr>
        <w:t>3</w:t>
      </w:r>
      <w:r>
        <w:fldChar w:fldCharType="end"/>
      </w:r>
      <w:r>
        <w:t xml:space="preserve">  Multi-class label of attacks</w:t>
      </w:r>
      <w:bookmarkEnd w:id="79"/>
    </w:p>
    <w:tbl>
      <w:tblPr>
        <w:tblStyle w:val="PlainTable1"/>
        <w:tblW w:w="0" w:type="auto"/>
        <w:tblLook w:val="04A0" w:firstRow="1" w:lastRow="0" w:firstColumn="1" w:lastColumn="0" w:noHBand="0" w:noVBand="1"/>
      </w:tblPr>
      <w:tblGrid>
        <w:gridCol w:w="4508"/>
        <w:gridCol w:w="4508"/>
      </w:tblGrid>
      <w:tr w:rsidR="00FD2A2A" w14:paraId="317D5C8F" w14:textId="77777777" w:rsidTr="0091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3E2C0B" w14:textId="77777777" w:rsidR="00FD2A2A" w:rsidRDefault="00FD2A2A" w:rsidP="00917129">
            <w:pPr>
              <w:spacing w:line="360" w:lineRule="auto"/>
              <w:jc w:val="center"/>
              <w:rPr>
                <w:rFonts w:ascii="Times New Roman" w:hAnsi="Times New Roman" w:cs="Times New Roman"/>
                <w:szCs w:val="20"/>
              </w:rPr>
            </w:pPr>
            <w:r>
              <w:rPr>
                <w:rFonts w:ascii="Times New Roman" w:hAnsi="Times New Roman" w:cs="Times New Roman"/>
                <w:szCs w:val="20"/>
              </w:rPr>
              <w:t>Attack Categories</w:t>
            </w:r>
          </w:p>
        </w:tc>
        <w:tc>
          <w:tcPr>
            <w:tcW w:w="4508" w:type="dxa"/>
          </w:tcPr>
          <w:p w14:paraId="722C887F" w14:textId="77777777" w:rsidR="00FD2A2A" w:rsidRDefault="00FD2A2A" w:rsidP="0091712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All Attack labels</w:t>
            </w:r>
          </w:p>
        </w:tc>
      </w:tr>
      <w:tr w:rsidR="00FD2A2A" w14:paraId="00AD19AA" w14:textId="77777777" w:rsidTr="0091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54AD7F"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Benign</w:t>
            </w:r>
          </w:p>
        </w:tc>
        <w:tc>
          <w:tcPr>
            <w:tcW w:w="4508" w:type="dxa"/>
          </w:tcPr>
          <w:p w14:paraId="1890A8EC" w14:textId="77777777" w:rsidR="00FD2A2A" w:rsidRPr="00341B65" w:rsidRDefault="00FD2A2A" w:rsidP="00917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Benign</w:t>
            </w:r>
          </w:p>
        </w:tc>
      </w:tr>
      <w:tr w:rsidR="00FD2A2A" w14:paraId="788CD65F" w14:textId="77777777" w:rsidTr="00917129">
        <w:tc>
          <w:tcPr>
            <w:cnfStyle w:val="001000000000" w:firstRow="0" w:lastRow="0" w:firstColumn="1" w:lastColumn="0" w:oddVBand="0" w:evenVBand="0" w:oddHBand="0" w:evenHBand="0" w:firstRowFirstColumn="0" w:firstRowLastColumn="0" w:lastRowFirstColumn="0" w:lastRowLastColumn="0"/>
            <w:tcW w:w="4508" w:type="dxa"/>
          </w:tcPr>
          <w:p w14:paraId="0BBE3D84"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DoS</w:t>
            </w:r>
          </w:p>
        </w:tc>
        <w:tc>
          <w:tcPr>
            <w:tcW w:w="4508" w:type="dxa"/>
          </w:tcPr>
          <w:p w14:paraId="1C4AB19F" w14:textId="77777777" w:rsidR="00FD2A2A" w:rsidRPr="00341B65" w:rsidRDefault="00FD2A2A" w:rsidP="00917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DoS Golden eye, DoS Slowloris, DoS Slowhttpptest, DoS Hulk</w:t>
            </w:r>
          </w:p>
        </w:tc>
      </w:tr>
      <w:tr w:rsidR="00FD2A2A" w14:paraId="1F074661" w14:textId="77777777" w:rsidTr="0091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08E625"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Probe</w:t>
            </w:r>
          </w:p>
        </w:tc>
        <w:tc>
          <w:tcPr>
            <w:tcW w:w="4508" w:type="dxa"/>
          </w:tcPr>
          <w:p w14:paraId="467203C4" w14:textId="77777777" w:rsidR="00FD2A2A" w:rsidRPr="00341B65" w:rsidRDefault="00FD2A2A" w:rsidP="00917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Port scan</w:t>
            </w:r>
          </w:p>
        </w:tc>
      </w:tr>
      <w:tr w:rsidR="00FD2A2A" w14:paraId="7B76F9A8" w14:textId="77777777" w:rsidTr="00917129">
        <w:tc>
          <w:tcPr>
            <w:cnfStyle w:val="001000000000" w:firstRow="0" w:lastRow="0" w:firstColumn="1" w:lastColumn="0" w:oddVBand="0" w:evenVBand="0" w:oddHBand="0" w:evenHBand="0" w:firstRowFirstColumn="0" w:firstRowLastColumn="0" w:lastRowFirstColumn="0" w:lastRowLastColumn="0"/>
            <w:tcW w:w="4508" w:type="dxa"/>
          </w:tcPr>
          <w:p w14:paraId="7523B859"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DDoS</w:t>
            </w:r>
          </w:p>
        </w:tc>
        <w:tc>
          <w:tcPr>
            <w:tcW w:w="4508" w:type="dxa"/>
          </w:tcPr>
          <w:p w14:paraId="7664289D" w14:textId="77777777" w:rsidR="00FD2A2A" w:rsidRPr="00341B65" w:rsidRDefault="00FD2A2A" w:rsidP="00917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DDoS</w:t>
            </w:r>
          </w:p>
        </w:tc>
      </w:tr>
      <w:tr w:rsidR="00FD2A2A" w14:paraId="671E3F27" w14:textId="77777777" w:rsidTr="0091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548E28"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 xml:space="preserve">Brute force </w:t>
            </w:r>
          </w:p>
        </w:tc>
        <w:tc>
          <w:tcPr>
            <w:tcW w:w="4508" w:type="dxa"/>
          </w:tcPr>
          <w:p w14:paraId="2CDE4C34" w14:textId="77777777" w:rsidR="00FD2A2A" w:rsidRPr="00341B65" w:rsidRDefault="00FD2A2A" w:rsidP="00917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FTP patator, SSH Patator</w:t>
            </w:r>
          </w:p>
        </w:tc>
      </w:tr>
      <w:tr w:rsidR="00FD2A2A" w14:paraId="553502FE" w14:textId="77777777" w:rsidTr="00917129">
        <w:tc>
          <w:tcPr>
            <w:cnfStyle w:val="001000000000" w:firstRow="0" w:lastRow="0" w:firstColumn="1" w:lastColumn="0" w:oddVBand="0" w:evenVBand="0" w:oddHBand="0" w:evenHBand="0" w:firstRowFirstColumn="0" w:firstRowLastColumn="0" w:lastRowFirstColumn="0" w:lastRowLastColumn="0"/>
            <w:tcW w:w="4508" w:type="dxa"/>
          </w:tcPr>
          <w:p w14:paraId="0E69BA53"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Botnet</w:t>
            </w:r>
          </w:p>
        </w:tc>
        <w:tc>
          <w:tcPr>
            <w:tcW w:w="4508" w:type="dxa"/>
          </w:tcPr>
          <w:p w14:paraId="091DBEFF" w14:textId="77777777" w:rsidR="00FD2A2A" w:rsidRPr="00341B65" w:rsidRDefault="00FD2A2A" w:rsidP="00917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Bot</w:t>
            </w:r>
          </w:p>
        </w:tc>
      </w:tr>
      <w:tr w:rsidR="00FD2A2A" w14:paraId="5ED28756" w14:textId="77777777" w:rsidTr="0091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C0B99D" w14:textId="77777777" w:rsidR="00FD2A2A" w:rsidRPr="00341B65" w:rsidRDefault="00FD2A2A" w:rsidP="00917129">
            <w:pPr>
              <w:spacing w:line="360" w:lineRule="auto"/>
              <w:jc w:val="center"/>
              <w:rPr>
                <w:rFonts w:ascii="Times New Roman" w:hAnsi="Times New Roman" w:cs="Times New Roman"/>
                <w:b w:val="0"/>
                <w:bCs w:val="0"/>
                <w:szCs w:val="20"/>
              </w:rPr>
            </w:pPr>
            <w:r>
              <w:rPr>
                <w:rFonts w:ascii="Times New Roman" w:hAnsi="Times New Roman" w:cs="Times New Roman"/>
                <w:szCs w:val="20"/>
              </w:rPr>
              <w:t>Web attack</w:t>
            </w:r>
          </w:p>
        </w:tc>
        <w:tc>
          <w:tcPr>
            <w:tcW w:w="4508" w:type="dxa"/>
          </w:tcPr>
          <w:p w14:paraId="159DB918" w14:textId="77777777" w:rsidR="00FD2A2A" w:rsidRPr="00341B65" w:rsidRDefault="00FD2A2A" w:rsidP="00917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Web attack: Brute Force, Web attack: XSS</w:t>
            </w:r>
          </w:p>
        </w:tc>
      </w:tr>
    </w:tbl>
    <w:p w14:paraId="068C7864" w14:textId="77777777" w:rsidR="0039442C" w:rsidRPr="00FD2A2A" w:rsidRDefault="0039442C" w:rsidP="00FD2A2A">
      <w:pPr>
        <w:spacing w:line="360" w:lineRule="auto"/>
        <w:jc w:val="both"/>
        <w:rPr>
          <w:rFonts w:ascii="Times New Roman" w:hAnsi="Times New Roman" w:cs="Times New Roman"/>
          <w:szCs w:val="20"/>
        </w:rPr>
      </w:pPr>
    </w:p>
    <w:p w14:paraId="2CCC4448" w14:textId="36CF9ABB" w:rsidR="00C11302" w:rsidRPr="0039442C" w:rsidRDefault="00C11302" w:rsidP="00C11302">
      <w:pPr>
        <w:pStyle w:val="ListParagraph"/>
        <w:numPr>
          <w:ilvl w:val="0"/>
          <w:numId w:val="44"/>
        </w:numPr>
        <w:spacing w:line="360" w:lineRule="auto"/>
        <w:jc w:val="both"/>
        <w:rPr>
          <w:rFonts w:ascii="Times New Roman" w:hAnsi="Times New Roman" w:cs="Times New Roman"/>
          <w:b/>
          <w:bCs/>
          <w:szCs w:val="20"/>
        </w:rPr>
      </w:pPr>
      <w:r w:rsidRPr="0039442C">
        <w:rPr>
          <w:rFonts w:ascii="Times New Roman" w:hAnsi="Times New Roman" w:cs="Times New Roman"/>
          <w:b/>
          <w:bCs/>
          <w:szCs w:val="20"/>
        </w:rPr>
        <w:t>Classification on all attack label</w:t>
      </w:r>
    </w:p>
    <w:p w14:paraId="2B89C82E" w14:textId="53D2ACA9" w:rsidR="005E606B" w:rsidRDefault="005E606B" w:rsidP="005E606B">
      <w:pPr>
        <w:pStyle w:val="ListParagraph"/>
        <w:spacing w:line="360" w:lineRule="auto"/>
        <w:ind w:left="1155"/>
        <w:jc w:val="both"/>
        <w:rPr>
          <w:rFonts w:ascii="Times New Roman" w:hAnsi="Times New Roman" w:cs="Times New Roman"/>
          <w:szCs w:val="20"/>
        </w:rPr>
      </w:pPr>
      <w:r>
        <w:rPr>
          <w:rFonts w:ascii="Times New Roman" w:hAnsi="Times New Roman" w:cs="Times New Roman"/>
          <w:szCs w:val="20"/>
        </w:rPr>
        <w:t xml:space="preserve">On All attack label classification is performed by each machine learning algorithm explained in above proposed works. Output attribute in this classification is ‘Label’. Its description is shown below in Figure </w:t>
      </w:r>
      <w:r w:rsidR="00A5241A">
        <w:rPr>
          <w:rFonts w:ascii="Times New Roman" w:hAnsi="Times New Roman" w:cs="Times New Roman"/>
          <w:szCs w:val="20"/>
        </w:rPr>
        <w:t>8</w:t>
      </w:r>
      <w:r>
        <w:rPr>
          <w:rFonts w:ascii="Times New Roman" w:hAnsi="Times New Roman" w:cs="Times New Roman"/>
          <w:szCs w:val="20"/>
        </w:rPr>
        <w:t>.</w:t>
      </w:r>
    </w:p>
    <w:p w14:paraId="1C81D9D4" w14:textId="77777777" w:rsidR="00DF65A2" w:rsidRDefault="001C5FDE" w:rsidP="00DF65A2">
      <w:pPr>
        <w:keepNext/>
        <w:spacing w:line="360" w:lineRule="auto"/>
        <w:jc w:val="both"/>
      </w:pPr>
      <w:r>
        <w:rPr>
          <w:noProof/>
        </w:rPr>
        <w:drawing>
          <wp:inline distT="0" distB="0" distL="0" distR="0" wp14:anchorId="0CC6CCF3" wp14:editId="0F0D5AE4">
            <wp:extent cx="605917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9170" cy="3474720"/>
                    </a:xfrm>
                    <a:prstGeom prst="rect">
                      <a:avLst/>
                    </a:prstGeom>
                    <a:noFill/>
                    <a:ln>
                      <a:noFill/>
                    </a:ln>
                  </pic:spPr>
                </pic:pic>
              </a:graphicData>
            </a:graphic>
          </wp:inline>
        </w:drawing>
      </w:r>
    </w:p>
    <w:p w14:paraId="25712280" w14:textId="774205FF" w:rsidR="00FD2A2A" w:rsidRPr="00FD2A2A" w:rsidRDefault="00DF65A2" w:rsidP="00DF65A2">
      <w:pPr>
        <w:pStyle w:val="Caption"/>
        <w:jc w:val="center"/>
        <w:rPr>
          <w:rFonts w:ascii="Times New Roman" w:hAnsi="Times New Roman" w:cs="Times New Roman"/>
          <w:szCs w:val="20"/>
        </w:rPr>
      </w:pPr>
      <w:bookmarkStart w:id="80" w:name="_Toc75872499"/>
      <w:r>
        <w:t xml:space="preserve">Figure </w:t>
      </w:r>
      <w:r w:rsidR="00FC29FB">
        <w:fldChar w:fldCharType="begin"/>
      </w:r>
      <w:r w:rsidR="00FC29FB">
        <w:instrText xml:space="preserve"> SEQ Figure \* ARABIC </w:instrText>
      </w:r>
      <w:r w:rsidR="00FC29FB">
        <w:fldChar w:fldCharType="separate"/>
      </w:r>
      <w:r w:rsidR="002F743D">
        <w:rPr>
          <w:noProof/>
        </w:rPr>
        <w:t>8</w:t>
      </w:r>
      <w:r w:rsidR="00FC29FB">
        <w:fldChar w:fldCharType="end"/>
      </w:r>
      <w:r w:rsidR="00FC29FB">
        <w:t xml:space="preserve">   </w:t>
      </w:r>
      <w:r w:rsidR="00CF5EAD">
        <w:t xml:space="preserve"> </w:t>
      </w:r>
      <w:r>
        <w:t>All attack labels plot</w:t>
      </w:r>
      <w:bookmarkEnd w:id="80"/>
    </w:p>
    <w:p w14:paraId="7E4C2AA7" w14:textId="1DC5C2D5" w:rsidR="00B4704A" w:rsidRDefault="00B4704A" w:rsidP="00B4704A">
      <w:pPr>
        <w:spacing w:line="360" w:lineRule="auto"/>
        <w:jc w:val="both"/>
        <w:rPr>
          <w:rFonts w:ascii="Times New Roman" w:hAnsi="Times New Roman" w:cs="Times New Roman"/>
          <w:szCs w:val="20"/>
        </w:rPr>
      </w:pPr>
      <w:r>
        <w:rPr>
          <w:rFonts w:ascii="Times New Roman" w:hAnsi="Times New Roman" w:cs="Times New Roman"/>
          <w:szCs w:val="20"/>
        </w:rPr>
        <w:lastRenderedPageBreak/>
        <w:t xml:space="preserve">In this work, after preprocessing and feature selection the dataset is split into 3 parts first one is training set, testing set, validation set. Splitting of dataset is done by train_test_split method from sci-kit learn library. </w:t>
      </w:r>
      <w:r w:rsidRPr="00B4704A">
        <w:rPr>
          <w:rFonts w:ascii="Times New Roman" w:hAnsi="Times New Roman" w:cs="Times New Roman"/>
          <w:szCs w:val="20"/>
        </w:rPr>
        <w:t>The train-test split is a method for assessing a machine learning algorithm's performance</w:t>
      </w:r>
      <w:r>
        <w:rPr>
          <w:rFonts w:ascii="Times New Roman" w:hAnsi="Times New Roman" w:cs="Times New Roman"/>
          <w:szCs w:val="20"/>
        </w:rPr>
        <w:t xml:space="preserve"> over a dataset</w:t>
      </w:r>
      <w:r w:rsidRPr="00B4704A">
        <w:rPr>
          <w:rFonts w:ascii="Times New Roman" w:hAnsi="Times New Roman" w:cs="Times New Roman"/>
          <w:szCs w:val="20"/>
        </w:rPr>
        <w:t>. It may be applied to classification and regression issues, as well as any supervised learning technique. The technique entails splitting a dataset into subgroups.</w:t>
      </w:r>
      <w:r>
        <w:rPr>
          <w:rFonts w:ascii="Times New Roman" w:hAnsi="Times New Roman" w:cs="Times New Roman"/>
          <w:szCs w:val="20"/>
        </w:rPr>
        <w:t xml:space="preserve"> Here CICIDS 2017 dataset is split into ration 6:2:</w:t>
      </w:r>
      <w:r w:rsidR="00C11302">
        <w:rPr>
          <w:rFonts w:ascii="Times New Roman" w:hAnsi="Times New Roman" w:cs="Times New Roman"/>
          <w:szCs w:val="20"/>
        </w:rPr>
        <w:t>2 in training, validating and testing respectively.</w:t>
      </w:r>
    </w:p>
    <w:p w14:paraId="3FE9FC3F" w14:textId="77777777" w:rsidR="00C17616" w:rsidRDefault="00C17616" w:rsidP="00C17616">
      <w:pPr>
        <w:pStyle w:val="Heading3"/>
        <w:rPr>
          <w:rFonts w:ascii="Times New Roman" w:hAnsi="Times New Roman" w:cs="Times New Roman"/>
          <w:b/>
          <w:bCs/>
          <w:sz w:val="26"/>
          <w:szCs w:val="26"/>
        </w:rPr>
      </w:pPr>
    </w:p>
    <w:p w14:paraId="3EE9A352" w14:textId="4A7C9EE0" w:rsidR="00C17616" w:rsidRPr="006B45AE" w:rsidRDefault="00F734EE" w:rsidP="006B45AE">
      <w:pPr>
        <w:pStyle w:val="Heading3"/>
        <w:spacing w:line="480" w:lineRule="auto"/>
        <w:jc w:val="both"/>
        <w:rPr>
          <w:rFonts w:ascii="Times New Roman" w:hAnsi="Times New Roman" w:cs="Times New Roman"/>
          <w:sz w:val="28"/>
          <w:szCs w:val="28"/>
        </w:rPr>
      </w:pPr>
      <w:bookmarkStart w:id="81" w:name="_Toc75864030"/>
      <w:bookmarkStart w:id="82" w:name="_Toc75873133"/>
      <w:r w:rsidRPr="006B45AE">
        <w:rPr>
          <w:rFonts w:ascii="Times New Roman" w:hAnsi="Times New Roman" w:cs="Times New Roman"/>
          <w:sz w:val="28"/>
          <w:szCs w:val="28"/>
        </w:rPr>
        <w:t xml:space="preserve">3.2.4 </w:t>
      </w:r>
      <w:r w:rsidR="001C5FDE" w:rsidRPr="006B45AE">
        <w:rPr>
          <w:rFonts w:ascii="Times New Roman" w:hAnsi="Times New Roman" w:cs="Times New Roman"/>
          <w:sz w:val="28"/>
          <w:szCs w:val="28"/>
        </w:rPr>
        <w:t>Model training on Machine learning c</w:t>
      </w:r>
      <w:r w:rsidR="00872471" w:rsidRPr="006B45AE">
        <w:rPr>
          <w:rFonts w:ascii="Times New Roman" w:hAnsi="Times New Roman" w:cs="Times New Roman"/>
          <w:sz w:val="28"/>
          <w:szCs w:val="28"/>
        </w:rPr>
        <w:t>lassification algorithms</w:t>
      </w:r>
      <w:bookmarkEnd w:id="81"/>
      <w:bookmarkEnd w:id="82"/>
    </w:p>
    <w:p w14:paraId="016E9302" w14:textId="312A4D71" w:rsidR="00D40977" w:rsidRPr="006159DB" w:rsidRDefault="00D40977" w:rsidP="006159DB">
      <w:pPr>
        <w:spacing w:line="360" w:lineRule="auto"/>
        <w:jc w:val="both"/>
        <w:rPr>
          <w:rFonts w:ascii="Times New Roman" w:hAnsi="Times New Roman" w:cs="Times New Roman"/>
          <w:b/>
          <w:bCs/>
          <w:sz w:val="26"/>
          <w:szCs w:val="26"/>
        </w:rPr>
      </w:pPr>
      <w:r w:rsidRPr="006159DB">
        <w:rPr>
          <w:rFonts w:ascii="Times New Roman" w:hAnsi="Times New Roman" w:cs="Times New Roman"/>
        </w:rPr>
        <w:t xml:space="preserve">Now on preprocessed data feature selection is also applied and is reduced to 40 attributes </w:t>
      </w:r>
      <w:r w:rsidR="00250D21" w:rsidRPr="006159DB">
        <w:rPr>
          <w:rFonts w:ascii="Times New Roman" w:hAnsi="Times New Roman" w:cs="Times New Roman"/>
        </w:rPr>
        <w:t>one by one machine learning algorithm is applied and analyzed the results.</w:t>
      </w:r>
    </w:p>
    <w:p w14:paraId="0A1C6AB0" w14:textId="38747216" w:rsidR="00365946" w:rsidRDefault="00250D21" w:rsidP="00582C21">
      <w:pPr>
        <w:rPr>
          <w:rFonts w:ascii="Times New Roman" w:hAnsi="Times New Roman" w:cs="Times New Roman"/>
          <w:szCs w:val="20"/>
        </w:rPr>
      </w:pPr>
      <w:r>
        <w:rPr>
          <w:rFonts w:ascii="Times New Roman" w:hAnsi="Times New Roman" w:cs="Times New Roman"/>
          <w:szCs w:val="20"/>
        </w:rPr>
        <w:t>For each machine learning algorithm</w:t>
      </w:r>
      <w:r w:rsidR="00365946">
        <w:rPr>
          <w:rFonts w:ascii="Times New Roman" w:hAnsi="Times New Roman" w:cs="Times New Roman"/>
          <w:szCs w:val="20"/>
        </w:rPr>
        <w:t>s</w:t>
      </w:r>
      <w:r>
        <w:rPr>
          <w:rFonts w:ascii="Times New Roman" w:hAnsi="Times New Roman" w:cs="Times New Roman"/>
          <w:szCs w:val="20"/>
        </w:rPr>
        <w:t xml:space="preserve"> is applied in 3 different categories:</w:t>
      </w:r>
    </w:p>
    <w:p w14:paraId="11AE326B" w14:textId="6BC6702E" w:rsidR="00250D21"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 xml:space="preserve">For all Attack </w:t>
      </w:r>
      <w:r w:rsidR="0032592B">
        <w:rPr>
          <w:rFonts w:ascii="Times New Roman" w:hAnsi="Times New Roman" w:cs="Times New Roman"/>
          <w:szCs w:val="20"/>
        </w:rPr>
        <w:t>l</w:t>
      </w:r>
      <w:r>
        <w:rPr>
          <w:rFonts w:ascii="Times New Roman" w:hAnsi="Times New Roman" w:cs="Times New Roman"/>
          <w:szCs w:val="20"/>
        </w:rPr>
        <w:t>abels:  In this category there are total 12 attack labels.</w:t>
      </w:r>
    </w:p>
    <w:p w14:paraId="7AA9B85A" w14:textId="77777777" w:rsidR="00250D21" w:rsidRDefault="00250D21" w:rsidP="00250D21">
      <w:pPr>
        <w:pStyle w:val="ListParagraph"/>
        <w:jc w:val="both"/>
        <w:rPr>
          <w:rFonts w:ascii="Times New Roman" w:hAnsi="Times New Roman" w:cs="Times New Roman"/>
          <w:szCs w:val="20"/>
        </w:rPr>
      </w:pPr>
    </w:p>
    <w:p w14:paraId="0DD706A3" w14:textId="36CA75AB" w:rsidR="00250D21" w:rsidRPr="00250D21"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Binary Classification: In this category there is only two label normal and attack.</w:t>
      </w:r>
    </w:p>
    <w:p w14:paraId="0F0D5733" w14:textId="77777777" w:rsidR="00250D21" w:rsidRPr="00250D21" w:rsidRDefault="00250D21" w:rsidP="00250D21">
      <w:pPr>
        <w:pStyle w:val="ListParagraph"/>
        <w:jc w:val="both"/>
        <w:rPr>
          <w:rFonts w:ascii="Times New Roman" w:hAnsi="Times New Roman" w:cs="Times New Roman"/>
          <w:szCs w:val="20"/>
        </w:rPr>
      </w:pPr>
    </w:p>
    <w:p w14:paraId="034BE7E3" w14:textId="115E862B" w:rsidR="00C553DE" w:rsidRPr="00365946" w:rsidRDefault="00250D21" w:rsidP="00365946">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Multi-class classification: Here 7 different attack categories are there.</w:t>
      </w:r>
    </w:p>
    <w:p w14:paraId="0D38460F" w14:textId="42E46C9D" w:rsidR="00114E46" w:rsidRDefault="00114E46" w:rsidP="00250D21">
      <w:pPr>
        <w:pStyle w:val="ListParagraph"/>
        <w:rPr>
          <w:rFonts w:ascii="Times New Roman" w:hAnsi="Times New Roman" w:cs="Times New Roman"/>
          <w:szCs w:val="20"/>
        </w:rPr>
      </w:pPr>
    </w:p>
    <w:p w14:paraId="6FBC4E75" w14:textId="4EBA1BDA" w:rsidR="00114E46" w:rsidRDefault="00114E46" w:rsidP="00114E46">
      <w:pPr>
        <w:spacing w:line="360" w:lineRule="auto"/>
        <w:jc w:val="both"/>
        <w:rPr>
          <w:rFonts w:ascii="Times New Roman" w:hAnsi="Times New Roman" w:cs="Times New Roman"/>
          <w:szCs w:val="20"/>
        </w:rPr>
      </w:pPr>
      <w:r>
        <w:rPr>
          <w:rFonts w:ascii="Times New Roman" w:hAnsi="Times New Roman" w:cs="Times New Roman"/>
          <w:szCs w:val="20"/>
        </w:rPr>
        <w:t xml:space="preserve">Following machine learning algorithms is applied and trained model on each type of classification mentioned above are Support vector machine classifier, Decision tree classifier, Naïve Bayes classifier, K-nearest neighbor, K-means clustering, random forest classifier. After model is trained </w:t>
      </w:r>
      <w:r w:rsidR="002D5B33">
        <w:rPr>
          <w:rFonts w:ascii="Times New Roman" w:hAnsi="Times New Roman" w:cs="Times New Roman"/>
          <w:szCs w:val="20"/>
        </w:rPr>
        <w:t xml:space="preserve">then it is </w:t>
      </w:r>
      <w:r>
        <w:rPr>
          <w:rFonts w:ascii="Times New Roman" w:hAnsi="Times New Roman" w:cs="Times New Roman"/>
          <w:szCs w:val="20"/>
        </w:rPr>
        <w:t>validated on validation dataset and</w:t>
      </w:r>
      <w:r w:rsidR="002D5B33">
        <w:rPr>
          <w:rFonts w:ascii="Times New Roman" w:hAnsi="Times New Roman" w:cs="Times New Roman"/>
          <w:szCs w:val="20"/>
        </w:rPr>
        <w:t xml:space="preserve"> detailed confusion matrix is analyzed</w:t>
      </w:r>
      <w:r>
        <w:rPr>
          <w:rFonts w:ascii="Times New Roman" w:hAnsi="Times New Roman" w:cs="Times New Roman"/>
          <w:szCs w:val="20"/>
        </w:rPr>
        <w:t xml:space="preserve"> performance score accuracy, precision, recall, F1-score.</w:t>
      </w:r>
    </w:p>
    <w:p w14:paraId="54CB583B" w14:textId="4ADE115E" w:rsidR="00DF104F" w:rsidRPr="00114E46" w:rsidRDefault="00DF104F" w:rsidP="00114E46">
      <w:pPr>
        <w:spacing w:line="360" w:lineRule="auto"/>
        <w:jc w:val="both"/>
        <w:rPr>
          <w:rFonts w:ascii="Times New Roman" w:hAnsi="Times New Roman" w:cs="Times New Roman"/>
          <w:szCs w:val="20"/>
        </w:rPr>
      </w:pPr>
      <w:r>
        <w:rPr>
          <w:rFonts w:ascii="Times New Roman" w:hAnsi="Times New Roman" w:cs="Times New Roman"/>
          <w:szCs w:val="20"/>
        </w:rPr>
        <w:t>After analyzing all model</w:t>
      </w:r>
      <w:r w:rsidR="00A5241A">
        <w:rPr>
          <w:rFonts w:ascii="Times New Roman" w:hAnsi="Times New Roman" w:cs="Times New Roman"/>
          <w:szCs w:val="20"/>
        </w:rPr>
        <w:t>’</w:t>
      </w:r>
      <w:r>
        <w:rPr>
          <w:rFonts w:ascii="Times New Roman" w:hAnsi="Times New Roman" w:cs="Times New Roman"/>
          <w:szCs w:val="20"/>
        </w:rPr>
        <w:t>s performance</w:t>
      </w:r>
      <w:r w:rsidR="006B5500">
        <w:rPr>
          <w:rFonts w:ascii="Times New Roman" w:hAnsi="Times New Roman" w:cs="Times New Roman"/>
          <w:szCs w:val="20"/>
        </w:rPr>
        <w:t>,</w:t>
      </w:r>
      <w:r>
        <w:rPr>
          <w:rFonts w:ascii="Times New Roman" w:hAnsi="Times New Roman" w:cs="Times New Roman"/>
          <w:szCs w:val="20"/>
        </w:rPr>
        <w:t xml:space="preserve"> a detailed comparison is done among all models and a best machine learning model is selected for next step in tuning the hyper-parameters to optimize the algorithm.</w:t>
      </w:r>
    </w:p>
    <w:p w14:paraId="123427DD" w14:textId="77777777" w:rsidR="00114E46" w:rsidRPr="00250D21" w:rsidRDefault="00114E46" w:rsidP="00250D21">
      <w:pPr>
        <w:pStyle w:val="ListParagraph"/>
        <w:rPr>
          <w:rFonts w:ascii="Times New Roman" w:hAnsi="Times New Roman" w:cs="Times New Roman"/>
          <w:szCs w:val="20"/>
        </w:rPr>
      </w:pPr>
    </w:p>
    <w:p w14:paraId="393BE709" w14:textId="0AADB19C" w:rsidR="00250D21" w:rsidRDefault="00250D21" w:rsidP="00CD14DE">
      <w:pPr>
        <w:pStyle w:val="ListParagraph"/>
        <w:numPr>
          <w:ilvl w:val="0"/>
          <w:numId w:val="17"/>
        </w:numPr>
        <w:jc w:val="both"/>
        <w:rPr>
          <w:rFonts w:ascii="Times New Roman" w:hAnsi="Times New Roman" w:cs="Times New Roman"/>
          <w:b/>
          <w:bCs/>
          <w:sz w:val="24"/>
        </w:rPr>
      </w:pPr>
      <w:r w:rsidRPr="00250D21">
        <w:rPr>
          <w:rFonts w:ascii="Times New Roman" w:hAnsi="Times New Roman" w:cs="Times New Roman"/>
          <w:b/>
          <w:bCs/>
          <w:sz w:val="24"/>
        </w:rPr>
        <w:t>Support vector machine classifier (SVM</w:t>
      </w:r>
      <w:r>
        <w:rPr>
          <w:rFonts w:ascii="Times New Roman" w:hAnsi="Times New Roman" w:cs="Times New Roman"/>
          <w:b/>
          <w:bCs/>
          <w:sz w:val="24"/>
        </w:rPr>
        <w:t>)</w:t>
      </w:r>
    </w:p>
    <w:p w14:paraId="448365F1" w14:textId="34BA9059" w:rsidR="00250D21" w:rsidRDefault="00250D21" w:rsidP="00250D21">
      <w:pPr>
        <w:pStyle w:val="ListParagraph"/>
        <w:ind w:left="360"/>
        <w:jc w:val="both"/>
        <w:rPr>
          <w:rFonts w:ascii="Times New Roman" w:hAnsi="Times New Roman" w:cs="Times New Roman"/>
          <w:b/>
          <w:bCs/>
          <w:sz w:val="24"/>
        </w:rPr>
      </w:pPr>
    </w:p>
    <w:p w14:paraId="55FBB779" w14:textId="7F1AEECE" w:rsidR="00C51A12" w:rsidRDefault="00C51A12" w:rsidP="00DF104F">
      <w:pPr>
        <w:pStyle w:val="ListParagraph"/>
        <w:spacing w:line="360" w:lineRule="auto"/>
        <w:ind w:left="360"/>
        <w:jc w:val="both"/>
        <w:rPr>
          <w:rFonts w:ascii="Times New Roman" w:hAnsi="Times New Roman" w:cs="Times New Roman"/>
          <w:szCs w:val="20"/>
        </w:rPr>
      </w:pPr>
      <w:r>
        <w:rPr>
          <w:rFonts w:ascii="Times New Roman" w:hAnsi="Times New Roman" w:cs="Times New Roman"/>
          <w:szCs w:val="20"/>
        </w:rPr>
        <w:t xml:space="preserve">Support Vector machine classifier is applied first </w:t>
      </w:r>
      <w:r w:rsidR="009C1071">
        <w:rPr>
          <w:rFonts w:ascii="Times New Roman" w:hAnsi="Times New Roman" w:cs="Times New Roman"/>
          <w:szCs w:val="20"/>
        </w:rPr>
        <w:t>with kernel parameter as linear</w:t>
      </w:r>
      <w:r w:rsidR="00DF104F">
        <w:rPr>
          <w:rFonts w:ascii="Times New Roman" w:hAnsi="Times New Roman" w:cs="Times New Roman"/>
          <w:szCs w:val="20"/>
        </w:rPr>
        <w:t xml:space="preserve"> also known as linear support vector machine classifier.</w:t>
      </w:r>
    </w:p>
    <w:p w14:paraId="47942F4B" w14:textId="77777777" w:rsidR="004932CF" w:rsidRPr="00C553DE" w:rsidRDefault="004932CF" w:rsidP="00C553DE">
      <w:pPr>
        <w:pStyle w:val="ListParagraph"/>
        <w:ind w:left="360"/>
        <w:jc w:val="both"/>
        <w:rPr>
          <w:rFonts w:ascii="Times New Roman" w:hAnsi="Times New Roman" w:cs="Times New Roman"/>
          <w:szCs w:val="20"/>
        </w:rPr>
      </w:pPr>
    </w:p>
    <w:p w14:paraId="65C75ED2" w14:textId="060FF747" w:rsidR="00C51A12" w:rsidRDefault="00C51A12" w:rsidP="00CD14DE">
      <w:pPr>
        <w:pStyle w:val="ListParagraph"/>
        <w:numPr>
          <w:ilvl w:val="0"/>
          <w:numId w:val="18"/>
        </w:numPr>
        <w:jc w:val="both"/>
        <w:rPr>
          <w:rFonts w:ascii="Times New Roman" w:hAnsi="Times New Roman" w:cs="Times New Roman"/>
          <w:b/>
          <w:bCs/>
          <w:sz w:val="24"/>
        </w:rPr>
      </w:pPr>
      <w:bookmarkStart w:id="83" w:name="_Hlk75648590"/>
      <w:r>
        <w:rPr>
          <w:rFonts w:ascii="Times New Roman" w:hAnsi="Times New Roman" w:cs="Times New Roman"/>
          <w:b/>
          <w:bCs/>
          <w:sz w:val="24"/>
        </w:rPr>
        <w:t>On all Labels</w:t>
      </w:r>
    </w:p>
    <w:p w14:paraId="5469AE48" w14:textId="77777777" w:rsidR="009C1071" w:rsidRDefault="009C1071" w:rsidP="00C51A12">
      <w:pPr>
        <w:pStyle w:val="ListParagraph"/>
        <w:ind w:left="1080"/>
        <w:jc w:val="both"/>
        <w:rPr>
          <w:rFonts w:ascii="Times New Roman" w:hAnsi="Times New Roman" w:cs="Times New Roman"/>
          <w:szCs w:val="20"/>
        </w:rPr>
      </w:pPr>
    </w:p>
    <w:p w14:paraId="46BBDD5D" w14:textId="43BD0BC3" w:rsidR="00DF104F" w:rsidRDefault="009C1071" w:rsidP="00DF104F">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On all Label model training time </w:t>
      </w:r>
      <w:r w:rsidR="00DF104F">
        <w:rPr>
          <w:rFonts w:ascii="Times New Roman" w:hAnsi="Times New Roman" w:cs="Times New Roman"/>
          <w:szCs w:val="20"/>
        </w:rPr>
        <w:t xml:space="preserve">calculated </w:t>
      </w:r>
      <w:r>
        <w:rPr>
          <w:rFonts w:ascii="Times New Roman" w:hAnsi="Times New Roman" w:cs="Times New Roman"/>
          <w:szCs w:val="20"/>
        </w:rPr>
        <w:t>is approx. 4</w:t>
      </w:r>
      <w:r w:rsidR="00A5241A">
        <w:rPr>
          <w:rFonts w:ascii="Times New Roman" w:hAnsi="Times New Roman" w:cs="Times New Roman"/>
          <w:szCs w:val="20"/>
        </w:rPr>
        <w:t xml:space="preserve">08 </w:t>
      </w:r>
      <w:r>
        <w:rPr>
          <w:rFonts w:ascii="Times New Roman" w:hAnsi="Times New Roman" w:cs="Times New Roman"/>
          <w:szCs w:val="20"/>
        </w:rPr>
        <w:t>seconds for SVM classifier while testing time is 0.1</w:t>
      </w:r>
      <w:r w:rsidR="00A5241A">
        <w:rPr>
          <w:rFonts w:ascii="Times New Roman" w:hAnsi="Times New Roman" w:cs="Times New Roman"/>
          <w:szCs w:val="20"/>
        </w:rPr>
        <w:t>52</w:t>
      </w:r>
      <w:r>
        <w:rPr>
          <w:rFonts w:ascii="Times New Roman" w:hAnsi="Times New Roman" w:cs="Times New Roman"/>
          <w:szCs w:val="20"/>
        </w:rPr>
        <w:t xml:space="preserve"> seconds. SVM model showed an accuracy of 94.</w:t>
      </w:r>
      <w:r w:rsidR="00A5241A">
        <w:rPr>
          <w:rFonts w:ascii="Times New Roman" w:hAnsi="Times New Roman" w:cs="Times New Roman"/>
          <w:szCs w:val="20"/>
        </w:rPr>
        <w:t>76</w:t>
      </w:r>
      <w:r>
        <w:rPr>
          <w:rFonts w:ascii="Times New Roman" w:hAnsi="Times New Roman" w:cs="Times New Roman"/>
          <w:szCs w:val="20"/>
        </w:rPr>
        <w:t>%.</w:t>
      </w:r>
      <w:r w:rsidR="00545219">
        <w:rPr>
          <w:rFonts w:ascii="Times New Roman" w:hAnsi="Times New Roman" w:cs="Times New Roman"/>
          <w:szCs w:val="20"/>
        </w:rPr>
        <w:t xml:space="preserve"> </w:t>
      </w:r>
    </w:p>
    <w:p w14:paraId="38F05A61" w14:textId="66A11392" w:rsidR="0032592B" w:rsidRPr="00DF104F" w:rsidRDefault="009C1071" w:rsidP="00DF104F">
      <w:pPr>
        <w:pStyle w:val="ListParagraph"/>
        <w:spacing w:line="360" w:lineRule="auto"/>
        <w:ind w:left="1080"/>
        <w:jc w:val="both"/>
        <w:rPr>
          <w:rFonts w:ascii="Times New Roman" w:hAnsi="Times New Roman" w:cs="Times New Roman"/>
          <w:szCs w:val="20"/>
        </w:rPr>
      </w:pPr>
      <w:r w:rsidRPr="00545219">
        <w:rPr>
          <w:rFonts w:ascii="Times New Roman" w:hAnsi="Times New Roman" w:cs="Times New Roman"/>
          <w:szCs w:val="20"/>
        </w:rPr>
        <w:t>Confusion matrix for SVM on all Labels is shown below:</w:t>
      </w:r>
    </w:p>
    <w:p w14:paraId="1CC5C017" w14:textId="77777777" w:rsidR="004932CF" w:rsidRDefault="00541628" w:rsidP="004932CF">
      <w:pPr>
        <w:keepNext/>
        <w:jc w:val="center"/>
      </w:pPr>
      <w:r>
        <w:rPr>
          <w:rFonts w:ascii="Times New Roman" w:hAnsi="Times New Roman" w:cs="Times New Roman"/>
          <w:noProof/>
          <w:szCs w:val="20"/>
        </w:rPr>
        <w:lastRenderedPageBreak/>
        <w:drawing>
          <wp:inline distT="0" distB="0" distL="0" distR="0" wp14:anchorId="04EC3E20" wp14:editId="33B6A469">
            <wp:extent cx="600456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004560" cy="2598420"/>
                    </a:xfrm>
                    <a:prstGeom prst="rect">
                      <a:avLst/>
                    </a:prstGeom>
                  </pic:spPr>
                </pic:pic>
              </a:graphicData>
            </a:graphic>
          </wp:inline>
        </w:drawing>
      </w:r>
    </w:p>
    <w:p w14:paraId="3F275FFE" w14:textId="7B0B5822" w:rsidR="009C1071" w:rsidRDefault="004932CF" w:rsidP="004932CF">
      <w:pPr>
        <w:pStyle w:val="Caption"/>
        <w:jc w:val="center"/>
        <w:rPr>
          <w:rFonts w:ascii="Times New Roman" w:hAnsi="Times New Roman" w:cs="Times New Roman"/>
          <w:szCs w:val="20"/>
        </w:rPr>
      </w:pPr>
      <w:bookmarkStart w:id="84" w:name="_Toc75694969"/>
      <w:bookmarkStart w:id="85" w:name="_Toc75872500"/>
      <w:r>
        <w:t xml:space="preserve">Figure </w:t>
      </w:r>
      <w:r w:rsidR="00FC29FB">
        <w:fldChar w:fldCharType="begin"/>
      </w:r>
      <w:r w:rsidR="00FC29FB">
        <w:instrText xml:space="preserve"> SEQ Figure \* ARABIC </w:instrText>
      </w:r>
      <w:r w:rsidR="00FC29FB">
        <w:fldChar w:fldCharType="separate"/>
      </w:r>
      <w:r w:rsidR="002F743D">
        <w:rPr>
          <w:noProof/>
        </w:rPr>
        <w:t>9</w:t>
      </w:r>
      <w:r w:rsidR="00FC29FB">
        <w:fldChar w:fldCharType="end"/>
      </w:r>
      <w:r w:rsidR="00CF5EAD">
        <w:t xml:space="preserve">    </w:t>
      </w:r>
      <w:r>
        <w:t>Confusion matrix plot for SVM classifier on all labels</w:t>
      </w:r>
      <w:bookmarkEnd w:id="84"/>
      <w:bookmarkEnd w:id="85"/>
    </w:p>
    <w:p w14:paraId="192E6AB0" w14:textId="77777777" w:rsidR="0032592B" w:rsidRPr="009C1071" w:rsidRDefault="0032592B" w:rsidP="009C1071">
      <w:pPr>
        <w:jc w:val="both"/>
        <w:rPr>
          <w:rFonts w:ascii="Times New Roman" w:hAnsi="Times New Roman" w:cs="Times New Roman"/>
          <w:szCs w:val="20"/>
        </w:rPr>
      </w:pPr>
    </w:p>
    <w:p w14:paraId="4917F643" w14:textId="618928FD" w:rsidR="00C51A12" w:rsidRDefault="00C51A12" w:rsidP="00CD14DE">
      <w:pPr>
        <w:pStyle w:val="ListParagraph"/>
        <w:numPr>
          <w:ilvl w:val="0"/>
          <w:numId w:val="18"/>
        </w:numPr>
        <w:jc w:val="both"/>
        <w:rPr>
          <w:rFonts w:ascii="Times New Roman" w:hAnsi="Times New Roman" w:cs="Times New Roman"/>
          <w:b/>
          <w:bCs/>
          <w:sz w:val="24"/>
        </w:rPr>
      </w:pPr>
      <w:r>
        <w:rPr>
          <w:rFonts w:ascii="Times New Roman" w:hAnsi="Times New Roman" w:cs="Times New Roman"/>
          <w:b/>
          <w:bCs/>
          <w:sz w:val="24"/>
        </w:rPr>
        <w:t>Binary Classification</w:t>
      </w:r>
    </w:p>
    <w:p w14:paraId="65F66021" w14:textId="37D2B33F" w:rsidR="009C1071" w:rsidRDefault="009C1071" w:rsidP="009C1071">
      <w:pPr>
        <w:pStyle w:val="ListParagraph"/>
        <w:ind w:left="1080"/>
        <w:jc w:val="both"/>
        <w:rPr>
          <w:rFonts w:ascii="Times New Roman" w:hAnsi="Times New Roman" w:cs="Times New Roman"/>
          <w:b/>
          <w:bCs/>
          <w:sz w:val="24"/>
        </w:rPr>
      </w:pPr>
    </w:p>
    <w:p w14:paraId="62FC8FEB" w14:textId="5D027C54" w:rsidR="00DF104F" w:rsidRDefault="009C1071" w:rsidP="00DF104F">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w:t>
      </w:r>
      <w:r w:rsidR="00A5241A">
        <w:rPr>
          <w:rFonts w:ascii="Times New Roman" w:hAnsi="Times New Roman" w:cs="Times New Roman"/>
          <w:szCs w:val="20"/>
        </w:rPr>
        <w:t xml:space="preserve">074 </w:t>
      </w:r>
      <w:r>
        <w:rPr>
          <w:rFonts w:ascii="Times New Roman" w:hAnsi="Times New Roman" w:cs="Times New Roman"/>
          <w:szCs w:val="20"/>
        </w:rPr>
        <w:t>seconds. In this model showed an accuracy of 92.</w:t>
      </w:r>
      <w:r w:rsidR="00A5241A">
        <w:rPr>
          <w:rFonts w:ascii="Times New Roman" w:hAnsi="Times New Roman" w:cs="Times New Roman"/>
          <w:szCs w:val="20"/>
        </w:rPr>
        <w:t>69</w:t>
      </w:r>
      <w:r>
        <w:rPr>
          <w:rFonts w:ascii="Times New Roman" w:hAnsi="Times New Roman" w:cs="Times New Roman"/>
          <w:szCs w:val="20"/>
        </w:rPr>
        <w:t>%.</w:t>
      </w:r>
      <w:r w:rsidR="00545219">
        <w:rPr>
          <w:rFonts w:ascii="Times New Roman" w:hAnsi="Times New Roman" w:cs="Times New Roman"/>
          <w:szCs w:val="20"/>
        </w:rPr>
        <w:t xml:space="preserve"> </w:t>
      </w:r>
    </w:p>
    <w:p w14:paraId="50DE1077" w14:textId="21C6CEE9" w:rsidR="00C553DE" w:rsidRDefault="009C1071" w:rsidP="00DF104F">
      <w:pPr>
        <w:pStyle w:val="ListParagraph"/>
        <w:spacing w:line="360" w:lineRule="auto"/>
        <w:ind w:left="1080"/>
        <w:jc w:val="both"/>
        <w:rPr>
          <w:rFonts w:ascii="Times New Roman" w:hAnsi="Times New Roman" w:cs="Times New Roman"/>
          <w:szCs w:val="20"/>
        </w:rPr>
      </w:pPr>
      <w:r w:rsidRPr="00545219">
        <w:rPr>
          <w:rFonts w:ascii="Times New Roman" w:hAnsi="Times New Roman" w:cs="Times New Roman"/>
          <w:szCs w:val="20"/>
        </w:rPr>
        <w:t>Confusion matrix for SVM on binary label is shown below:</w:t>
      </w:r>
    </w:p>
    <w:p w14:paraId="37E45EC7" w14:textId="4F14D8A6" w:rsidR="004932CF" w:rsidRDefault="004932CF" w:rsidP="00991446">
      <w:pPr>
        <w:pStyle w:val="ListParagraph"/>
        <w:ind w:left="1080"/>
        <w:jc w:val="both"/>
        <w:rPr>
          <w:rFonts w:ascii="Times New Roman" w:hAnsi="Times New Roman" w:cs="Times New Roman"/>
          <w:szCs w:val="20"/>
        </w:rPr>
      </w:pPr>
    </w:p>
    <w:p w14:paraId="6DC848C5" w14:textId="77777777" w:rsidR="004932CF" w:rsidRPr="00991446" w:rsidRDefault="004932CF" w:rsidP="00991446">
      <w:pPr>
        <w:pStyle w:val="ListParagraph"/>
        <w:ind w:left="1080"/>
        <w:jc w:val="both"/>
        <w:rPr>
          <w:rFonts w:ascii="Times New Roman" w:hAnsi="Times New Roman" w:cs="Times New Roman"/>
          <w:szCs w:val="20"/>
        </w:rPr>
      </w:pPr>
    </w:p>
    <w:p w14:paraId="2ED3B438" w14:textId="77777777" w:rsidR="004932CF" w:rsidRDefault="00541628" w:rsidP="004932CF">
      <w:pPr>
        <w:pStyle w:val="ListParagraph"/>
        <w:keepNext/>
        <w:ind w:left="1080"/>
        <w:jc w:val="both"/>
      </w:pPr>
      <w:r>
        <w:rPr>
          <w:rFonts w:ascii="Times New Roman" w:hAnsi="Times New Roman" w:cs="Times New Roman"/>
          <w:noProof/>
          <w:szCs w:val="20"/>
        </w:rPr>
        <w:drawing>
          <wp:inline distT="0" distB="0" distL="0" distR="0" wp14:anchorId="18F41934" wp14:editId="2A2BDA01">
            <wp:extent cx="5048250" cy="2468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48250" cy="2468880"/>
                    </a:xfrm>
                    <a:prstGeom prst="rect">
                      <a:avLst/>
                    </a:prstGeom>
                  </pic:spPr>
                </pic:pic>
              </a:graphicData>
            </a:graphic>
          </wp:inline>
        </w:drawing>
      </w:r>
    </w:p>
    <w:p w14:paraId="4AFD991A" w14:textId="7DF2E399" w:rsidR="009C1071" w:rsidRDefault="004932CF" w:rsidP="004932CF">
      <w:pPr>
        <w:pStyle w:val="Caption"/>
        <w:jc w:val="center"/>
        <w:rPr>
          <w:rFonts w:ascii="Times New Roman" w:hAnsi="Times New Roman" w:cs="Times New Roman"/>
          <w:szCs w:val="20"/>
        </w:rPr>
      </w:pPr>
      <w:bookmarkStart w:id="86" w:name="_Toc75694970"/>
      <w:bookmarkStart w:id="87" w:name="_Toc75872501"/>
      <w:r>
        <w:t xml:space="preserve">Figure </w:t>
      </w:r>
      <w:r w:rsidR="00FC29FB">
        <w:fldChar w:fldCharType="begin"/>
      </w:r>
      <w:r w:rsidR="00FC29FB">
        <w:instrText xml:space="preserve"> SEQ Figure \* ARABIC </w:instrText>
      </w:r>
      <w:r w:rsidR="00FC29FB">
        <w:fldChar w:fldCharType="separate"/>
      </w:r>
      <w:r w:rsidR="002F743D">
        <w:rPr>
          <w:noProof/>
        </w:rPr>
        <w:t>10</w:t>
      </w:r>
      <w:r w:rsidR="00FC29FB">
        <w:fldChar w:fldCharType="end"/>
      </w:r>
      <w:r w:rsidR="00CF5EAD">
        <w:t xml:space="preserve">   </w:t>
      </w:r>
      <w:r>
        <w:t>Confusion matrix plot of SVM on Binary classification</w:t>
      </w:r>
      <w:bookmarkEnd w:id="86"/>
      <w:bookmarkEnd w:id="87"/>
    </w:p>
    <w:p w14:paraId="6F142BB9" w14:textId="77777777" w:rsidR="00541628" w:rsidRPr="00DF70E3" w:rsidRDefault="00541628" w:rsidP="00DF70E3">
      <w:pPr>
        <w:jc w:val="both"/>
        <w:rPr>
          <w:rFonts w:ascii="Times New Roman" w:hAnsi="Times New Roman" w:cs="Times New Roman"/>
          <w:szCs w:val="20"/>
        </w:rPr>
      </w:pPr>
    </w:p>
    <w:p w14:paraId="5D6EEBDD" w14:textId="23EDA51C" w:rsidR="00C51A12" w:rsidRDefault="00C51A12" w:rsidP="00CD14DE">
      <w:pPr>
        <w:pStyle w:val="ListParagraph"/>
        <w:numPr>
          <w:ilvl w:val="0"/>
          <w:numId w:val="18"/>
        </w:numPr>
        <w:jc w:val="both"/>
        <w:rPr>
          <w:rFonts w:ascii="Times New Roman" w:hAnsi="Times New Roman" w:cs="Times New Roman"/>
          <w:b/>
          <w:bCs/>
          <w:sz w:val="24"/>
        </w:rPr>
      </w:pPr>
      <w:r>
        <w:rPr>
          <w:rFonts w:ascii="Times New Roman" w:hAnsi="Times New Roman" w:cs="Times New Roman"/>
          <w:b/>
          <w:bCs/>
          <w:sz w:val="24"/>
        </w:rPr>
        <w:t>Multi-class classification</w:t>
      </w:r>
    </w:p>
    <w:p w14:paraId="4A2CBF41" w14:textId="77777777" w:rsidR="009C1071" w:rsidRDefault="009C1071" w:rsidP="009C1071">
      <w:pPr>
        <w:pStyle w:val="ListParagraph"/>
        <w:ind w:left="1080"/>
        <w:jc w:val="both"/>
        <w:rPr>
          <w:rFonts w:ascii="Times New Roman" w:hAnsi="Times New Roman" w:cs="Times New Roman"/>
          <w:szCs w:val="20"/>
        </w:rPr>
      </w:pPr>
    </w:p>
    <w:p w14:paraId="2C4EDAA8" w14:textId="77F636E2" w:rsidR="00C553DE" w:rsidRPr="00DF70E3" w:rsidRDefault="009C1071"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w:t>
      </w:r>
      <w:r w:rsidR="00A5241A">
        <w:rPr>
          <w:rFonts w:ascii="Times New Roman" w:hAnsi="Times New Roman" w:cs="Times New Roman"/>
          <w:szCs w:val="20"/>
        </w:rPr>
        <w:t xml:space="preserve">52 </w:t>
      </w:r>
      <w:r>
        <w:rPr>
          <w:rFonts w:ascii="Times New Roman" w:hAnsi="Times New Roman" w:cs="Times New Roman"/>
          <w:szCs w:val="20"/>
        </w:rPr>
        <w:t>seconds and testing time being 0.</w:t>
      </w:r>
      <w:r w:rsidR="00A5241A">
        <w:rPr>
          <w:rFonts w:ascii="Times New Roman" w:hAnsi="Times New Roman" w:cs="Times New Roman"/>
          <w:szCs w:val="20"/>
        </w:rPr>
        <w:t>124</w:t>
      </w:r>
      <w:r>
        <w:rPr>
          <w:rFonts w:ascii="Times New Roman" w:hAnsi="Times New Roman" w:cs="Times New Roman"/>
          <w:szCs w:val="20"/>
        </w:rPr>
        <w:t xml:space="preserve"> seconds. In this model showed an accuracy of 9</w:t>
      </w:r>
      <w:r w:rsidR="001801DD">
        <w:rPr>
          <w:rFonts w:ascii="Times New Roman" w:hAnsi="Times New Roman" w:cs="Times New Roman"/>
          <w:szCs w:val="20"/>
        </w:rPr>
        <w:t>4.</w:t>
      </w:r>
      <w:r w:rsidR="00A5241A">
        <w:rPr>
          <w:rFonts w:ascii="Times New Roman" w:hAnsi="Times New Roman" w:cs="Times New Roman"/>
          <w:szCs w:val="20"/>
        </w:rPr>
        <w:t>34</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SVM on </w:t>
      </w:r>
      <w:r w:rsidR="001801DD" w:rsidRPr="00C553DE">
        <w:rPr>
          <w:rFonts w:ascii="Times New Roman" w:hAnsi="Times New Roman" w:cs="Times New Roman"/>
          <w:szCs w:val="20"/>
        </w:rPr>
        <w:t>multi-class</w:t>
      </w:r>
      <w:r w:rsidRPr="00C553DE">
        <w:rPr>
          <w:rFonts w:ascii="Times New Roman" w:hAnsi="Times New Roman" w:cs="Times New Roman"/>
          <w:szCs w:val="20"/>
        </w:rPr>
        <w:t xml:space="preserve"> label is shown below:</w:t>
      </w:r>
    </w:p>
    <w:p w14:paraId="63FB3AD1" w14:textId="77777777" w:rsidR="004932CF" w:rsidRDefault="00541628" w:rsidP="004932CF">
      <w:pPr>
        <w:pStyle w:val="ListParagraph"/>
        <w:keepNext/>
        <w:ind w:left="1080"/>
        <w:jc w:val="both"/>
      </w:pPr>
      <w:r>
        <w:rPr>
          <w:rFonts w:ascii="Times New Roman" w:hAnsi="Times New Roman" w:cs="Times New Roman"/>
          <w:b/>
          <w:bCs/>
          <w:noProof/>
          <w:sz w:val="24"/>
        </w:rPr>
        <w:lastRenderedPageBreak/>
        <w:drawing>
          <wp:inline distT="0" distB="0" distL="0" distR="0" wp14:anchorId="3A5CE1A3" wp14:editId="113E29EB">
            <wp:extent cx="5238750"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238750" cy="2560320"/>
                    </a:xfrm>
                    <a:prstGeom prst="rect">
                      <a:avLst/>
                    </a:prstGeom>
                  </pic:spPr>
                </pic:pic>
              </a:graphicData>
            </a:graphic>
          </wp:inline>
        </w:drawing>
      </w:r>
    </w:p>
    <w:p w14:paraId="36201244" w14:textId="507177FF" w:rsidR="00F035D1" w:rsidRDefault="004932CF" w:rsidP="004932CF">
      <w:pPr>
        <w:pStyle w:val="Caption"/>
        <w:jc w:val="center"/>
      </w:pPr>
      <w:bookmarkStart w:id="88" w:name="_Toc75694971"/>
      <w:bookmarkStart w:id="89" w:name="_Toc75872502"/>
      <w:r>
        <w:t xml:space="preserve">Figure </w:t>
      </w:r>
      <w:r w:rsidR="00FC29FB">
        <w:fldChar w:fldCharType="begin"/>
      </w:r>
      <w:r w:rsidR="00FC29FB">
        <w:instrText xml:space="preserve"> SEQ Figure \* ARABIC </w:instrText>
      </w:r>
      <w:r w:rsidR="00FC29FB">
        <w:fldChar w:fldCharType="separate"/>
      </w:r>
      <w:r w:rsidR="002F743D">
        <w:rPr>
          <w:noProof/>
        </w:rPr>
        <w:t>11</w:t>
      </w:r>
      <w:r w:rsidR="00FC29FB">
        <w:fldChar w:fldCharType="end"/>
      </w:r>
      <w:r w:rsidR="00CF5EAD">
        <w:t xml:space="preserve">   </w:t>
      </w:r>
      <w:r w:rsidRPr="00A41333">
        <w:t xml:space="preserve">Confusion matrix plot of SVM on </w:t>
      </w:r>
      <w:r>
        <w:t>multi-class</w:t>
      </w:r>
      <w:r w:rsidRPr="00A41333">
        <w:t xml:space="preserve"> classification</w:t>
      </w:r>
      <w:bookmarkEnd w:id="83"/>
      <w:bookmarkEnd w:id="88"/>
      <w:bookmarkEnd w:id="89"/>
    </w:p>
    <w:p w14:paraId="75530252" w14:textId="77777777" w:rsidR="00DF70E3" w:rsidRPr="00DF70E3" w:rsidRDefault="00DF70E3" w:rsidP="00DF70E3">
      <w:pPr>
        <w:rPr>
          <w:lang w:val="en-IN"/>
        </w:rPr>
      </w:pPr>
    </w:p>
    <w:p w14:paraId="61AF4248" w14:textId="5FB9D06C" w:rsidR="00250D21" w:rsidRPr="00250D21"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t>Decision Tree</w:t>
      </w:r>
    </w:p>
    <w:p w14:paraId="074AF540" w14:textId="16A5624E" w:rsidR="00250D21" w:rsidRDefault="00250D21" w:rsidP="00250D21">
      <w:pPr>
        <w:pStyle w:val="ListParagraph"/>
        <w:ind w:left="360"/>
        <w:jc w:val="both"/>
        <w:rPr>
          <w:rFonts w:ascii="Times New Roman" w:hAnsi="Times New Roman" w:cs="Times New Roman"/>
          <w:b/>
          <w:bCs/>
          <w:sz w:val="24"/>
        </w:rPr>
      </w:pPr>
    </w:p>
    <w:p w14:paraId="1113448E" w14:textId="14D07821" w:rsid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On all Labels</w:t>
      </w:r>
    </w:p>
    <w:p w14:paraId="1C9D40D7" w14:textId="57CD2A15" w:rsidR="00117999" w:rsidRDefault="00117999" w:rsidP="00117999">
      <w:pPr>
        <w:pStyle w:val="ListParagraph"/>
        <w:ind w:left="1080"/>
        <w:jc w:val="both"/>
        <w:rPr>
          <w:rFonts w:ascii="Times New Roman" w:hAnsi="Times New Roman" w:cs="Times New Roman"/>
          <w:b/>
          <w:bCs/>
          <w:sz w:val="24"/>
        </w:rPr>
      </w:pPr>
    </w:p>
    <w:p w14:paraId="0744E87C" w14:textId="269EA744" w:rsidR="00B6507A"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32592B">
        <w:rPr>
          <w:rFonts w:ascii="Times New Roman" w:hAnsi="Times New Roman" w:cs="Times New Roman"/>
          <w:szCs w:val="20"/>
        </w:rPr>
        <w:t>112.</w:t>
      </w:r>
      <w:r w:rsidR="00A5241A">
        <w:rPr>
          <w:rFonts w:ascii="Times New Roman" w:hAnsi="Times New Roman" w:cs="Times New Roman"/>
          <w:szCs w:val="20"/>
        </w:rPr>
        <w:t>54</w:t>
      </w:r>
      <w:r>
        <w:rPr>
          <w:rFonts w:ascii="Times New Roman" w:hAnsi="Times New Roman" w:cs="Times New Roman"/>
          <w:szCs w:val="20"/>
        </w:rPr>
        <w:t xml:space="preserve"> seconds for</w:t>
      </w:r>
      <w:r w:rsidR="00B6507A">
        <w:rPr>
          <w:rFonts w:ascii="Times New Roman" w:hAnsi="Times New Roman" w:cs="Times New Roman"/>
          <w:szCs w:val="20"/>
        </w:rPr>
        <w:t xml:space="preserve"> Decision Tree</w:t>
      </w:r>
      <w:r>
        <w:rPr>
          <w:rFonts w:ascii="Times New Roman" w:hAnsi="Times New Roman" w:cs="Times New Roman"/>
          <w:szCs w:val="20"/>
        </w:rPr>
        <w:t xml:space="preserve"> classifier while testing time is 0.</w:t>
      </w:r>
      <w:r w:rsidR="00A5241A">
        <w:rPr>
          <w:rFonts w:ascii="Times New Roman" w:hAnsi="Times New Roman" w:cs="Times New Roman"/>
          <w:szCs w:val="20"/>
        </w:rPr>
        <w:t>242</w:t>
      </w:r>
      <w:r>
        <w:rPr>
          <w:rFonts w:ascii="Times New Roman" w:hAnsi="Times New Roman" w:cs="Times New Roman"/>
          <w:szCs w:val="20"/>
        </w:rPr>
        <w:t xml:space="preserve"> seconds. </w:t>
      </w:r>
      <w:r w:rsidR="00B6507A">
        <w:rPr>
          <w:rFonts w:ascii="Times New Roman" w:hAnsi="Times New Roman" w:cs="Times New Roman"/>
          <w:szCs w:val="20"/>
        </w:rPr>
        <w:t>Decision tree</w:t>
      </w:r>
      <w:r>
        <w:rPr>
          <w:rFonts w:ascii="Times New Roman" w:hAnsi="Times New Roman" w:cs="Times New Roman"/>
          <w:szCs w:val="20"/>
        </w:rPr>
        <w:t xml:space="preserve"> model showed an accuracy of 9</w:t>
      </w:r>
      <w:r w:rsidR="00B6507A">
        <w:rPr>
          <w:rFonts w:ascii="Times New Roman" w:hAnsi="Times New Roman" w:cs="Times New Roman"/>
          <w:szCs w:val="20"/>
        </w:rPr>
        <w:t>9.9</w:t>
      </w:r>
      <w:r w:rsidR="00A5241A">
        <w:rPr>
          <w:rFonts w:ascii="Times New Roman" w:hAnsi="Times New Roman" w:cs="Times New Roman"/>
          <w:szCs w:val="20"/>
        </w:rPr>
        <w:t>6</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Decision</w:t>
      </w:r>
      <w:r w:rsidRPr="00C553DE">
        <w:rPr>
          <w:rFonts w:ascii="Times New Roman" w:hAnsi="Times New Roman" w:cs="Times New Roman"/>
          <w:szCs w:val="20"/>
        </w:rPr>
        <w:t xml:space="preserve"> </w:t>
      </w:r>
      <w:r w:rsidR="00B6507A" w:rsidRPr="00C553DE">
        <w:rPr>
          <w:rFonts w:ascii="Times New Roman" w:hAnsi="Times New Roman" w:cs="Times New Roman"/>
          <w:szCs w:val="20"/>
        </w:rPr>
        <w:t xml:space="preserve">tree classifier </w:t>
      </w:r>
      <w:r w:rsidRPr="00C553DE">
        <w:rPr>
          <w:rFonts w:ascii="Times New Roman" w:hAnsi="Times New Roman" w:cs="Times New Roman"/>
          <w:szCs w:val="20"/>
        </w:rPr>
        <w:t>on all Labels is shown below:</w:t>
      </w:r>
    </w:p>
    <w:p w14:paraId="3DC98FB4" w14:textId="77777777" w:rsidR="005967D3" w:rsidRPr="00991446" w:rsidRDefault="005967D3" w:rsidP="00991446">
      <w:pPr>
        <w:pStyle w:val="ListParagraph"/>
        <w:ind w:left="1080"/>
        <w:jc w:val="both"/>
        <w:rPr>
          <w:rFonts w:ascii="Times New Roman" w:hAnsi="Times New Roman" w:cs="Times New Roman"/>
          <w:szCs w:val="20"/>
        </w:rPr>
      </w:pPr>
    </w:p>
    <w:p w14:paraId="38FCC5EB" w14:textId="77777777" w:rsidR="005967D3" w:rsidRDefault="00541628" w:rsidP="005967D3">
      <w:pPr>
        <w:pStyle w:val="ListParagraph"/>
        <w:keepNext/>
        <w:ind w:left="1080"/>
        <w:jc w:val="both"/>
      </w:pPr>
      <w:r>
        <w:rPr>
          <w:rFonts w:ascii="Times New Roman" w:hAnsi="Times New Roman" w:cs="Times New Roman"/>
          <w:b/>
          <w:bCs/>
          <w:noProof/>
          <w:sz w:val="24"/>
        </w:rPr>
        <w:drawing>
          <wp:inline distT="0" distB="0" distL="0" distR="0" wp14:anchorId="29D4DD5C" wp14:editId="435DAEB2">
            <wp:extent cx="5035550" cy="2278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035550" cy="2278380"/>
                    </a:xfrm>
                    <a:prstGeom prst="rect">
                      <a:avLst/>
                    </a:prstGeom>
                  </pic:spPr>
                </pic:pic>
              </a:graphicData>
            </a:graphic>
          </wp:inline>
        </w:drawing>
      </w:r>
    </w:p>
    <w:p w14:paraId="654BF040" w14:textId="3650376C" w:rsidR="005967D3" w:rsidRPr="00DF70E3" w:rsidRDefault="005967D3" w:rsidP="00DF70E3">
      <w:pPr>
        <w:pStyle w:val="Caption"/>
        <w:jc w:val="center"/>
        <w:rPr>
          <w:rFonts w:ascii="Times New Roman" w:hAnsi="Times New Roman" w:cs="Times New Roman"/>
          <w:b w:val="0"/>
          <w:bCs w:val="0"/>
          <w:sz w:val="24"/>
        </w:rPr>
      </w:pPr>
      <w:bookmarkStart w:id="90" w:name="_Toc75694972"/>
      <w:bookmarkStart w:id="91" w:name="_Toc75872503"/>
      <w:r>
        <w:t xml:space="preserve">Figure </w:t>
      </w:r>
      <w:r w:rsidR="00FC29FB">
        <w:fldChar w:fldCharType="begin"/>
      </w:r>
      <w:r w:rsidR="00FC29FB">
        <w:instrText xml:space="preserve"> SEQ Figure \* ARABIC </w:instrText>
      </w:r>
      <w:r w:rsidR="00FC29FB">
        <w:fldChar w:fldCharType="separate"/>
      </w:r>
      <w:r w:rsidR="002F743D">
        <w:rPr>
          <w:noProof/>
        </w:rPr>
        <w:t>12</w:t>
      </w:r>
      <w:r w:rsidR="00FC29FB">
        <w:fldChar w:fldCharType="end"/>
      </w:r>
      <w:r w:rsidR="00CF5EAD">
        <w:t xml:space="preserve">   </w:t>
      </w:r>
      <w:r w:rsidRPr="00E465CA">
        <w:t xml:space="preserve">Confusion matrix plot of </w:t>
      </w:r>
      <w:r>
        <w:t>Decision tree</w:t>
      </w:r>
      <w:r w:rsidRPr="00E465CA">
        <w:t xml:space="preserve"> on </w:t>
      </w:r>
      <w:r>
        <w:t>all labels</w:t>
      </w:r>
      <w:bookmarkEnd w:id="90"/>
      <w:bookmarkEnd w:id="91"/>
    </w:p>
    <w:p w14:paraId="44810CB4" w14:textId="77777777" w:rsidR="00541628" w:rsidRDefault="00541628" w:rsidP="00541628">
      <w:pPr>
        <w:pStyle w:val="ListParagraph"/>
        <w:ind w:left="1080"/>
        <w:jc w:val="both"/>
        <w:rPr>
          <w:rFonts w:ascii="Times New Roman" w:hAnsi="Times New Roman" w:cs="Times New Roman"/>
          <w:b/>
          <w:bCs/>
          <w:sz w:val="24"/>
        </w:rPr>
      </w:pPr>
    </w:p>
    <w:p w14:paraId="2B39C5C4" w14:textId="24A5B9DD" w:rsid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Binary Classification</w:t>
      </w:r>
    </w:p>
    <w:p w14:paraId="72764B3F" w14:textId="76BC3C57" w:rsidR="00541628" w:rsidRDefault="00541628" w:rsidP="00541628">
      <w:pPr>
        <w:pStyle w:val="ListParagraph"/>
        <w:rPr>
          <w:rFonts w:ascii="Times New Roman" w:hAnsi="Times New Roman" w:cs="Times New Roman"/>
          <w:b/>
          <w:bCs/>
          <w:sz w:val="24"/>
        </w:rPr>
      </w:pPr>
    </w:p>
    <w:p w14:paraId="2E63DCED" w14:textId="07317278" w:rsidR="00117999" w:rsidRPr="00DF70E3"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In Binary Classification model training time was 1</w:t>
      </w:r>
      <w:r w:rsidR="00A5241A">
        <w:rPr>
          <w:rFonts w:ascii="Times New Roman" w:hAnsi="Times New Roman" w:cs="Times New Roman"/>
          <w:szCs w:val="20"/>
        </w:rPr>
        <w:t>0</w:t>
      </w:r>
      <w:r w:rsidR="00B6507A">
        <w:rPr>
          <w:rFonts w:ascii="Times New Roman" w:hAnsi="Times New Roman" w:cs="Times New Roman"/>
          <w:szCs w:val="20"/>
        </w:rPr>
        <w:t>3</w:t>
      </w:r>
      <w:r>
        <w:rPr>
          <w:rFonts w:ascii="Times New Roman" w:hAnsi="Times New Roman" w:cs="Times New Roman"/>
          <w:szCs w:val="20"/>
        </w:rPr>
        <w:t xml:space="preserve"> seconds and testing time being 0.</w:t>
      </w:r>
      <w:r w:rsidR="00B6507A">
        <w:rPr>
          <w:rFonts w:ascii="Times New Roman" w:hAnsi="Times New Roman" w:cs="Times New Roman"/>
          <w:szCs w:val="20"/>
        </w:rPr>
        <w:t>1</w:t>
      </w:r>
      <w:r w:rsidR="00A5241A">
        <w:rPr>
          <w:rFonts w:ascii="Times New Roman" w:hAnsi="Times New Roman" w:cs="Times New Roman"/>
          <w:szCs w:val="20"/>
        </w:rPr>
        <w:t>8</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w:t>
      </w:r>
      <w:r w:rsidR="00A5241A">
        <w:rPr>
          <w:rFonts w:ascii="Times New Roman" w:hAnsi="Times New Roman" w:cs="Times New Roman"/>
          <w:szCs w:val="20"/>
        </w:rPr>
        <w:t>6</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 xml:space="preserve">Decision tree classifier </w:t>
      </w:r>
      <w:r w:rsidRPr="00C553DE">
        <w:rPr>
          <w:rFonts w:ascii="Times New Roman" w:hAnsi="Times New Roman" w:cs="Times New Roman"/>
          <w:szCs w:val="20"/>
        </w:rPr>
        <w:t>on binary label is shown below:</w:t>
      </w:r>
    </w:p>
    <w:p w14:paraId="4D32CF7A" w14:textId="77777777" w:rsidR="005967D3" w:rsidRDefault="00991446" w:rsidP="005967D3">
      <w:pPr>
        <w:pStyle w:val="ListParagraph"/>
        <w:keepNext/>
        <w:jc w:val="center"/>
      </w:pPr>
      <w:r>
        <w:rPr>
          <w:rFonts w:ascii="Times New Roman" w:hAnsi="Times New Roman" w:cs="Times New Roman"/>
          <w:b/>
          <w:bCs/>
          <w:noProof/>
          <w:sz w:val="24"/>
        </w:rPr>
        <w:lastRenderedPageBreak/>
        <w:drawing>
          <wp:inline distT="0" distB="0" distL="0" distR="0" wp14:anchorId="45FF6425" wp14:editId="760654A4">
            <wp:extent cx="478155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781550" cy="2270760"/>
                    </a:xfrm>
                    <a:prstGeom prst="rect">
                      <a:avLst/>
                    </a:prstGeom>
                  </pic:spPr>
                </pic:pic>
              </a:graphicData>
            </a:graphic>
          </wp:inline>
        </w:drawing>
      </w:r>
    </w:p>
    <w:p w14:paraId="643905AC" w14:textId="6B176598" w:rsidR="00541628" w:rsidRDefault="005967D3" w:rsidP="005967D3">
      <w:pPr>
        <w:pStyle w:val="Caption"/>
        <w:jc w:val="center"/>
      </w:pPr>
      <w:bookmarkStart w:id="92" w:name="_Toc75694973"/>
      <w:bookmarkStart w:id="93" w:name="_Toc75872504"/>
      <w:r>
        <w:t xml:space="preserve">Figure </w:t>
      </w:r>
      <w:r w:rsidR="00FC29FB">
        <w:fldChar w:fldCharType="begin"/>
      </w:r>
      <w:r w:rsidR="00FC29FB">
        <w:instrText xml:space="preserve"> SEQ Figure \* ARABIC </w:instrText>
      </w:r>
      <w:r w:rsidR="00FC29FB">
        <w:fldChar w:fldCharType="separate"/>
      </w:r>
      <w:r w:rsidR="002F743D">
        <w:rPr>
          <w:noProof/>
        </w:rPr>
        <w:t>13</w:t>
      </w:r>
      <w:r w:rsidR="00FC29FB">
        <w:fldChar w:fldCharType="end"/>
      </w:r>
      <w:r>
        <w:t xml:space="preserve"> </w:t>
      </w:r>
      <w:r w:rsidRPr="008B6ED7">
        <w:t xml:space="preserve">   Confusion matrix plot of </w:t>
      </w:r>
      <w:r>
        <w:t>Decision tree</w:t>
      </w:r>
      <w:r w:rsidRPr="008B6ED7">
        <w:t xml:space="preserve"> on </w:t>
      </w:r>
      <w:r>
        <w:t>binary</w:t>
      </w:r>
      <w:r w:rsidRPr="008B6ED7">
        <w:t xml:space="preserve"> classification</w:t>
      </w:r>
      <w:bookmarkEnd w:id="92"/>
      <w:bookmarkEnd w:id="93"/>
    </w:p>
    <w:p w14:paraId="7220485A" w14:textId="77777777" w:rsidR="00DF70E3" w:rsidRPr="00DF70E3" w:rsidRDefault="00DF70E3" w:rsidP="00DF70E3">
      <w:pPr>
        <w:rPr>
          <w:lang w:val="en-IN"/>
        </w:rPr>
      </w:pPr>
    </w:p>
    <w:p w14:paraId="6264C34C" w14:textId="77777777" w:rsidR="00C51A12" w:rsidRP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Multi-class classification</w:t>
      </w:r>
    </w:p>
    <w:p w14:paraId="61B8FEC9" w14:textId="7A9B9549" w:rsidR="00C51A12" w:rsidRDefault="00C51A12" w:rsidP="00250D21">
      <w:pPr>
        <w:pStyle w:val="ListParagraph"/>
        <w:ind w:left="360"/>
        <w:jc w:val="both"/>
        <w:rPr>
          <w:rFonts w:ascii="Times New Roman" w:hAnsi="Times New Roman" w:cs="Times New Roman"/>
          <w:b/>
          <w:bCs/>
          <w:sz w:val="24"/>
        </w:rPr>
      </w:pPr>
    </w:p>
    <w:p w14:paraId="3DD3BD92" w14:textId="54579C6C" w:rsidR="00117999" w:rsidRPr="00C553DE"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A5241A">
        <w:rPr>
          <w:rFonts w:ascii="Times New Roman" w:hAnsi="Times New Roman" w:cs="Times New Roman"/>
          <w:szCs w:val="20"/>
        </w:rPr>
        <w:t>89.94</w:t>
      </w:r>
      <w:r>
        <w:rPr>
          <w:rFonts w:ascii="Times New Roman" w:hAnsi="Times New Roman" w:cs="Times New Roman"/>
          <w:szCs w:val="20"/>
        </w:rPr>
        <w:t xml:space="preserve"> seconds and testing time being 0.</w:t>
      </w:r>
      <w:r w:rsidR="00A5241A">
        <w:rPr>
          <w:rFonts w:ascii="Times New Roman" w:hAnsi="Times New Roman" w:cs="Times New Roman"/>
          <w:szCs w:val="20"/>
        </w:rPr>
        <w:t>125</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w:t>
      </w:r>
      <w:r w:rsidR="00A5241A">
        <w:rPr>
          <w:rFonts w:ascii="Times New Roman" w:hAnsi="Times New Roman" w:cs="Times New Roman"/>
          <w:szCs w:val="20"/>
        </w:rPr>
        <w:t>6</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Decision tree classifier</w:t>
      </w:r>
      <w:r w:rsidRPr="00C553DE">
        <w:rPr>
          <w:rFonts w:ascii="Times New Roman" w:hAnsi="Times New Roman" w:cs="Times New Roman"/>
          <w:szCs w:val="20"/>
        </w:rPr>
        <w:t xml:space="preserve"> on multi-class label is shown below:</w:t>
      </w:r>
    </w:p>
    <w:p w14:paraId="3DBB10C0" w14:textId="77777777" w:rsidR="00541628" w:rsidRDefault="00541628" w:rsidP="00541628">
      <w:pPr>
        <w:pStyle w:val="ListParagraph"/>
        <w:ind w:left="1080"/>
        <w:jc w:val="both"/>
        <w:rPr>
          <w:rFonts w:ascii="Times New Roman" w:hAnsi="Times New Roman" w:cs="Times New Roman"/>
          <w:b/>
          <w:bCs/>
          <w:sz w:val="24"/>
        </w:rPr>
      </w:pPr>
    </w:p>
    <w:p w14:paraId="4624EC4E" w14:textId="77777777" w:rsidR="005967D3" w:rsidRDefault="00541628" w:rsidP="005967D3">
      <w:pPr>
        <w:pStyle w:val="ListParagraph"/>
        <w:keepNext/>
        <w:ind w:left="360"/>
        <w:jc w:val="center"/>
      </w:pPr>
      <w:r>
        <w:rPr>
          <w:rFonts w:ascii="Times New Roman" w:hAnsi="Times New Roman" w:cs="Times New Roman"/>
          <w:b/>
          <w:bCs/>
          <w:noProof/>
          <w:sz w:val="24"/>
        </w:rPr>
        <w:drawing>
          <wp:inline distT="0" distB="0" distL="0" distR="0" wp14:anchorId="2D981102" wp14:editId="439549F0">
            <wp:extent cx="573151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098AE266" w14:textId="3C71709E" w:rsidR="00C51A12" w:rsidRDefault="005967D3" w:rsidP="00DF70E3">
      <w:pPr>
        <w:pStyle w:val="Caption"/>
        <w:jc w:val="center"/>
      </w:pPr>
      <w:bookmarkStart w:id="94" w:name="_Toc75694974"/>
      <w:bookmarkStart w:id="95" w:name="_Toc75872505"/>
      <w:r>
        <w:t xml:space="preserve">Figure </w:t>
      </w:r>
      <w:r w:rsidR="00FC29FB">
        <w:fldChar w:fldCharType="begin"/>
      </w:r>
      <w:r w:rsidR="00FC29FB">
        <w:instrText xml:space="preserve"> SEQ Figure \* ARABIC </w:instrText>
      </w:r>
      <w:r w:rsidR="00FC29FB">
        <w:fldChar w:fldCharType="separate"/>
      </w:r>
      <w:r w:rsidR="002F743D">
        <w:rPr>
          <w:noProof/>
        </w:rPr>
        <w:t>14</w:t>
      </w:r>
      <w:r w:rsidR="00FC29FB">
        <w:fldChar w:fldCharType="end"/>
      </w:r>
      <w:r w:rsidRPr="001F28B6">
        <w:t xml:space="preserve">    Confusion matrix plot of Decision tree on </w:t>
      </w:r>
      <w:r>
        <w:t>multi-class</w:t>
      </w:r>
      <w:r w:rsidRPr="001F28B6">
        <w:t xml:space="preserve"> classification</w:t>
      </w:r>
      <w:bookmarkEnd w:id="94"/>
      <w:bookmarkEnd w:id="95"/>
    </w:p>
    <w:p w14:paraId="7A6C4AE2" w14:textId="77777777" w:rsidR="00DF70E3" w:rsidRPr="00DF70E3" w:rsidRDefault="00DF70E3" w:rsidP="00DF70E3">
      <w:pPr>
        <w:rPr>
          <w:lang w:val="en-IN"/>
        </w:rPr>
      </w:pPr>
    </w:p>
    <w:p w14:paraId="0C717B48" w14:textId="212A67F0" w:rsidR="00C51A12"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t>Naïve Bayes</w:t>
      </w:r>
    </w:p>
    <w:p w14:paraId="72E233B5" w14:textId="77777777" w:rsidR="00C51A12" w:rsidRDefault="00C51A12" w:rsidP="00C51A12">
      <w:pPr>
        <w:pStyle w:val="ListParagraph"/>
        <w:ind w:left="360"/>
        <w:jc w:val="both"/>
        <w:rPr>
          <w:rFonts w:ascii="Times New Roman" w:hAnsi="Times New Roman" w:cs="Times New Roman"/>
          <w:b/>
          <w:bCs/>
          <w:sz w:val="24"/>
        </w:rPr>
      </w:pPr>
    </w:p>
    <w:p w14:paraId="385BA6E9" w14:textId="70C46707" w:rsidR="00117999"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39B16E9B" w14:textId="77777777" w:rsidR="00B6507A" w:rsidRPr="00B6507A" w:rsidRDefault="00B6507A" w:rsidP="00B6507A">
      <w:pPr>
        <w:pStyle w:val="ListParagraph"/>
        <w:jc w:val="both"/>
        <w:rPr>
          <w:rFonts w:ascii="Times New Roman" w:hAnsi="Times New Roman" w:cs="Times New Roman"/>
          <w:b/>
          <w:bCs/>
          <w:sz w:val="24"/>
        </w:rPr>
      </w:pPr>
    </w:p>
    <w:p w14:paraId="3EAD52C0" w14:textId="0584F4D2" w:rsidR="00117999" w:rsidRPr="00DF70E3"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A5241A">
        <w:rPr>
          <w:rFonts w:ascii="Times New Roman" w:hAnsi="Times New Roman" w:cs="Times New Roman"/>
          <w:szCs w:val="20"/>
        </w:rPr>
        <w:t xml:space="preserve">7.247 </w:t>
      </w:r>
      <w:r>
        <w:rPr>
          <w:rFonts w:ascii="Times New Roman" w:hAnsi="Times New Roman" w:cs="Times New Roman"/>
          <w:szCs w:val="20"/>
        </w:rPr>
        <w:t xml:space="preserve">seconds for </w:t>
      </w:r>
      <w:r w:rsidR="00B6507A">
        <w:rPr>
          <w:rFonts w:ascii="Times New Roman" w:hAnsi="Times New Roman" w:cs="Times New Roman"/>
          <w:szCs w:val="20"/>
        </w:rPr>
        <w:t>Naïve bayes</w:t>
      </w:r>
      <w:r>
        <w:rPr>
          <w:rFonts w:ascii="Times New Roman" w:hAnsi="Times New Roman" w:cs="Times New Roman"/>
          <w:szCs w:val="20"/>
        </w:rPr>
        <w:t xml:space="preserve"> classifier while testing time is 0.1</w:t>
      </w:r>
      <w:r w:rsidR="00A5241A">
        <w:rPr>
          <w:rFonts w:ascii="Times New Roman" w:hAnsi="Times New Roman" w:cs="Times New Roman"/>
          <w:szCs w:val="20"/>
        </w:rPr>
        <w:t>15</w:t>
      </w:r>
      <w:r>
        <w:rPr>
          <w:rFonts w:ascii="Times New Roman" w:hAnsi="Times New Roman" w:cs="Times New Roman"/>
          <w:szCs w:val="20"/>
        </w:rPr>
        <w:t xml:space="preserve"> seconds. </w:t>
      </w:r>
      <w:r w:rsidR="00B6507A">
        <w:rPr>
          <w:rFonts w:ascii="Times New Roman" w:hAnsi="Times New Roman" w:cs="Times New Roman"/>
          <w:szCs w:val="20"/>
        </w:rPr>
        <w:t xml:space="preserve">Naïve bayes </w:t>
      </w:r>
      <w:r>
        <w:rPr>
          <w:rFonts w:ascii="Times New Roman" w:hAnsi="Times New Roman" w:cs="Times New Roman"/>
          <w:szCs w:val="20"/>
        </w:rPr>
        <w:t xml:space="preserve">model showed an accuracy of </w:t>
      </w:r>
      <w:r w:rsidR="00A5241A">
        <w:rPr>
          <w:rFonts w:ascii="Times New Roman" w:hAnsi="Times New Roman" w:cs="Times New Roman"/>
          <w:szCs w:val="20"/>
        </w:rPr>
        <w:t xml:space="preserve">86.06 </w:t>
      </w:r>
      <w:r>
        <w:rPr>
          <w:rFonts w:ascii="Times New Roman" w:hAnsi="Times New Roman" w:cs="Times New Roman"/>
          <w:szCs w:val="20"/>
        </w:rPr>
        <w:t>%.</w:t>
      </w:r>
      <w:r w:rsidR="005967D3">
        <w:rPr>
          <w:rFonts w:ascii="Times New Roman" w:hAnsi="Times New Roman" w:cs="Times New Roman"/>
          <w:szCs w:val="20"/>
        </w:rPr>
        <w:t xml:space="preserve"> </w:t>
      </w:r>
      <w:r w:rsidRPr="005967D3">
        <w:rPr>
          <w:rFonts w:ascii="Times New Roman" w:hAnsi="Times New Roman" w:cs="Times New Roman"/>
          <w:szCs w:val="20"/>
        </w:rPr>
        <w:t xml:space="preserve">Confusion matrix for </w:t>
      </w:r>
      <w:r w:rsidR="00B6507A" w:rsidRPr="005967D3">
        <w:rPr>
          <w:rFonts w:ascii="Times New Roman" w:hAnsi="Times New Roman" w:cs="Times New Roman"/>
          <w:szCs w:val="20"/>
        </w:rPr>
        <w:t xml:space="preserve">Naïve bayes </w:t>
      </w:r>
      <w:r w:rsidRPr="005967D3">
        <w:rPr>
          <w:rFonts w:ascii="Times New Roman" w:hAnsi="Times New Roman" w:cs="Times New Roman"/>
          <w:szCs w:val="20"/>
        </w:rPr>
        <w:t>on all Labels is shown below</w:t>
      </w:r>
      <w:r w:rsidR="00DF70E3">
        <w:rPr>
          <w:rFonts w:ascii="Times New Roman" w:hAnsi="Times New Roman" w:cs="Times New Roman"/>
          <w:szCs w:val="20"/>
        </w:rPr>
        <w:t>:</w:t>
      </w:r>
    </w:p>
    <w:p w14:paraId="6B0157D5" w14:textId="77777777" w:rsidR="005967D3" w:rsidRDefault="00541628" w:rsidP="005967D3">
      <w:pPr>
        <w:pStyle w:val="ListParagraph"/>
        <w:keepNext/>
        <w:jc w:val="both"/>
      </w:pPr>
      <w:r>
        <w:rPr>
          <w:rFonts w:ascii="Times New Roman" w:hAnsi="Times New Roman" w:cs="Times New Roman"/>
          <w:b/>
          <w:bCs/>
          <w:noProof/>
          <w:sz w:val="24"/>
        </w:rPr>
        <w:lastRenderedPageBreak/>
        <w:drawing>
          <wp:inline distT="0" distB="0" distL="0" distR="0" wp14:anchorId="5A6EB255" wp14:editId="46ED4E41">
            <wp:extent cx="514985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149850" cy="2425700"/>
                    </a:xfrm>
                    <a:prstGeom prst="rect">
                      <a:avLst/>
                    </a:prstGeom>
                  </pic:spPr>
                </pic:pic>
              </a:graphicData>
            </a:graphic>
          </wp:inline>
        </w:drawing>
      </w:r>
    </w:p>
    <w:p w14:paraId="1BEB4E5E" w14:textId="0E5910B5" w:rsidR="00991446" w:rsidRDefault="005967D3" w:rsidP="005967D3">
      <w:pPr>
        <w:pStyle w:val="Caption"/>
        <w:jc w:val="center"/>
      </w:pPr>
      <w:bookmarkStart w:id="96" w:name="_Toc75694975"/>
      <w:bookmarkStart w:id="97" w:name="_Toc75872506"/>
      <w:r>
        <w:t xml:space="preserve">Figure </w:t>
      </w:r>
      <w:r w:rsidR="00FC29FB">
        <w:fldChar w:fldCharType="begin"/>
      </w:r>
      <w:r w:rsidR="00FC29FB">
        <w:instrText xml:space="preserve"> SEQ Figure \* ARABIC </w:instrText>
      </w:r>
      <w:r w:rsidR="00FC29FB">
        <w:fldChar w:fldCharType="separate"/>
      </w:r>
      <w:r w:rsidR="002F743D">
        <w:rPr>
          <w:noProof/>
        </w:rPr>
        <w:t>15</w:t>
      </w:r>
      <w:r w:rsidR="00FC29FB">
        <w:fldChar w:fldCharType="end"/>
      </w:r>
      <w:r>
        <w:t xml:space="preserve"> </w:t>
      </w:r>
      <w:r w:rsidRPr="0085320A">
        <w:t xml:space="preserve">    Confusion matrix plot of </w:t>
      </w:r>
      <w:r>
        <w:t>Naive Bayes</w:t>
      </w:r>
      <w:r w:rsidRPr="0085320A">
        <w:t xml:space="preserve"> on </w:t>
      </w:r>
      <w:r>
        <w:t>all labels</w:t>
      </w:r>
      <w:bookmarkEnd w:id="96"/>
      <w:bookmarkEnd w:id="97"/>
    </w:p>
    <w:p w14:paraId="182668BA" w14:textId="77777777" w:rsidR="00DF70E3" w:rsidRPr="00DF70E3" w:rsidRDefault="00DF70E3" w:rsidP="00DF70E3">
      <w:pPr>
        <w:rPr>
          <w:lang w:val="en-IN"/>
        </w:rPr>
      </w:pPr>
    </w:p>
    <w:p w14:paraId="7F19A9F2" w14:textId="6F5AF94F" w:rsidR="00C51A12"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101B47A2" w14:textId="059C57D7" w:rsidR="00541628" w:rsidRDefault="00541628" w:rsidP="00541628">
      <w:pPr>
        <w:pStyle w:val="ListParagraph"/>
        <w:jc w:val="both"/>
        <w:rPr>
          <w:rFonts w:ascii="Times New Roman" w:hAnsi="Times New Roman" w:cs="Times New Roman"/>
          <w:b/>
          <w:bCs/>
          <w:sz w:val="24"/>
        </w:rPr>
      </w:pPr>
    </w:p>
    <w:p w14:paraId="68471B5B" w14:textId="109D36B3" w:rsidR="00117999" w:rsidRPr="00991446"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In Binary Classification model training time was 1</w:t>
      </w:r>
      <w:r w:rsidR="00A5241A">
        <w:rPr>
          <w:rFonts w:ascii="Times New Roman" w:hAnsi="Times New Roman" w:cs="Times New Roman"/>
          <w:szCs w:val="20"/>
        </w:rPr>
        <w:t xml:space="preserve">8.90 </w:t>
      </w:r>
      <w:r>
        <w:rPr>
          <w:rFonts w:ascii="Times New Roman" w:hAnsi="Times New Roman" w:cs="Times New Roman"/>
          <w:szCs w:val="20"/>
        </w:rPr>
        <w:t>seconds and testing time being 0.</w:t>
      </w:r>
      <w:r w:rsidR="00A5241A">
        <w:rPr>
          <w:rFonts w:ascii="Times New Roman" w:hAnsi="Times New Roman" w:cs="Times New Roman"/>
          <w:szCs w:val="20"/>
        </w:rPr>
        <w:t>057</w:t>
      </w:r>
      <w:r>
        <w:rPr>
          <w:rFonts w:ascii="Times New Roman" w:hAnsi="Times New Roman" w:cs="Times New Roman"/>
          <w:szCs w:val="20"/>
        </w:rPr>
        <w:t xml:space="preserve"> seconds. In this model showed an accuracy of </w:t>
      </w:r>
      <w:r w:rsidR="00A5241A">
        <w:rPr>
          <w:rFonts w:ascii="Times New Roman" w:hAnsi="Times New Roman" w:cs="Times New Roman"/>
          <w:szCs w:val="20"/>
        </w:rPr>
        <w:t>86.60</w:t>
      </w:r>
      <w:r>
        <w:rPr>
          <w:rFonts w:ascii="Times New Roman" w:hAnsi="Times New Roman" w:cs="Times New Roman"/>
          <w:szCs w:val="20"/>
        </w:rPr>
        <w:t>%.</w:t>
      </w:r>
      <w:r w:rsidR="00991446">
        <w:rPr>
          <w:rFonts w:ascii="Times New Roman" w:hAnsi="Times New Roman" w:cs="Times New Roman"/>
          <w:szCs w:val="20"/>
        </w:rPr>
        <w:t xml:space="preserve"> </w:t>
      </w:r>
      <w:r w:rsidRPr="00991446">
        <w:rPr>
          <w:rFonts w:ascii="Times New Roman" w:hAnsi="Times New Roman" w:cs="Times New Roman"/>
          <w:szCs w:val="20"/>
        </w:rPr>
        <w:t xml:space="preserve">Confusion matrix for </w:t>
      </w:r>
      <w:r w:rsidR="00B6507A" w:rsidRPr="00991446">
        <w:rPr>
          <w:rFonts w:ascii="Times New Roman" w:hAnsi="Times New Roman" w:cs="Times New Roman"/>
          <w:szCs w:val="20"/>
        </w:rPr>
        <w:t xml:space="preserve">Naïve bayes </w:t>
      </w:r>
      <w:r w:rsidRPr="00991446">
        <w:rPr>
          <w:rFonts w:ascii="Times New Roman" w:hAnsi="Times New Roman" w:cs="Times New Roman"/>
          <w:szCs w:val="20"/>
        </w:rPr>
        <w:t>on binary label is shown below:</w:t>
      </w:r>
    </w:p>
    <w:p w14:paraId="73ECFC4E" w14:textId="77777777" w:rsidR="00117999" w:rsidRDefault="00117999" w:rsidP="00541628">
      <w:pPr>
        <w:pStyle w:val="ListParagraph"/>
        <w:jc w:val="both"/>
        <w:rPr>
          <w:rFonts w:ascii="Times New Roman" w:hAnsi="Times New Roman" w:cs="Times New Roman"/>
          <w:b/>
          <w:bCs/>
          <w:sz w:val="24"/>
        </w:rPr>
      </w:pPr>
    </w:p>
    <w:p w14:paraId="0D4428DE" w14:textId="77777777" w:rsidR="005967D3" w:rsidRDefault="00541628" w:rsidP="005967D3">
      <w:pPr>
        <w:pStyle w:val="ListParagraph"/>
        <w:keepNext/>
      </w:pPr>
      <w:r>
        <w:rPr>
          <w:rFonts w:ascii="Times New Roman" w:hAnsi="Times New Roman" w:cs="Times New Roman"/>
          <w:b/>
          <w:bCs/>
          <w:noProof/>
          <w:sz w:val="24"/>
        </w:rPr>
        <w:drawing>
          <wp:inline distT="0" distB="0" distL="0" distR="0" wp14:anchorId="0A5AF2EE" wp14:editId="6BA01F49">
            <wp:extent cx="5731510" cy="2688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3C42644D" w14:textId="40F8878F" w:rsidR="00541628" w:rsidRDefault="005967D3" w:rsidP="005967D3">
      <w:pPr>
        <w:pStyle w:val="Caption"/>
        <w:jc w:val="center"/>
        <w:rPr>
          <w:rFonts w:ascii="Times New Roman" w:hAnsi="Times New Roman" w:cs="Times New Roman"/>
          <w:b w:val="0"/>
          <w:bCs w:val="0"/>
          <w:sz w:val="24"/>
        </w:rPr>
      </w:pPr>
      <w:bookmarkStart w:id="98" w:name="_Toc75694976"/>
      <w:bookmarkStart w:id="99" w:name="_Toc75872507"/>
      <w:r>
        <w:t xml:space="preserve">Figure </w:t>
      </w:r>
      <w:r w:rsidR="00FC29FB">
        <w:fldChar w:fldCharType="begin"/>
      </w:r>
      <w:r w:rsidR="00FC29FB">
        <w:instrText xml:space="preserve"> SEQ Figure \* ARABIC </w:instrText>
      </w:r>
      <w:r w:rsidR="00FC29FB">
        <w:fldChar w:fldCharType="separate"/>
      </w:r>
      <w:r w:rsidR="002F743D">
        <w:rPr>
          <w:noProof/>
        </w:rPr>
        <w:t>16</w:t>
      </w:r>
      <w:r w:rsidR="00FC29FB">
        <w:fldChar w:fldCharType="end"/>
      </w:r>
      <w:r>
        <w:t xml:space="preserve"> </w:t>
      </w:r>
      <w:r w:rsidRPr="00EB36C5">
        <w:t xml:space="preserve">Confusion matrix plot of Naive Bayes on </w:t>
      </w:r>
      <w:r>
        <w:t>binary classification</w:t>
      </w:r>
      <w:bookmarkEnd w:id="98"/>
      <w:bookmarkEnd w:id="99"/>
    </w:p>
    <w:p w14:paraId="13F68415" w14:textId="77777777" w:rsidR="00C04FF1" w:rsidRDefault="00C04FF1" w:rsidP="00541628">
      <w:pPr>
        <w:pStyle w:val="ListParagraph"/>
        <w:jc w:val="both"/>
        <w:rPr>
          <w:rFonts w:ascii="Times New Roman" w:hAnsi="Times New Roman" w:cs="Times New Roman"/>
          <w:b/>
          <w:bCs/>
          <w:sz w:val="24"/>
        </w:rPr>
      </w:pPr>
    </w:p>
    <w:p w14:paraId="01F37522" w14:textId="77777777" w:rsidR="00541628" w:rsidRPr="00C51A12" w:rsidRDefault="00541628" w:rsidP="00541628">
      <w:pPr>
        <w:pStyle w:val="ListParagraph"/>
        <w:jc w:val="both"/>
        <w:rPr>
          <w:rFonts w:ascii="Times New Roman" w:hAnsi="Times New Roman" w:cs="Times New Roman"/>
          <w:b/>
          <w:bCs/>
          <w:sz w:val="24"/>
        </w:rPr>
      </w:pPr>
    </w:p>
    <w:p w14:paraId="625ABAD0" w14:textId="73E15C8F" w:rsidR="00C51A12"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27A8D788" w14:textId="08365CC1" w:rsidR="00541628" w:rsidRDefault="00541628" w:rsidP="00541628">
      <w:pPr>
        <w:pStyle w:val="ListParagraph"/>
        <w:jc w:val="both"/>
        <w:rPr>
          <w:rFonts w:ascii="Times New Roman" w:hAnsi="Times New Roman" w:cs="Times New Roman"/>
          <w:b/>
          <w:bCs/>
          <w:sz w:val="24"/>
        </w:rPr>
      </w:pPr>
    </w:p>
    <w:p w14:paraId="2891170E" w14:textId="6CD1B7FC" w:rsidR="00117999" w:rsidRPr="00DF70E3"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A5241A">
        <w:rPr>
          <w:rFonts w:ascii="Times New Roman" w:hAnsi="Times New Roman" w:cs="Times New Roman"/>
          <w:szCs w:val="20"/>
        </w:rPr>
        <w:t>4.85</w:t>
      </w:r>
      <w:r>
        <w:rPr>
          <w:rFonts w:ascii="Times New Roman" w:hAnsi="Times New Roman" w:cs="Times New Roman"/>
          <w:szCs w:val="20"/>
        </w:rPr>
        <w:t xml:space="preserve"> seconds and testing time being 0.</w:t>
      </w:r>
      <w:r w:rsidR="00A5241A">
        <w:rPr>
          <w:rFonts w:ascii="Times New Roman" w:hAnsi="Times New Roman" w:cs="Times New Roman"/>
          <w:szCs w:val="20"/>
        </w:rPr>
        <w:t>073</w:t>
      </w:r>
      <w:r>
        <w:rPr>
          <w:rFonts w:ascii="Times New Roman" w:hAnsi="Times New Roman" w:cs="Times New Roman"/>
          <w:szCs w:val="20"/>
        </w:rPr>
        <w:t xml:space="preserve"> seconds. In this model showed an accuracy of </w:t>
      </w:r>
      <w:r w:rsidR="00A5241A">
        <w:rPr>
          <w:rFonts w:ascii="Times New Roman" w:hAnsi="Times New Roman" w:cs="Times New Roman"/>
          <w:szCs w:val="20"/>
        </w:rPr>
        <w:t>85.54</w:t>
      </w:r>
      <w:r>
        <w:rPr>
          <w:rFonts w:ascii="Times New Roman" w:hAnsi="Times New Roman" w:cs="Times New Roman"/>
          <w:szCs w:val="20"/>
        </w:rPr>
        <w:t>%.</w:t>
      </w:r>
      <w:r w:rsidR="005967D3">
        <w:rPr>
          <w:rFonts w:ascii="Times New Roman" w:hAnsi="Times New Roman" w:cs="Times New Roman"/>
          <w:szCs w:val="20"/>
        </w:rPr>
        <w:t xml:space="preserve"> </w:t>
      </w:r>
      <w:r w:rsidRPr="005967D3">
        <w:rPr>
          <w:rFonts w:ascii="Times New Roman" w:hAnsi="Times New Roman" w:cs="Times New Roman"/>
          <w:szCs w:val="20"/>
        </w:rPr>
        <w:t xml:space="preserve">Confusion matrix for </w:t>
      </w:r>
      <w:r w:rsidR="00B6507A" w:rsidRPr="005967D3">
        <w:rPr>
          <w:rFonts w:ascii="Times New Roman" w:hAnsi="Times New Roman" w:cs="Times New Roman"/>
          <w:szCs w:val="20"/>
        </w:rPr>
        <w:t xml:space="preserve">Naïve bayes </w:t>
      </w:r>
      <w:r w:rsidRPr="005967D3">
        <w:rPr>
          <w:rFonts w:ascii="Times New Roman" w:hAnsi="Times New Roman" w:cs="Times New Roman"/>
          <w:szCs w:val="20"/>
        </w:rPr>
        <w:t>on multi-class label is shown below:</w:t>
      </w:r>
    </w:p>
    <w:p w14:paraId="14016AC2" w14:textId="77777777" w:rsidR="005967D3" w:rsidRDefault="00541628" w:rsidP="005967D3">
      <w:pPr>
        <w:pStyle w:val="ListParagraph"/>
        <w:keepNext/>
        <w:jc w:val="both"/>
      </w:pPr>
      <w:r>
        <w:rPr>
          <w:rFonts w:ascii="Times New Roman" w:hAnsi="Times New Roman" w:cs="Times New Roman"/>
          <w:b/>
          <w:bCs/>
          <w:noProof/>
          <w:sz w:val="24"/>
        </w:rPr>
        <w:lastRenderedPageBreak/>
        <w:drawing>
          <wp:inline distT="0" distB="0" distL="0" distR="0" wp14:anchorId="525EF81E" wp14:editId="4CAC703D">
            <wp:extent cx="5353050" cy="2606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353050" cy="2606675"/>
                    </a:xfrm>
                    <a:prstGeom prst="rect">
                      <a:avLst/>
                    </a:prstGeom>
                  </pic:spPr>
                </pic:pic>
              </a:graphicData>
            </a:graphic>
          </wp:inline>
        </w:drawing>
      </w:r>
    </w:p>
    <w:p w14:paraId="18647E7E" w14:textId="6C264704" w:rsidR="00541628" w:rsidRDefault="005967D3" w:rsidP="005967D3">
      <w:pPr>
        <w:pStyle w:val="Caption"/>
        <w:jc w:val="center"/>
        <w:rPr>
          <w:rFonts w:ascii="Times New Roman" w:hAnsi="Times New Roman" w:cs="Times New Roman"/>
          <w:b w:val="0"/>
          <w:bCs w:val="0"/>
          <w:sz w:val="24"/>
        </w:rPr>
      </w:pPr>
      <w:bookmarkStart w:id="100" w:name="_Toc75694977"/>
      <w:bookmarkStart w:id="101" w:name="_Toc75872508"/>
      <w:r>
        <w:t xml:space="preserve">Figure </w:t>
      </w:r>
      <w:r w:rsidR="00FC29FB">
        <w:fldChar w:fldCharType="begin"/>
      </w:r>
      <w:r w:rsidR="00FC29FB">
        <w:instrText xml:space="preserve"> SEQ Figure \* ARABIC </w:instrText>
      </w:r>
      <w:r w:rsidR="00FC29FB">
        <w:fldChar w:fldCharType="separate"/>
      </w:r>
      <w:r w:rsidR="002F743D">
        <w:rPr>
          <w:noProof/>
        </w:rPr>
        <w:t>17</w:t>
      </w:r>
      <w:r w:rsidR="00FC29FB">
        <w:fldChar w:fldCharType="end"/>
      </w:r>
      <w:r>
        <w:t xml:space="preserve"> </w:t>
      </w:r>
      <w:r w:rsidRPr="008857C5">
        <w:t xml:space="preserve">Confusion matrix plot of Naive Bayes on </w:t>
      </w:r>
      <w:r>
        <w:t>multi-class</w:t>
      </w:r>
      <w:r w:rsidRPr="008857C5">
        <w:t xml:space="preserve"> labels</w:t>
      </w:r>
      <w:bookmarkEnd w:id="100"/>
      <w:bookmarkEnd w:id="101"/>
    </w:p>
    <w:p w14:paraId="6C984F93" w14:textId="77777777" w:rsidR="00C51A12" w:rsidRPr="00D14533" w:rsidRDefault="00C51A12" w:rsidP="00D14533">
      <w:pPr>
        <w:jc w:val="both"/>
        <w:rPr>
          <w:rFonts w:ascii="Times New Roman" w:hAnsi="Times New Roman" w:cs="Times New Roman"/>
          <w:b/>
          <w:bCs/>
          <w:sz w:val="24"/>
        </w:rPr>
      </w:pPr>
    </w:p>
    <w:p w14:paraId="203B06E4" w14:textId="27A3F25D" w:rsidR="00C51A12"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t>Random Forest Classifier</w:t>
      </w:r>
    </w:p>
    <w:p w14:paraId="5795A144" w14:textId="77777777" w:rsidR="00C51A12" w:rsidRDefault="00C51A12" w:rsidP="00C51A12">
      <w:pPr>
        <w:pStyle w:val="ListParagraph"/>
        <w:ind w:left="360"/>
        <w:jc w:val="both"/>
        <w:rPr>
          <w:rFonts w:ascii="Times New Roman" w:hAnsi="Times New Roman" w:cs="Times New Roman"/>
          <w:b/>
          <w:bCs/>
          <w:sz w:val="24"/>
        </w:rPr>
      </w:pPr>
    </w:p>
    <w:p w14:paraId="4CE18898" w14:textId="4220360D" w:rsidR="00C51A12" w:rsidRDefault="00C51A12" w:rsidP="00CD14DE">
      <w:pPr>
        <w:pStyle w:val="ListParagraph"/>
        <w:numPr>
          <w:ilvl w:val="0"/>
          <w:numId w:val="20"/>
        </w:numPr>
        <w:jc w:val="both"/>
        <w:rPr>
          <w:rFonts w:ascii="Times New Roman" w:hAnsi="Times New Roman" w:cs="Times New Roman"/>
          <w:b/>
          <w:bCs/>
          <w:sz w:val="24"/>
        </w:rPr>
      </w:pPr>
      <w:bookmarkStart w:id="102" w:name="_Hlk75648883"/>
      <w:r w:rsidRPr="00C51A12">
        <w:rPr>
          <w:rFonts w:ascii="Times New Roman" w:hAnsi="Times New Roman" w:cs="Times New Roman"/>
          <w:b/>
          <w:bCs/>
          <w:sz w:val="24"/>
        </w:rPr>
        <w:t>On all Labels</w:t>
      </w:r>
    </w:p>
    <w:p w14:paraId="68C66923" w14:textId="77777777" w:rsidR="00B6507A" w:rsidRDefault="00B6507A" w:rsidP="00B6507A">
      <w:pPr>
        <w:pStyle w:val="ListParagraph"/>
        <w:jc w:val="both"/>
        <w:rPr>
          <w:rFonts w:ascii="Times New Roman" w:hAnsi="Times New Roman" w:cs="Times New Roman"/>
          <w:b/>
          <w:bCs/>
          <w:sz w:val="24"/>
        </w:rPr>
      </w:pPr>
    </w:p>
    <w:p w14:paraId="60121D31" w14:textId="418E5A2F" w:rsidR="00117999" w:rsidRDefault="00117999" w:rsidP="00DF70E3">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A5241A">
        <w:rPr>
          <w:rFonts w:ascii="Times New Roman" w:hAnsi="Times New Roman" w:cs="Times New Roman"/>
          <w:szCs w:val="20"/>
        </w:rPr>
        <w:t>934</w:t>
      </w:r>
      <w:r>
        <w:rPr>
          <w:rFonts w:ascii="Times New Roman" w:hAnsi="Times New Roman" w:cs="Times New Roman"/>
          <w:szCs w:val="20"/>
        </w:rPr>
        <w:t xml:space="preserve"> seconds for </w:t>
      </w:r>
      <w:r w:rsidR="00B6507A">
        <w:rPr>
          <w:rFonts w:ascii="Times New Roman" w:hAnsi="Times New Roman" w:cs="Times New Roman"/>
          <w:szCs w:val="20"/>
        </w:rPr>
        <w:t xml:space="preserve">Random Forest </w:t>
      </w:r>
      <w:r>
        <w:rPr>
          <w:rFonts w:ascii="Times New Roman" w:hAnsi="Times New Roman" w:cs="Times New Roman"/>
          <w:szCs w:val="20"/>
        </w:rPr>
        <w:t xml:space="preserve">classifier while testing time is </w:t>
      </w:r>
      <w:r w:rsidR="00A5241A">
        <w:rPr>
          <w:rFonts w:ascii="Times New Roman" w:hAnsi="Times New Roman" w:cs="Times New Roman"/>
          <w:szCs w:val="20"/>
        </w:rPr>
        <w:t>9.01</w:t>
      </w:r>
      <w:r>
        <w:rPr>
          <w:rFonts w:ascii="Times New Roman" w:hAnsi="Times New Roman" w:cs="Times New Roman"/>
          <w:szCs w:val="20"/>
        </w:rPr>
        <w:t xml:space="preserve"> seconds. </w:t>
      </w:r>
      <w:r w:rsidR="00B6507A">
        <w:rPr>
          <w:rFonts w:ascii="Times New Roman" w:hAnsi="Times New Roman" w:cs="Times New Roman"/>
          <w:szCs w:val="20"/>
        </w:rPr>
        <w:t xml:space="preserve">Random Forest </w:t>
      </w:r>
      <w:r>
        <w:rPr>
          <w:rFonts w:ascii="Times New Roman" w:hAnsi="Times New Roman" w:cs="Times New Roman"/>
          <w:szCs w:val="20"/>
        </w:rPr>
        <w:t>model showed an accuracy of 9</w:t>
      </w:r>
      <w:r w:rsidR="00A5241A">
        <w:rPr>
          <w:rFonts w:ascii="Times New Roman" w:hAnsi="Times New Roman" w:cs="Times New Roman"/>
          <w:szCs w:val="20"/>
        </w:rPr>
        <w:t>9.96</w:t>
      </w:r>
      <w:r>
        <w:rPr>
          <w:rFonts w:ascii="Times New Roman" w:hAnsi="Times New Roman" w:cs="Times New Roman"/>
          <w:szCs w:val="20"/>
        </w:rPr>
        <w:t>%.</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all Labels is shown below:</w:t>
      </w:r>
    </w:p>
    <w:p w14:paraId="0FD2DB52" w14:textId="77777777" w:rsidR="00DF70E3" w:rsidRPr="00C04FF1" w:rsidRDefault="00DF70E3" w:rsidP="00DF70E3">
      <w:pPr>
        <w:pStyle w:val="ListParagraph"/>
        <w:spacing w:line="360" w:lineRule="auto"/>
        <w:ind w:left="1080"/>
        <w:jc w:val="both"/>
        <w:rPr>
          <w:rFonts w:ascii="Times New Roman" w:hAnsi="Times New Roman" w:cs="Times New Roman"/>
          <w:szCs w:val="20"/>
        </w:rPr>
      </w:pPr>
    </w:p>
    <w:p w14:paraId="0EFCFF4E" w14:textId="77777777" w:rsidR="005967D3" w:rsidRDefault="00541628" w:rsidP="005967D3">
      <w:pPr>
        <w:keepNext/>
        <w:jc w:val="both"/>
      </w:pPr>
      <w:r>
        <w:rPr>
          <w:rFonts w:ascii="Times New Roman" w:hAnsi="Times New Roman" w:cs="Times New Roman"/>
          <w:b/>
          <w:bCs/>
          <w:noProof/>
          <w:sz w:val="24"/>
        </w:rPr>
        <w:drawing>
          <wp:inline distT="0" distB="0" distL="0" distR="0" wp14:anchorId="25318FF6" wp14:editId="16F585F2">
            <wp:extent cx="5731510" cy="2948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14:paraId="5D04E8B2" w14:textId="4172293A" w:rsidR="00541628" w:rsidRDefault="005967D3" w:rsidP="005967D3">
      <w:pPr>
        <w:pStyle w:val="Caption"/>
        <w:jc w:val="center"/>
        <w:rPr>
          <w:rFonts w:ascii="Times New Roman" w:hAnsi="Times New Roman" w:cs="Times New Roman"/>
          <w:b w:val="0"/>
          <w:bCs w:val="0"/>
          <w:sz w:val="24"/>
        </w:rPr>
      </w:pPr>
      <w:bookmarkStart w:id="103" w:name="_Toc75694978"/>
      <w:bookmarkStart w:id="104" w:name="_Toc75872509"/>
      <w:r>
        <w:t xml:space="preserve">Figure </w:t>
      </w:r>
      <w:r w:rsidR="00FC29FB">
        <w:fldChar w:fldCharType="begin"/>
      </w:r>
      <w:r w:rsidR="00FC29FB">
        <w:instrText xml:space="preserve"> SEQ Figure \* ARABIC </w:instrText>
      </w:r>
      <w:r w:rsidR="00FC29FB">
        <w:fldChar w:fldCharType="separate"/>
      </w:r>
      <w:r w:rsidR="002F743D">
        <w:rPr>
          <w:noProof/>
        </w:rPr>
        <w:t>18</w:t>
      </w:r>
      <w:r w:rsidR="00FC29FB">
        <w:fldChar w:fldCharType="end"/>
      </w:r>
      <w:r>
        <w:t xml:space="preserve"> </w:t>
      </w:r>
      <w:r w:rsidRPr="00351C95">
        <w:t xml:space="preserve">Confusion matrix plot of </w:t>
      </w:r>
      <w:r>
        <w:t xml:space="preserve">random Forest </w:t>
      </w:r>
      <w:r w:rsidRPr="00351C95">
        <w:t>on all labels</w:t>
      </w:r>
      <w:bookmarkEnd w:id="103"/>
      <w:bookmarkEnd w:id="104"/>
    </w:p>
    <w:p w14:paraId="02AEDCF3" w14:textId="77777777" w:rsidR="00541628" w:rsidRPr="00541628" w:rsidRDefault="00541628" w:rsidP="00541628">
      <w:pPr>
        <w:jc w:val="both"/>
        <w:rPr>
          <w:rFonts w:ascii="Times New Roman" w:hAnsi="Times New Roman" w:cs="Times New Roman"/>
          <w:b/>
          <w:bCs/>
          <w:sz w:val="24"/>
        </w:rPr>
      </w:pPr>
    </w:p>
    <w:p w14:paraId="03421054" w14:textId="095F14FF" w:rsidR="00C51A12" w:rsidRDefault="00C51A12" w:rsidP="00CD14DE">
      <w:pPr>
        <w:pStyle w:val="ListParagraph"/>
        <w:numPr>
          <w:ilvl w:val="0"/>
          <w:numId w:val="20"/>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1FB52F64" w14:textId="5841EDDF" w:rsidR="00541628" w:rsidRDefault="00541628" w:rsidP="00541628">
      <w:pPr>
        <w:pStyle w:val="ListParagraph"/>
        <w:jc w:val="both"/>
        <w:rPr>
          <w:rFonts w:ascii="Times New Roman" w:hAnsi="Times New Roman" w:cs="Times New Roman"/>
          <w:b/>
          <w:bCs/>
          <w:sz w:val="24"/>
        </w:rPr>
      </w:pPr>
    </w:p>
    <w:p w14:paraId="52990A7B" w14:textId="2D2C3E1A" w:rsidR="00117999" w:rsidRPr="00C04FF1" w:rsidRDefault="00117999" w:rsidP="00105C9B">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In Binary Classification model training time was </w:t>
      </w:r>
      <w:r w:rsidR="00A5241A">
        <w:rPr>
          <w:rFonts w:ascii="Times New Roman" w:hAnsi="Times New Roman" w:cs="Times New Roman"/>
          <w:szCs w:val="20"/>
        </w:rPr>
        <w:t>1027</w:t>
      </w:r>
      <w:r>
        <w:rPr>
          <w:rFonts w:ascii="Times New Roman" w:hAnsi="Times New Roman" w:cs="Times New Roman"/>
          <w:szCs w:val="20"/>
        </w:rPr>
        <w:t xml:space="preserve"> seconds and testing time being </w:t>
      </w:r>
      <w:r w:rsidR="00A5241A">
        <w:rPr>
          <w:rFonts w:ascii="Times New Roman" w:hAnsi="Times New Roman" w:cs="Times New Roman"/>
          <w:szCs w:val="20"/>
        </w:rPr>
        <w:t>5.71</w:t>
      </w:r>
      <w:r>
        <w:rPr>
          <w:rFonts w:ascii="Times New Roman" w:hAnsi="Times New Roman" w:cs="Times New Roman"/>
          <w:szCs w:val="20"/>
        </w:rPr>
        <w:t xml:space="preserve"> seconds. In this model showed an accuracy of 9</w:t>
      </w:r>
      <w:r w:rsidR="00A5241A">
        <w:rPr>
          <w:rFonts w:ascii="Times New Roman" w:hAnsi="Times New Roman" w:cs="Times New Roman"/>
          <w:szCs w:val="20"/>
        </w:rPr>
        <w:t>9.97</w:t>
      </w:r>
      <w:r>
        <w:rPr>
          <w:rFonts w:ascii="Times New Roman" w:hAnsi="Times New Roman" w:cs="Times New Roman"/>
          <w:szCs w:val="20"/>
        </w:rPr>
        <w:t>%.</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binary label is shown below:</w:t>
      </w:r>
    </w:p>
    <w:p w14:paraId="744F675D" w14:textId="7A96D6E1" w:rsidR="00117999" w:rsidRDefault="00117999" w:rsidP="00541628">
      <w:pPr>
        <w:pStyle w:val="ListParagraph"/>
        <w:jc w:val="both"/>
        <w:rPr>
          <w:rFonts w:ascii="Times New Roman" w:hAnsi="Times New Roman" w:cs="Times New Roman"/>
          <w:b/>
          <w:bCs/>
          <w:sz w:val="24"/>
        </w:rPr>
      </w:pPr>
    </w:p>
    <w:p w14:paraId="07BE79EA" w14:textId="77777777" w:rsidR="00C04FF1" w:rsidRDefault="00C04FF1" w:rsidP="00541628">
      <w:pPr>
        <w:pStyle w:val="ListParagraph"/>
        <w:jc w:val="both"/>
        <w:rPr>
          <w:rFonts w:ascii="Times New Roman" w:hAnsi="Times New Roman" w:cs="Times New Roman"/>
          <w:b/>
          <w:bCs/>
          <w:sz w:val="24"/>
        </w:rPr>
      </w:pPr>
    </w:p>
    <w:p w14:paraId="48DC8BCF"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7BCAA2C4" wp14:editId="32758944">
            <wp:extent cx="5731510" cy="2156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157E5E26" w14:textId="03A6E976" w:rsidR="00541628" w:rsidRDefault="005967D3" w:rsidP="005967D3">
      <w:pPr>
        <w:pStyle w:val="Caption"/>
        <w:jc w:val="center"/>
      </w:pPr>
      <w:bookmarkStart w:id="105" w:name="_Toc75694979"/>
      <w:bookmarkStart w:id="106" w:name="_Toc75872510"/>
      <w:r>
        <w:t xml:space="preserve">Figure </w:t>
      </w:r>
      <w:r w:rsidR="00FC29FB">
        <w:fldChar w:fldCharType="begin"/>
      </w:r>
      <w:r w:rsidR="00FC29FB">
        <w:instrText xml:space="preserve"> SEQ Figure \* ARABIC </w:instrText>
      </w:r>
      <w:r w:rsidR="00FC29FB">
        <w:fldChar w:fldCharType="separate"/>
      </w:r>
      <w:r w:rsidR="002F743D">
        <w:rPr>
          <w:noProof/>
        </w:rPr>
        <w:t>19</w:t>
      </w:r>
      <w:r w:rsidR="00FC29FB">
        <w:fldChar w:fldCharType="end"/>
      </w:r>
      <w:r>
        <w:t xml:space="preserve"> </w:t>
      </w:r>
      <w:r w:rsidRPr="001F79A2">
        <w:t xml:space="preserve"> Confusion matrix plot of random Forest on </w:t>
      </w:r>
      <w:r>
        <w:t>binary</w:t>
      </w:r>
      <w:r w:rsidRPr="001F79A2">
        <w:t xml:space="preserve"> labels</w:t>
      </w:r>
      <w:bookmarkEnd w:id="105"/>
      <w:bookmarkEnd w:id="106"/>
    </w:p>
    <w:p w14:paraId="2D3D1B55" w14:textId="77777777" w:rsidR="00105C9B" w:rsidRPr="00105C9B" w:rsidRDefault="00105C9B" w:rsidP="00105C9B">
      <w:pPr>
        <w:rPr>
          <w:lang w:val="en-IN"/>
        </w:rPr>
      </w:pPr>
    </w:p>
    <w:p w14:paraId="3D0CF31A" w14:textId="2BEE8896" w:rsidR="00C51A12" w:rsidRDefault="00C51A12" w:rsidP="00CD14DE">
      <w:pPr>
        <w:pStyle w:val="ListParagraph"/>
        <w:numPr>
          <w:ilvl w:val="0"/>
          <w:numId w:val="20"/>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78FA9F7B" w14:textId="76E93D6E" w:rsidR="00541628" w:rsidRDefault="00541628" w:rsidP="00541628">
      <w:pPr>
        <w:pStyle w:val="ListParagraph"/>
        <w:jc w:val="both"/>
        <w:rPr>
          <w:rFonts w:ascii="Times New Roman" w:hAnsi="Times New Roman" w:cs="Times New Roman"/>
          <w:b/>
          <w:bCs/>
          <w:sz w:val="24"/>
        </w:rPr>
      </w:pPr>
    </w:p>
    <w:p w14:paraId="6CE6907B" w14:textId="3F4C7028" w:rsidR="00117999" w:rsidRDefault="00117999" w:rsidP="00105C9B">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A5241A">
        <w:rPr>
          <w:rFonts w:ascii="Times New Roman" w:hAnsi="Times New Roman" w:cs="Times New Roman"/>
          <w:szCs w:val="20"/>
        </w:rPr>
        <w:t>767.800</w:t>
      </w:r>
      <w:r>
        <w:rPr>
          <w:rFonts w:ascii="Times New Roman" w:hAnsi="Times New Roman" w:cs="Times New Roman"/>
          <w:szCs w:val="20"/>
        </w:rPr>
        <w:t xml:space="preserve"> seconds and testing time being </w:t>
      </w:r>
      <w:r w:rsidR="00EA3C23">
        <w:rPr>
          <w:rFonts w:ascii="Times New Roman" w:hAnsi="Times New Roman" w:cs="Times New Roman"/>
          <w:szCs w:val="20"/>
        </w:rPr>
        <w:t>6.95</w:t>
      </w:r>
      <w:r>
        <w:rPr>
          <w:rFonts w:ascii="Times New Roman" w:hAnsi="Times New Roman" w:cs="Times New Roman"/>
          <w:szCs w:val="20"/>
        </w:rPr>
        <w:t xml:space="preserve"> seconds. In this model showed an accuracy of 9</w:t>
      </w:r>
      <w:r w:rsidR="00EA3C23">
        <w:rPr>
          <w:rFonts w:ascii="Times New Roman" w:hAnsi="Times New Roman" w:cs="Times New Roman"/>
          <w:szCs w:val="20"/>
        </w:rPr>
        <w:t>9.96</w:t>
      </w:r>
      <w:r>
        <w:rPr>
          <w:rFonts w:ascii="Times New Roman" w:hAnsi="Times New Roman" w:cs="Times New Roman"/>
          <w:szCs w:val="20"/>
        </w:rPr>
        <w:t>%.</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multi-class label is shown below:</w:t>
      </w:r>
    </w:p>
    <w:p w14:paraId="30D9B705" w14:textId="77777777" w:rsidR="005967D3" w:rsidRPr="00C04FF1" w:rsidRDefault="005967D3" w:rsidP="00C04FF1">
      <w:pPr>
        <w:pStyle w:val="ListParagraph"/>
        <w:ind w:left="1080"/>
        <w:jc w:val="both"/>
        <w:rPr>
          <w:rFonts w:ascii="Times New Roman" w:hAnsi="Times New Roman" w:cs="Times New Roman"/>
          <w:szCs w:val="20"/>
        </w:rPr>
      </w:pPr>
    </w:p>
    <w:p w14:paraId="2CC040A0"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14508E78" wp14:editId="4A411503">
            <wp:extent cx="5349240" cy="29914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349240" cy="2991485"/>
                    </a:xfrm>
                    <a:prstGeom prst="rect">
                      <a:avLst/>
                    </a:prstGeom>
                  </pic:spPr>
                </pic:pic>
              </a:graphicData>
            </a:graphic>
          </wp:inline>
        </w:drawing>
      </w:r>
    </w:p>
    <w:p w14:paraId="4246EC12" w14:textId="7B32900F" w:rsidR="00541628" w:rsidRPr="005967D3" w:rsidRDefault="005967D3" w:rsidP="00105C9B">
      <w:pPr>
        <w:pStyle w:val="Caption"/>
        <w:jc w:val="center"/>
        <w:rPr>
          <w:rFonts w:ascii="Times New Roman" w:hAnsi="Times New Roman" w:cs="Times New Roman"/>
          <w:b w:val="0"/>
          <w:bCs w:val="0"/>
          <w:sz w:val="24"/>
        </w:rPr>
      </w:pPr>
      <w:bookmarkStart w:id="107" w:name="_Toc75694980"/>
      <w:bookmarkStart w:id="108" w:name="_Toc75872511"/>
      <w:r>
        <w:t xml:space="preserve">Figure </w:t>
      </w:r>
      <w:r w:rsidR="00FC29FB">
        <w:fldChar w:fldCharType="begin"/>
      </w:r>
      <w:r w:rsidR="00FC29FB">
        <w:instrText xml:space="preserve"> SEQ Figure \* ARABIC </w:instrText>
      </w:r>
      <w:r w:rsidR="00FC29FB">
        <w:fldChar w:fldCharType="separate"/>
      </w:r>
      <w:r w:rsidR="002F743D">
        <w:rPr>
          <w:noProof/>
        </w:rPr>
        <w:t>20</w:t>
      </w:r>
      <w:r w:rsidR="00FC29FB">
        <w:fldChar w:fldCharType="end"/>
      </w:r>
      <w:r>
        <w:t xml:space="preserve"> </w:t>
      </w:r>
      <w:r w:rsidRPr="00E23AF0">
        <w:t xml:space="preserve"> Confusion matrix plot of random Forest on </w:t>
      </w:r>
      <w:r>
        <w:t xml:space="preserve">multi-class </w:t>
      </w:r>
      <w:r w:rsidRPr="00E23AF0">
        <w:t>labels</w:t>
      </w:r>
      <w:bookmarkEnd w:id="107"/>
      <w:bookmarkEnd w:id="108"/>
    </w:p>
    <w:p w14:paraId="28BBC598" w14:textId="5EEE3A84" w:rsidR="00CD3474" w:rsidRPr="006B45AE" w:rsidRDefault="00105C9B" w:rsidP="006B45AE">
      <w:pPr>
        <w:pStyle w:val="Heading3"/>
        <w:spacing w:line="480" w:lineRule="auto"/>
        <w:jc w:val="both"/>
        <w:rPr>
          <w:rFonts w:ascii="Times New Roman" w:hAnsi="Times New Roman" w:cs="Times New Roman"/>
          <w:sz w:val="28"/>
          <w:szCs w:val="28"/>
        </w:rPr>
      </w:pPr>
      <w:bookmarkStart w:id="109" w:name="_Toc75864031"/>
      <w:bookmarkStart w:id="110" w:name="_Toc75873134"/>
      <w:bookmarkEnd w:id="102"/>
      <w:r w:rsidRPr="006B45AE">
        <w:rPr>
          <w:rFonts w:ascii="Times New Roman" w:hAnsi="Times New Roman" w:cs="Times New Roman"/>
          <w:sz w:val="28"/>
          <w:szCs w:val="28"/>
        </w:rPr>
        <w:lastRenderedPageBreak/>
        <w:t xml:space="preserve">3.2.5 </w:t>
      </w:r>
      <w:r w:rsidR="00CD3474" w:rsidRPr="006B45AE">
        <w:rPr>
          <w:rFonts w:ascii="Times New Roman" w:hAnsi="Times New Roman" w:cs="Times New Roman"/>
          <w:sz w:val="28"/>
          <w:szCs w:val="28"/>
        </w:rPr>
        <w:t>Comparing Performance scores of all models</w:t>
      </w:r>
      <w:bookmarkEnd w:id="109"/>
      <w:bookmarkEnd w:id="110"/>
      <w:r w:rsidR="00CD3474" w:rsidRPr="006B45AE">
        <w:rPr>
          <w:rFonts w:ascii="Times New Roman" w:hAnsi="Times New Roman" w:cs="Times New Roman"/>
          <w:sz w:val="28"/>
          <w:szCs w:val="28"/>
        </w:rPr>
        <w:t xml:space="preserve"> </w:t>
      </w:r>
    </w:p>
    <w:p w14:paraId="7003BE27" w14:textId="371E8930" w:rsidR="005B792C" w:rsidRDefault="00CD3474" w:rsidP="00CD3474">
      <w:pPr>
        <w:rPr>
          <w:rFonts w:ascii="Times New Roman" w:hAnsi="Times New Roman" w:cs="Times New Roman"/>
          <w:szCs w:val="20"/>
        </w:rPr>
      </w:pPr>
      <w:r>
        <w:rPr>
          <w:rFonts w:ascii="Times New Roman" w:hAnsi="Times New Roman" w:cs="Times New Roman"/>
          <w:szCs w:val="20"/>
        </w:rPr>
        <w:t xml:space="preserve">Comparison of performance scores of all machine learning models is shown in below Table </w:t>
      </w:r>
      <w:r w:rsidR="009E68F8">
        <w:rPr>
          <w:rFonts w:ascii="Times New Roman" w:hAnsi="Times New Roman" w:cs="Times New Roman"/>
          <w:szCs w:val="20"/>
        </w:rPr>
        <w:t>4</w:t>
      </w:r>
      <w:r w:rsidR="005B792C">
        <w:rPr>
          <w:rFonts w:ascii="Times New Roman" w:hAnsi="Times New Roman" w:cs="Times New Roman"/>
          <w:szCs w:val="20"/>
        </w:rPr>
        <w:t>.</w:t>
      </w:r>
    </w:p>
    <w:p w14:paraId="5CB22023" w14:textId="77777777" w:rsidR="00105C9B" w:rsidRDefault="00105C9B" w:rsidP="00CD3474">
      <w:pPr>
        <w:rPr>
          <w:rFonts w:ascii="Times New Roman" w:hAnsi="Times New Roman" w:cs="Times New Roman"/>
          <w:szCs w:val="20"/>
        </w:rPr>
      </w:pPr>
    </w:p>
    <w:p w14:paraId="377BE5F4" w14:textId="14F6A712" w:rsidR="005967D3" w:rsidRDefault="005967D3" w:rsidP="005967D3">
      <w:pPr>
        <w:pStyle w:val="Caption"/>
        <w:keepNext/>
        <w:jc w:val="center"/>
      </w:pPr>
      <w:bookmarkStart w:id="111" w:name="_Toc75691688"/>
      <w:bookmarkStart w:id="112" w:name="_Toc75691746"/>
      <w:bookmarkStart w:id="113" w:name="_Toc75939363"/>
      <w:r>
        <w:t xml:space="preserve">Table </w:t>
      </w:r>
      <w:r>
        <w:fldChar w:fldCharType="begin"/>
      </w:r>
      <w:r>
        <w:instrText xml:space="preserve"> SEQ Table \* ARABIC </w:instrText>
      </w:r>
      <w:r>
        <w:fldChar w:fldCharType="separate"/>
      </w:r>
      <w:r w:rsidR="002F743D">
        <w:rPr>
          <w:noProof/>
        </w:rPr>
        <w:t>4</w:t>
      </w:r>
      <w:r>
        <w:fldChar w:fldCharType="end"/>
      </w:r>
      <w:r>
        <w:t xml:space="preserve">  Performance score comparison of all ML models</w:t>
      </w:r>
      <w:bookmarkEnd w:id="111"/>
      <w:bookmarkEnd w:id="112"/>
      <w:bookmarkEnd w:id="113"/>
    </w:p>
    <w:tbl>
      <w:tblPr>
        <w:tblStyle w:val="TableGrid"/>
        <w:tblW w:w="7999" w:type="dxa"/>
        <w:jc w:val="center"/>
        <w:tblLook w:val="04A0" w:firstRow="1" w:lastRow="0" w:firstColumn="1" w:lastColumn="0" w:noHBand="0" w:noVBand="1"/>
      </w:tblPr>
      <w:tblGrid>
        <w:gridCol w:w="1678"/>
        <w:gridCol w:w="1000"/>
        <w:gridCol w:w="1132"/>
        <w:gridCol w:w="1000"/>
        <w:gridCol w:w="1147"/>
        <w:gridCol w:w="2042"/>
      </w:tblGrid>
      <w:tr w:rsidR="00FA07A2" w:rsidRPr="005B792C" w14:paraId="3C67276A" w14:textId="036D25E6" w:rsidTr="005967D3">
        <w:trPr>
          <w:trHeight w:val="558"/>
          <w:jc w:val="center"/>
        </w:trPr>
        <w:tc>
          <w:tcPr>
            <w:tcW w:w="1678" w:type="dxa"/>
            <w:vAlign w:val="center"/>
          </w:tcPr>
          <w:p w14:paraId="02847822" w14:textId="77777777" w:rsidR="005B792C" w:rsidRPr="005B792C" w:rsidRDefault="005B792C" w:rsidP="005B792C">
            <w:pPr>
              <w:jc w:val="center"/>
              <w:rPr>
                <w:rFonts w:ascii="Times New Roman" w:hAnsi="Times New Roman" w:cs="Times New Roman"/>
                <w:b/>
                <w:bCs/>
                <w:sz w:val="24"/>
              </w:rPr>
            </w:pPr>
          </w:p>
        </w:tc>
        <w:tc>
          <w:tcPr>
            <w:tcW w:w="1000" w:type="dxa"/>
            <w:vAlign w:val="center"/>
          </w:tcPr>
          <w:p w14:paraId="2F0162DB" w14:textId="0C47545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SVM</w:t>
            </w:r>
          </w:p>
        </w:tc>
        <w:tc>
          <w:tcPr>
            <w:tcW w:w="1132" w:type="dxa"/>
            <w:vAlign w:val="center"/>
          </w:tcPr>
          <w:p w14:paraId="633A2F5F" w14:textId="62A3A84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Decision Tree</w:t>
            </w:r>
          </w:p>
        </w:tc>
        <w:tc>
          <w:tcPr>
            <w:tcW w:w="1000" w:type="dxa"/>
            <w:vAlign w:val="center"/>
          </w:tcPr>
          <w:p w14:paraId="4A3828C0" w14:textId="5B8B525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Naïve Bayes</w:t>
            </w:r>
          </w:p>
        </w:tc>
        <w:tc>
          <w:tcPr>
            <w:tcW w:w="1147" w:type="dxa"/>
            <w:vAlign w:val="center"/>
          </w:tcPr>
          <w:p w14:paraId="67803466" w14:textId="73EA31A3"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Random Forest</w:t>
            </w:r>
          </w:p>
        </w:tc>
        <w:tc>
          <w:tcPr>
            <w:tcW w:w="2042" w:type="dxa"/>
            <w:vAlign w:val="center"/>
          </w:tcPr>
          <w:p w14:paraId="0D53A8EC" w14:textId="77777777" w:rsidR="005B792C" w:rsidRPr="005B792C" w:rsidRDefault="005B792C" w:rsidP="005B792C">
            <w:pPr>
              <w:jc w:val="center"/>
              <w:rPr>
                <w:rFonts w:ascii="Times New Roman" w:hAnsi="Times New Roman" w:cs="Times New Roman"/>
                <w:b/>
                <w:bCs/>
                <w:sz w:val="24"/>
              </w:rPr>
            </w:pPr>
          </w:p>
        </w:tc>
      </w:tr>
      <w:tr w:rsidR="00FA07A2" w:rsidRPr="005B792C" w14:paraId="01A387A6" w14:textId="5D8425D4" w:rsidTr="005967D3">
        <w:trPr>
          <w:trHeight w:val="1347"/>
          <w:jc w:val="center"/>
        </w:trPr>
        <w:tc>
          <w:tcPr>
            <w:tcW w:w="1678" w:type="dxa"/>
            <w:vAlign w:val="center"/>
          </w:tcPr>
          <w:p w14:paraId="5C5FD8BC" w14:textId="79C719E5"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On all labels</w:t>
            </w:r>
          </w:p>
        </w:tc>
        <w:tc>
          <w:tcPr>
            <w:tcW w:w="1000" w:type="dxa"/>
            <w:vAlign w:val="center"/>
          </w:tcPr>
          <w:p w14:paraId="2F5AB7D4" w14:textId="323D21D0" w:rsidR="005B792C" w:rsidRDefault="00CF621B" w:rsidP="005B792C">
            <w:pPr>
              <w:jc w:val="center"/>
              <w:rPr>
                <w:rFonts w:ascii="Times New Roman" w:hAnsi="Times New Roman" w:cs="Times New Roman"/>
                <w:sz w:val="24"/>
              </w:rPr>
            </w:pPr>
            <w:r>
              <w:rPr>
                <w:rFonts w:ascii="Times New Roman" w:hAnsi="Times New Roman" w:cs="Times New Roman"/>
                <w:sz w:val="24"/>
              </w:rPr>
              <w:t>94.</w:t>
            </w:r>
            <w:r w:rsidR="00BB2D97">
              <w:rPr>
                <w:rFonts w:ascii="Times New Roman" w:hAnsi="Times New Roman" w:cs="Times New Roman"/>
                <w:sz w:val="24"/>
              </w:rPr>
              <w:t>76</w:t>
            </w:r>
            <w:r>
              <w:rPr>
                <w:rFonts w:ascii="Times New Roman" w:hAnsi="Times New Roman" w:cs="Times New Roman"/>
                <w:sz w:val="24"/>
              </w:rPr>
              <w:t>%</w:t>
            </w:r>
          </w:p>
          <w:p w14:paraId="4D0216D9" w14:textId="05D033A4" w:rsidR="00CF621B" w:rsidRDefault="00CF621B" w:rsidP="00CF621B">
            <w:pPr>
              <w:jc w:val="center"/>
              <w:rPr>
                <w:rFonts w:ascii="Times New Roman" w:hAnsi="Times New Roman" w:cs="Times New Roman"/>
                <w:sz w:val="24"/>
              </w:rPr>
            </w:pPr>
            <w:r>
              <w:rPr>
                <w:rFonts w:ascii="Times New Roman" w:hAnsi="Times New Roman" w:cs="Times New Roman"/>
                <w:sz w:val="24"/>
              </w:rPr>
              <w:t>6</w:t>
            </w:r>
            <w:r w:rsidR="00BB2D97">
              <w:rPr>
                <w:rFonts w:ascii="Times New Roman" w:hAnsi="Times New Roman" w:cs="Times New Roman"/>
                <w:sz w:val="24"/>
              </w:rPr>
              <w:t>0.78</w:t>
            </w:r>
            <w:r>
              <w:rPr>
                <w:rFonts w:ascii="Times New Roman" w:hAnsi="Times New Roman" w:cs="Times New Roman"/>
                <w:sz w:val="24"/>
              </w:rPr>
              <w:t>%</w:t>
            </w:r>
          </w:p>
          <w:p w14:paraId="7DE260ED" w14:textId="17928A27" w:rsidR="00CF621B" w:rsidRDefault="00CF621B" w:rsidP="00CF621B">
            <w:pPr>
              <w:jc w:val="center"/>
              <w:rPr>
                <w:rFonts w:ascii="Times New Roman" w:hAnsi="Times New Roman" w:cs="Times New Roman"/>
                <w:sz w:val="24"/>
              </w:rPr>
            </w:pPr>
            <w:r>
              <w:rPr>
                <w:rFonts w:ascii="Times New Roman" w:hAnsi="Times New Roman" w:cs="Times New Roman"/>
                <w:sz w:val="24"/>
              </w:rPr>
              <w:t>51.</w:t>
            </w:r>
            <w:r w:rsidR="00BB2D97">
              <w:rPr>
                <w:rFonts w:ascii="Times New Roman" w:hAnsi="Times New Roman" w:cs="Times New Roman"/>
                <w:sz w:val="24"/>
              </w:rPr>
              <w:t>26</w:t>
            </w:r>
            <w:r>
              <w:rPr>
                <w:rFonts w:ascii="Times New Roman" w:hAnsi="Times New Roman" w:cs="Times New Roman"/>
                <w:sz w:val="24"/>
              </w:rPr>
              <w:t>%</w:t>
            </w:r>
          </w:p>
          <w:p w14:paraId="640A8C38" w14:textId="19BD3E6D"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54.</w:t>
            </w:r>
            <w:r w:rsidR="00BB2D97">
              <w:rPr>
                <w:rFonts w:ascii="Times New Roman" w:hAnsi="Times New Roman" w:cs="Times New Roman"/>
                <w:sz w:val="24"/>
              </w:rPr>
              <w:t>57</w:t>
            </w:r>
            <w:r>
              <w:rPr>
                <w:rFonts w:ascii="Times New Roman" w:hAnsi="Times New Roman" w:cs="Times New Roman"/>
                <w:sz w:val="24"/>
              </w:rPr>
              <w:t>%</w:t>
            </w:r>
          </w:p>
        </w:tc>
        <w:tc>
          <w:tcPr>
            <w:tcW w:w="1132" w:type="dxa"/>
            <w:vAlign w:val="center"/>
          </w:tcPr>
          <w:p w14:paraId="23C13C3F" w14:textId="2FC8F9D2" w:rsidR="005B792C" w:rsidRDefault="00CF621B" w:rsidP="005B792C">
            <w:pPr>
              <w:jc w:val="center"/>
              <w:rPr>
                <w:rFonts w:ascii="Times New Roman" w:hAnsi="Times New Roman" w:cs="Times New Roman"/>
                <w:sz w:val="24"/>
              </w:rPr>
            </w:pPr>
            <w:r>
              <w:rPr>
                <w:rFonts w:ascii="Times New Roman" w:hAnsi="Times New Roman" w:cs="Times New Roman"/>
                <w:sz w:val="24"/>
              </w:rPr>
              <w:t>99.9</w:t>
            </w:r>
            <w:r w:rsidR="00BB2D97">
              <w:rPr>
                <w:rFonts w:ascii="Times New Roman" w:hAnsi="Times New Roman" w:cs="Times New Roman"/>
                <w:sz w:val="24"/>
              </w:rPr>
              <w:t>6</w:t>
            </w:r>
            <w:r>
              <w:rPr>
                <w:rFonts w:ascii="Times New Roman" w:hAnsi="Times New Roman" w:cs="Times New Roman"/>
                <w:sz w:val="24"/>
              </w:rPr>
              <w:t>%</w:t>
            </w:r>
          </w:p>
          <w:p w14:paraId="3C8524BF" w14:textId="4F6A71B2" w:rsidR="00CF621B" w:rsidRDefault="00CF621B" w:rsidP="005B792C">
            <w:pPr>
              <w:jc w:val="center"/>
              <w:rPr>
                <w:rFonts w:ascii="Times New Roman" w:hAnsi="Times New Roman" w:cs="Times New Roman"/>
                <w:sz w:val="24"/>
              </w:rPr>
            </w:pPr>
            <w:r>
              <w:rPr>
                <w:rFonts w:ascii="Times New Roman" w:hAnsi="Times New Roman" w:cs="Times New Roman"/>
                <w:sz w:val="24"/>
              </w:rPr>
              <w:t>98.</w:t>
            </w:r>
            <w:r w:rsidR="00BB2D97">
              <w:rPr>
                <w:rFonts w:ascii="Times New Roman" w:hAnsi="Times New Roman" w:cs="Times New Roman"/>
                <w:sz w:val="24"/>
              </w:rPr>
              <w:t>70</w:t>
            </w:r>
            <w:r>
              <w:rPr>
                <w:rFonts w:ascii="Times New Roman" w:hAnsi="Times New Roman" w:cs="Times New Roman"/>
                <w:sz w:val="24"/>
              </w:rPr>
              <w:t>%</w:t>
            </w:r>
          </w:p>
          <w:p w14:paraId="57D1143D" w14:textId="39E7017D" w:rsidR="00CF621B" w:rsidRDefault="00CF621B" w:rsidP="005B792C">
            <w:pPr>
              <w:jc w:val="center"/>
              <w:rPr>
                <w:rFonts w:ascii="Times New Roman" w:hAnsi="Times New Roman" w:cs="Times New Roman"/>
                <w:sz w:val="24"/>
              </w:rPr>
            </w:pPr>
            <w:r>
              <w:rPr>
                <w:rFonts w:ascii="Times New Roman" w:hAnsi="Times New Roman" w:cs="Times New Roman"/>
                <w:sz w:val="24"/>
              </w:rPr>
              <w:t>99.</w:t>
            </w:r>
            <w:r w:rsidR="00BB2D97">
              <w:rPr>
                <w:rFonts w:ascii="Times New Roman" w:hAnsi="Times New Roman" w:cs="Times New Roman"/>
                <w:sz w:val="24"/>
              </w:rPr>
              <w:t>42</w:t>
            </w:r>
            <w:r>
              <w:rPr>
                <w:rFonts w:ascii="Times New Roman" w:hAnsi="Times New Roman" w:cs="Times New Roman"/>
                <w:sz w:val="24"/>
              </w:rPr>
              <w:t>%</w:t>
            </w:r>
          </w:p>
          <w:p w14:paraId="03B23E14" w14:textId="1D382A2C"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w:t>
            </w:r>
            <w:r w:rsidR="00BB2D97">
              <w:rPr>
                <w:rFonts w:ascii="Times New Roman" w:hAnsi="Times New Roman" w:cs="Times New Roman"/>
                <w:sz w:val="24"/>
              </w:rPr>
              <w:t>06</w:t>
            </w:r>
            <w:r>
              <w:rPr>
                <w:rFonts w:ascii="Times New Roman" w:hAnsi="Times New Roman" w:cs="Times New Roman"/>
                <w:sz w:val="24"/>
              </w:rPr>
              <w:t>%</w:t>
            </w:r>
          </w:p>
        </w:tc>
        <w:tc>
          <w:tcPr>
            <w:tcW w:w="1000" w:type="dxa"/>
            <w:vAlign w:val="center"/>
          </w:tcPr>
          <w:p w14:paraId="70A945FC" w14:textId="4F80F857" w:rsidR="005B792C" w:rsidRDefault="00CF621B" w:rsidP="005B792C">
            <w:pPr>
              <w:jc w:val="center"/>
              <w:rPr>
                <w:rFonts w:ascii="Times New Roman" w:hAnsi="Times New Roman" w:cs="Times New Roman"/>
                <w:sz w:val="24"/>
              </w:rPr>
            </w:pPr>
            <w:r>
              <w:rPr>
                <w:rFonts w:ascii="Times New Roman" w:hAnsi="Times New Roman" w:cs="Times New Roman"/>
                <w:sz w:val="24"/>
              </w:rPr>
              <w:t>86.</w:t>
            </w:r>
            <w:r w:rsidR="00BB2D97">
              <w:rPr>
                <w:rFonts w:ascii="Times New Roman" w:hAnsi="Times New Roman" w:cs="Times New Roman"/>
                <w:sz w:val="24"/>
              </w:rPr>
              <w:t>06</w:t>
            </w:r>
            <w:r>
              <w:rPr>
                <w:rFonts w:ascii="Times New Roman" w:hAnsi="Times New Roman" w:cs="Times New Roman"/>
                <w:sz w:val="24"/>
              </w:rPr>
              <w:t>%</w:t>
            </w:r>
          </w:p>
          <w:p w14:paraId="270098B8" w14:textId="5C07D7A5" w:rsidR="00CF621B" w:rsidRDefault="00CF621B" w:rsidP="005B792C">
            <w:pPr>
              <w:jc w:val="center"/>
              <w:rPr>
                <w:rFonts w:ascii="Times New Roman" w:hAnsi="Times New Roman" w:cs="Times New Roman"/>
                <w:sz w:val="24"/>
              </w:rPr>
            </w:pPr>
            <w:r>
              <w:rPr>
                <w:rFonts w:ascii="Times New Roman" w:hAnsi="Times New Roman" w:cs="Times New Roman"/>
                <w:sz w:val="24"/>
              </w:rPr>
              <w:t>34.</w:t>
            </w:r>
            <w:r w:rsidR="00BB2D97">
              <w:rPr>
                <w:rFonts w:ascii="Times New Roman" w:hAnsi="Times New Roman" w:cs="Times New Roman"/>
                <w:sz w:val="24"/>
              </w:rPr>
              <w:t>02</w:t>
            </w:r>
            <w:r>
              <w:rPr>
                <w:rFonts w:ascii="Times New Roman" w:hAnsi="Times New Roman" w:cs="Times New Roman"/>
                <w:sz w:val="24"/>
              </w:rPr>
              <w:t>%</w:t>
            </w:r>
          </w:p>
          <w:p w14:paraId="5B94B644" w14:textId="05A113C2" w:rsidR="00CF621B" w:rsidRDefault="00CF621B" w:rsidP="005B792C">
            <w:pPr>
              <w:jc w:val="center"/>
              <w:rPr>
                <w:rFonts w:ascii="Times New Roman" w:hAnsi="Times New Roman" w:cs="Times New Roman"/>
                <w:sz w:val="24"/>
              </w:rPr>
            </w:pPr>
            <w:r>
              <w:rPr>
                <w:rFonts w:ascii="Times New Roman" w:hAnsi="Times New Roman" w:cs="Times New Roman"/>
                <w:sz w:val="24"/>
              </w:rPr>
              <w:t>20.</w:t>
            </w:r>
            <w:r w:rsidR="00BB2D97">
              <w:rPr>
                <w:rFonts w:ascii="Times New Roman" w:hAnsi="Times New Roman" w:cs="Times New Roman"/>
                <w:sz w:val="24"/>
              </w:rPr>
              <w:t>73</w:t>
            </w:r>
            <w:r>
              <w:rPr>
                <w:rFonts w:ascii="Times New Roman" w:hAnsi="Times New Roman" w:cs="Times New Roman"/>
                <w:sz w:val="24"/>
              </w:rPr>
              <w:t>%</w:t>
            </w:r>
          </w:p>
          <w:p w14:paraId="680430CC" w14:textId="5D0EEB68"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22.</w:t>
            </w:r>
            <w:r w:rsidR="00BB2D97">
              <w:rPr>
                <w:rFonts w:ascii="Times New Roman" w:hAnsi="Times New Roman" w:cs="Times New Roman"/>
                <w:sz w:val="24"/>
              </w:rPr>
              <w:t>39</w:t>
            </w:r>
            <w:r>
              <w:rPr>
                <w:rFonts w:ascii="Times New Roman" w:hAnsi="Times New Roman" w:cs="Times New Roman"/>
                <w:sz w:val="24"/>
              </w:rPr>
              <w:t>%</w:t>
            </w:r>
          </w:p>
        </w:tc>
        <w:tc>
          <w:tcPr>
            <w:tcW w:w="1147" w:type="dxa"/>
            <w:vAlign w:val="center"/>
          </w:tcPr>
          <w:p w14:paraId="66CC1ADE"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99.96%</w:t>
            </w:r>
          </w:p>
          <w:p w14:paraId="31D97041"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99.66%</w:t>
            </w:r>
          </w:p>
          <w:p w14:paraId="6103240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99.02%</w:t>
            </w:r>
          </w:p>
          <w:p w14:paraId="03D0F068" w14:textId="6F1A93D3"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99.34%</w:t>
            </w:r>
          </w:p>
        </w:tc>
        <w:tc>
          <w:tcPr>
            <w:tcW w:w="2042" w:type="dxa"/>
            <w:vAlign w:val="center"/>
          </w:tcPr>
          <w:p w14:paraId="37896522"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Accuracy</w:t>
            </w:r>
          </w:p>
          <w:p w14:paraId="5CF4DB56"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Precision</w:t>
            </w:r>
          </w:p>
          <w:p w14:paraId="6C8D0A74"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Recall</w:t>
            </w:r>
          </w:p>
          <w:p w14:paraId="31AC2A83" w14:textId="319F8293" w:rsidR="005B792C" w:rsidRP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F1-score</w:t>
            </w:r>
          </w:p>
        </w:tc>
      </w:tr>
      <w:tr w:rsidR="00FA07A2" w:rsidRPr="005B792C" w14:paraId="0D5E2CC7" w14:textId="34E7B03E" w:rsidTr="005967D3">
        <w:trPr>
          <w:trHeight w:val="1804"/>
          <w:jc w:val="center"/>
        </w:trPr>
        <w:tc>
          <w:tcPr>
            <w:tcW w:w="1678" w:type="dxa"/>
            <w:vAlign w:val="center"/>
          </w:tcPr>
          <w:p w14:paraId="799791D1" w14:textId="0A5EDD23"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Binary Classification</w:t>
            </w:r>
          </w:p>
        </w:tc>
        <w:tc>
          <w:tcPr>
            <w:tcW w:w="1000" w:type="dxa"/>
            <w:vAlign w:val="center"/>
          </w:tcPr>
          <w:p w14:paraId="1C05D593" w14:textId="45BE9E3C" w:rsidR="005B792C" w:rsidRDefault="00CF621B" w:rsidP="005B792C">
            <w:pPr>
              <w:jc w:val="center"/>
              <w:rPr>
                <w:rFonts w:ascii="Times New Roman" w:hAnsi="Times New Roman" w:cs="Times New Roman"/>
                <w:sz w:val="24"/>
              </w:rPr>
            </w:pPr>
            <w:r>
              <w:rPr>
                <w:rFonts w:ascii="Times New Roman" w:hAnsi="Times New Roman" w:cs="Times New Roman"/>
                <w:sz w:val="24"/>
              </w:rPr>
              <w:t>92.</w:t>
            </w:r>
            <w:r w:rsidR="00BB2D97">
              <w:rPr>
                <w:rFonts w:ascii="Times New Roman" w:hAnsi="Times New Roman" w:cs="Times New Roman"/>
                <w:sz w:val="24"/>
              </w:rPr>
              <w:t>69</w:t>
            </w:r>
            <w:r>
              <w:rPr>
                <w:rFonts w:ascii="Times New Roman" w:hAnsi="Times New Roman" w:cs="Times New Roman"/>
                <w:sz w:val="24"/>
              </w:rPr>
              <w:t>%</w:t>
            </w:r>
          </w:p>
          <w:p w14:paraId="1AF9D854" w14:textId="105C9BBC" w:rsidR="00CF621B" w:rsidRDefault="00CF621B" w:rsidP="005B792C">
            <w:pPr>
              <w:jc w:val="center"/>
              <w:rPr>
                <w:rFonts w:ascii="Times New Roman" w:hAnsi="Times New Roman" w:cs="Times New Roman"/>
                <w:sz w:val="24"/>
              </w:rPr>
            </w:pPr>
            <w:r>
              <w:rPr>
                <w:rFonts w:ascii="Times New Roman" w:hAnsi="Times New Roman" w:cs="Times New Roman"/>
                <w:sz w:val="24"/>
              </w:rPr>
              <w:t>89.3</w:t>
            </w:r>
            <w:r w:rsidR="00BB2D97">
              <w:rPr>
                <w:rFonts w:ascii="Times New Roman" w:hAnsi="Times New Roman" w:cs="Times New Roman"/>
                <w:sz w:val="24"/>
              </w:rPr>
              <w:t>0</w:t>
            </w:r>
            <w:r>
              <w:rPr>
                <w:rFonts w:ascii="Times New Roman" w:hAnsi="Times New Roman" w:cs="Times New Roman"/>
                <w:sz w:val="24"/>
              </w:rPr>
              <w:t>%</w:t>
            </w:r>
          </w:p>
          <w:p w14:paraId="07F9AA76" w14:textId="4A444A1D" w:rsidR="00CF621B" w:rsidRDefault="00CF621B" w:rsidP="005B792C">
            <w:pPr>
              <w:jc w:val="center"/>
              <w:rPr>
                <w:rFonts w:ascii="Times New Roman" w:hAnsi="Times New Roman" w:cs="Times New Roman"/>
                <w:sz w:val="24"/>
              </w:rPr>
            </w:pPr>
            <w:r>
              <w:rPr>
                <w:rFonts w:ascii="Times New Roman" w:hAnsi="Times New Roman" w:cs="Times New Roman"/>
                <w:sz w:val="24"/>
              </w:rPr>
              <w:t>87.</w:t>
            </w:r>
            <w:r w:rsidR="00BB2D97">
              <w:rPr>
                <w:rFonts w:ascii="Times New Roman" w:hAnsi="Times New Roman" w:cs="Times New Roman"/>
                <w:sz w:val="24"/>
              </w:rPr>
              <w:t>04</w:t>
            </w:r>
            <w:r>
              <w:rPr>
                <w:rFonts w:ascii="Times New Roman" w:hAnsi="Times New Roman" w:cs="Times New Roman"/>
                <w:sz w:val="24"/>
              </w:rPr>
              <w:t>%</w:t>
            </w:r>
          </w:p>
          <w:p w14:paraId="46C1E6B4" w14:textId="6CB9078C"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88.1</w:t>
            </w:r>
            <w:r w:rsidR="00BB2D97">
              <w:rPr>
                <w:rFonts w:ascii="Times New Roman" w:hAnsi="Times New Roman" w:cs="Times New Roman"/>
                <w:sz w:val="24"/>
              </w:rPr>
              <w:t>1</w:t>
            </w:r>
            <w:r>
              <w:rPr>
                <w:rFonts w:ascii="Times New Roman" w:hAnsi="Times New Roman" w:cs="Times New Roman"/>
                <w:sz w:val="24"/>
              </w:rPr>
              <w:t>%</w:t>
            </w:r>
          </w:p>
        </w:tc>
        <w:tc>
          <w:tcPr>
            <w:tcW w:w="1132" w:type="dxa"/>
            <w:vAlign w:val="center"/>
          </w:tcPr>
          <w:p w14:paraId="2162B441" w14:textId="0C29FBDF" w:rsidR="005B792C" w:rsidRDefault="00CF621B" w:rsidP="005B792C">
            <w:pPr>
              <w:jc w:val="center"/>
              <w:rPr>
                <w:rFonts w:ascii="Times New Roman" w:hAnsi="Times New Roman" w:cs="Times New Roman"/>
                <w:sz w:val="24"/>
              </w:rPr>
            </w:pPr>
            <w:r>
              <w:rPr>
                <w:rFonts w:ascii="Times New Roman" w:hAnsi="Times New Roman" w:cs="Times New Roman"/>
                <w:sz w:val="24"/>
              </w:rPr>
              <w:t>99.9</w:t>
            </w:r>
            <w:r w:rsidR="00BB2D97">
              <w:rPr>
                <w:rFonts w:ascii="Times New Roman" w:hAnsi="Times New Roman" w:cs="Times New Roman"/>
                <w:sz w:val="24"/>
              </w:rPr>
              <w:t>6</w:t>
            </w:r>
            <w:r>
              <w:rPr>
                <w:rFonts w:ascii="Times New Roman" w:hAnsi="Times New Roman" w:cs="Times New Roman"/>
                <w:sz w:val="24"/>
              </w:rPr>
              <w:t>%</w:t>
            </w:r>
          </w:p>
          <w:p w14:paraId="489FE6A8" w14:textId="23268B42" w:rsidR="00CF621B" w:rsidRDefault="00CF621B" w:rsidP="00CF621B">
            <w:pPr>
              <w:jc w:val="center"/>
              <w:rPr>
                <w:rFonts w:ascii="Times New Roman" w:hAnsi="Times New Roman" w:cs="Times New Roman"/>
                <w:sz w:val="24"/>
              </w:rPr>
            </w:pPr>
            <w:r>
              <w:rPr>
                <w:rFonts w:ascii="Times New Roman" w:hAnsi="Times New Roman" w:cs="Times New Roman"/>
                <w:sz w:val="24"/>
              </w:rPr>
              <w:t>99.9</w:t>
            </w:r>
            <w:r w:rsidR="00BB2D97">
              <w:rPr>
                <w:rFonts w:ascii="Times New Roman" w:hAnsi="Times New Roman" w:cs="Times New Roman"/>
                <w:sz w:val="24"/>
              </w:rPr>
              <w:t>4</w:t>
            </w:r>
            <w:r>
              <w:rPr>
                <w:rFonts w:ascii="Times New Roman" w:hAnsi="Times New Roman" w:cs="Times New Roman"/>
                <w:sz w:val="24"/>
              </w:rPr>
              <w:t>%</w:t>
            </w:r>
          </w:p>
          <w:p w14:paraId="1928D108" w14:textId="1142DEEF" w:rsidR="00CF621B" w:rsidRDefault="00CF621B" w:rsidP="00CF621B">
            <w:pPr>
              <w:jc w:val="center"/>
              <w:rPr>
                <w:rFonts w:ascii="Times New Roman" w:hAnsi="Times New Roman" w:cs="Times New Roman"/>
                <w:sz w:val="24"/>
              </w:rPr>
            </w:pPr>
            <w:r>
              <w:rPr>
                <w:rFonts w:ascii="Times New Roman" w:hAnsi="Times New Roman" w:cs="Times New Roman"/>
                <w:sz w:val="24"/>
              </w:rPr>
              <w:t>99.9</w:t>
            </w:r>
            <w:r w:rsidR="00BB2D97">
              <w:rPr>
                <w:rFonts w:ascii="Times New Roman" w:hAnsi="Times New Roman" w:cs="Times New Roman"/>
                <w:sz w:val="24"/>
              </w:rPr>
              <w:t>4</w:t>
            </w:r>
            <w:r>
              <w:rPr>
                <w:rFonts w:ascii="Times New Roman" w:hAnsi="Times New Roman" w:cs="Times New Roman"/>
                <w:sz w:val="24"/>
              </w:rPr>
              <w:t>%</w:t>
            </w:r>
          </w:p>
          <w:p w14:paraId="17BC5C70" w14:textId="3E770978"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99.9</w:t>
            </w:r>
            <w:r w:rsidR="00BB2D97">
              <w:rPr>
                <w:rFonts w:ascii="Times New Roman" w:hAnsi="Times New Roman" w:cs="Times New Roman"/>
                <w:sz w:val="24"/>
              </w:rPr>
              <w:t>4</w:t>
            </w:r>
            <w:r>
              <w:rPr>
                <w:rFonts w:ascii="Times New Roman" w:hAnsi="Times New Roman" w:cs="Times New Roman"/>
                <w:sz w:val="24"/>
              </w:rPr>
              <w:t>%</w:t>
            </w:r>
          </w:p>
        </w:tc>
        <w:tc>
          <w:tcPr>
            <w:tcW w:w="1000" w:type="dxa"/>
            <w:vAlign w:val="center"/>
          </w:tcPr>
          <w:p w14:paraId="60BB14E6" w14:textId="1816F0A8" w:rsidR="005B792C" w:rsidRDefault="00CF621B" w:rsidP="005B792C">
            <w:pPr>
              <w:jc w:val="center"/>
              <w:rPr>
                <w:rFonts w:ascii="Times New Roman" w:hAnsi="Times New Roman" w:cs="Times New Roman"/>
                <w:sz w:val="24"/>
              </w:rPr>
            </w:pPr>
            <w:r>
              <w:rPr>
                <w:rFonts w:ascii="Times New Roman" w:hAnsi="Times New Roman" w:cs="Times New Roman"/>
                <w:sz w:val="24"/>
              </w:rPr>
              <w:t>86.6</w:t>
            </w:r>
            <w:r w:rsidR="00BB2D97">
              <w:rPr>
                <w:rFonts w:ascii="Times New Roman" w:hAnsi="Times New Roman" w:cs="Times New Roman"/>
                <w:sz w:val="24"/>
              </w:rPr>
              <w:t>0</w:t>
            </w:r>
            <w:r>
              <w:rPr>
                <w:rFonts w:ascii="Times New Roman" w:hAnsi="Times New Roman" w:cs="Times New Roman"/>
                <w:sz w:val="24"/>
              </w:rPr>
              <w:t>%</w:t>
            </w:r>
          </w:p>
          <w:p w14:paraId="1C99FC8E" w14:textId="28769346" w:rsidR="00CF621B" w:rsidRDefault="00CF621B" w:rsidP="005B792C">
            <w:pPr>
              <w:jc w:val="center"/>
              <w:rPr>
                <w:rFonts w:ascii="Times New Roman" w:hAnsi="Times New Roman" w:cs="Times New Roman"/>
                <w:sz w:val="24"/>
              </w:rPr>
            </w:pPr>
            <w:r>
              <w:rPr>
                <w:rFonts w:ascii="Times New Roman" w:hAnsi="Times New Roman" w:cs="Times New Roman"/>
                <w:sz w:val="24"/>
              </w:rPr>
              <w:t>83.</w:t>
            </w:r>
            <w:r w:rsidR="00C9494C">
              <w:rPr>
                <w:rFonts w:ascii="Times New Roman" w:hAnsi="Times New Roman" w:cs="Times New Roman"/>
                <w:sz w:val="24"/>
              </w:rPr>
              <w:t>38</w:t>
            </w:r>
            <w:r>
              <w:rPr>
                <w:rFonts w:ascii="Times New Roman" w:hAnsi="Times New Roman" w:cs="Times New Roman"/>
                <w:sz w:val="24"/>
              </w:rPr>
              <w:t>%</w:t>
            </w:r>
          </w:p>
          <w:p w14:paraId="56187510" w14:textId="2EE8B818" w:rsidR="00CF621B" w:rsidRDefault="00CF621B" w:rsidP="005B792C">
            <w:pPr>
              <w:jc w:val="center"/>
              <w:rPr>
                <w:rFonts w:ascii="Times New Roman" w:hAnsi="Times New Roman" w:cs="Times New Roman"/>
                <w:sz w:val="24"/>
              </w:rPr>
            </w:pPr>
            <w:r>
              <w:rPr>
                <w:rFonts w:ascii="Times New Roman" w:hAnsi="Times New Roman" w:cs="Times New Roman"/>
                <w:sz w:val="24"/>
              </w:rPr>
              <w:t>70.</w:t>
            </w:r>
            <w:r w:rsidR="00C9494C">
              <w:rPr>
                <w:rFonts w:ascii="Times New Roman" w:hAnsi="Times New Roman" w:cs="Times New Roman"/>
                <w:sz w:val="24"/>
              </w:rPr>
              <w:t>24</w:t>
            </w:r>
            <w:r>
              <w:rPr>
                <w:rFonts w:ascii="Times New Roman" w:hAnsi="Times New Roman" w:cs="Times New Roman"/>
                <w:sz w:val="24"/>
              </w:rPr>
              <w:t>%</w:t>
            </w:r>
          </w:p>
          <w:p w14:paraId="3032EE62" w14:textId="4B314238"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74.</w:t>
            </w:r>
            <w:r w:rsidR="00C9494C">
              <w:rPr>
                <w:rFonts w:ascii="Times New Roman" w:hAnsi="Times New Roman" w:cs="Times New Roman"/>
                <w:sz w:val="24"/>
              </w:rPr>
              <w:t>03</w:t>
            </w:r>
            <w:r>
              <w:rPr>
                <w:rFonts w:ascii="Times New Roman" w:hAnsi="Times New Roman" w:cs="Times New Roman"/>
                <w:sz w:val="24"/>
              </w:rPr>
              <w:t>%</w:t>
            </w:r>
          </w:p>
        </w:tc>
        <w:tc>
          <w:tcPr>
            <w:tcW w:w="1147" w:type="dxa"/>
            <w:vAlign w:val="center"/>
          </w:tcPr>
          <w:p w14:paraId="7500F9D2"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99.96%</w:t>
            </w:r>
          </w:p>
          <w:p w14:paraId="5CF40D1A"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99.94%</w:t>
            </w:r>
          </w:p>
          <w:p w14:paraId="20802F53" w14:textId="4F77AC65" w:rsidR="00CF621B" w:rsidRDefault="00CF621B" w:rsidP="005B792C">
            <w:pPr>
              <w:jc w:val="center"/>
              <w:rPr>
                <w:rFonts w:ascii="Times New Roman" w:hAnsi="Times New Roman" w:cs="Times New Roman"/>
                <w:sz w:val="24"/>
              </w:rPr>
            </w:pPr>
            <w:r>
              <w:rPr>
                <w:rFonts w:ascii="Times New Roman" w:hAnsi="Times New Roman" w:cs="Times New Roman"/>
                <w:sz w:val="24"/>
              </w:rPr>
              <w:t>99.9</w:t>
            </w:r>
            <w:r w:rsidR="00694538">
              <w:rPr>
                <w:rFonts w:ascii="Times New Roman" w:hAnsi="Times New Roman" w:cs="Times New Roman"/>
                <w:sz w:val="24"/>
              </w:rPr>
              <w:t>6</w:t>
            </w:r>
            <w:r>
              <w:rPr>
                <w:rFonts w:ascii="Times New Roman" w:hAnsi="Times New Roman" w:cs="Times New Roman"/>
                <w:sz w:val="24"/>
              </w:rPr>
              <w:t>%</w:t>
            </w:r>
          </w:p>
          <w:p w14:paraId="2CEFFA32" w14:textId="2D5B39F4"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99.9</w:t>
            </w:r>
            <w:r w:rsidR="00694538">
              <w:rPr>
                <w:rFonts w:ascii="Times New Roman" w:hAnsi="Times New Roman" w:cs="Times New Roman"/>
                <w:sz w:val="24"/>
              </w:rPr>
              <w:t>6</w:t>
            </w:r>
            <w:r>
              <w:rPr>
                <w:rFonts w:ascii="Times New Roman" w:hAnsi="Times New Roman" w:cs="Times New Roman"/>
                <w:sz w:val="24"/>
              </w:rPr>
              <w:t>%</w:t>
            </w:r>
          </w:p>
        </w:tc>
        <w:tc>
          <w:tcPr>
            <w:tcW w:w="2042" w:type="dxa"/>
            <w:vAlign w:val="center"/>
          </w:tcPr>
          <w:p w14:paraId="64B5EC60"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Accuracy</w:t>
            </w:r>
          </w:p>
          <w:p w14:paraId="323A1BA2"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Precision</w:t>
            </w:r>
          </w:p>
          <w:p w14:paraId="35C40D52"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Recall</w:t>
            </w:r>
          </w:p>
          <w:p w14:paraId="37610D65" w14:textId="39DEDCA9" w:rsidR="005B792C" w:rsidRPr="005B792C" w:rsidRDefault="005B792C" w:rsidP="00CD14DE">
            <w:pPr>
              <w:pStyle w:val="ListParagraph"/>
              <w:numPr>
                <w:ilvl w:val="0"/>
                <w:numId w:val="29"/>
              </w:numPr>
              <w:rPr>
                <w:rFonts w:ascii="Times New Roman" w:hAnsi="Times New Roman" w:cs="Times New Roman"/>
                <w:sz w:val="24"/>
              </w:rPr>
            </w:pPr>
            <w:r w:rsidRPr="005B792C">
              <w:rPr>
                <w:rFonts w:ascii="Times New Roman" w:hAnsi="Times New Roman" w:cs="Times New Roman"/>
                <w:sz w:val="24"/>
              </w:rPr>
              <w:t>F1-score</w:t>
            </w:r>
          </w:p>
        </w:tc>
      </w:tr>
      <w:tr w:rsidR="00FA07A2" w:rsidRPr="005B792C" w14:paraId="6B435876" w14:textId="214BB17D" w:rsidTr="005967D3">
        <w:trPr>
          <w:trHeight w:val="1361"/>
          <w:jc w:val="center"/>
        </w:trPr>
        <w:tc>
          <w:tcPr>
            <w:tcW w:w="1678" w:type="dxa"/>
            <w:vAlign w:val="center"/>
          </w:tcPr>
          <w:p w14:paraId="70E8953F" w14:textId="17F918AC"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Multi-class Classification</w:t>
            </w:r>
          </w:p>
        </w:tc>
        <w:tc>
          <w:tcPr>
            <w:tcW w:w="1000" w:type="dxa"/>
            <w:vAlign w:val="center"/>
          </w:tcPr>
          <w:p w14:paraId="78CE0A0A" w14:textId="79416A9F" w:rsidR="005B792C" w:rsidRDefault="00CF621B" w:rsidP="005B792C">
            <w:pPr>
              <w:jc w:val="center"/>
              <w:rPr>
                <w:rFonts w:ascii="Times New Roman" w:hAnsi="Times New Roman" w:cs="Times New Roman"/>
                <w:sz w:val="24"/>
              </w:rPr>
            </w:pPr>
            <w:r>
              <w:rPr>
                <w:rFonts w:ascii="Times New Roman" w:hAnsi="Times New Roman" w:cs="Times New Roman"/>
                <w:sz w:val="24"/>
              </w:rPr>
              <w:t>94.</w:t>
            </w:r>
            <w:r w:rsidR="00BB2D97">
              <w:rPr>
                <w:rFonts w:ascii="Times New Roman" w:hAnsi="Times New Roman" w:cs="Times New Roman"/>
                <w:sz w:val="24"/>
              </w:rPr>
              <w:t>34</w:t>
            </w:r>
            <w:r>
              <w:rPr>
                <w:rFonts w:ascii="Times New Roman" w:hAnsi="Times New Roman" w:cs="Times New Roman"/>
                <w:sz w:val="24"/>
              </w:rPr>
              <w:t>%</w:t>
            </w:r>
          </w:p>
          <w:p w14:paraId="42F4F7AC" w14:textId="3DD63457" w:rsidR="00CF621B" w:rsidRDefault="00CF621B" w:rsidP="005B792C">
            <w:pPr>
              <w:jc w:val="center"/>
              <w:rPr>
                <w:rFonts w:ascii="Times New Roman" w:hAnsi="Times New Roman" w:cs="Times New Roman"/>
                <w:sz w:val="24"/>
              </w:rPr>
            </w:pPr>
            <w:r>
              <w:rPr>
                <w:rFonts w:ascii="Times New Roman" w:hAnsi="Times New Roman" w:cs="Times New Roman"/>
                <w:sz w:val="24"/>
              </w:rPr>
              <w:t>66.</w:t>
            </w:r>
            <w:r w:rsidR="00BB2D97">
              <w:rPr>
                <w:rFonts w:ascii="Times New Roman" w:hAnsi="Times New Roman" w:cs="Times New Roman"/>
                <w:sz w:val="24"/>
              </w:rPr>
              <w:t>00</w:t>
            </w:r>
            <w:r>
              <w:rPr>
                <w:rFonts w:ascii="Times New Roman" w:hAnsi="Times New Roman" w:cs="Times New Roman"/>
                <w:sz w:val="24"/>
              </w:rPr>
              <w:t>%</w:t>
            </w:r>
          </w:p>
          <w:p w14:paraId="792D2AC0" w14:textId="0A5E57C3" w:rsidR="00CF621B" w:rsidRDefault="00CF621B" w:rsidP="005B792C">
            <w:pPr>
              <w:jc w:val="center"/>
              <w:rPr>
                <w:rFonts w:ascii="Times New Roman" w:hAnsi="Times New Roman" w:cs="Times New Roman"/>
                <w:sz w:val="24"/>
              </w:rPr>
            </w:pPr>
            <w:r>
              <w:rPr>
                <w:rFonts w:ascii="Times New Roman" w:hAnsi="Times New Roman" w:cs="Times New Roman"/>
                <w:sz w:val="24"/>
              </w:rPr>
              <w:t>55.</w:t>
            </w:r>
            <w:r w:rsidR="00BB2D97">
              <w:rPr>
                <w:rFonts w:ascii="Times New Roman" w:hAnsi="Times New Roman" w:cs="Times New Roman"/>
                <w:sz w:val="24"/>
              </w:rPr>
              <w:t>06</w:t>
            </w:r>
            <w:r>
              <w:rPr>
                <w:rFonts w:ascii="Times New Roman" w:hAnsi="Times New Roman" w:cs="Times New Roman"/>
                <w:sz w:val="24"/>
              </w:rPr>
              <w:t>%</w:t>
            </w:r>
          </w:p>
          <w:p w14:paraId="25B2929E" w14:textId="7B44C29E"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57.</w:t>
            </w:r>
            <w:r w:rsidR="00BB2D97">
              <w:rPr>
                <w:rFonts w:ascii="Times New Roman" w:hAnsi="Times New Roman" w:cs="Times New Roman"/>
                <w:sz w:val="24"/>
              </w:rPr>
              <w:t>24</w:t>
            </w:r>
            <w:r>
              <w:rPr>
                <w:rFonts w:ascii="Times New Roman" w:hAnsi="Times New Roman" w:cs="Times New Roman"/>
                <w:sz w:val="24"/>
              </w:rPr>
              <w:t>%</w:t>
            </w:r>
          </w:p>
        </w:tc>
        <w:tc>
          <w:tcPr>
            <w:tcW w:w="1132" w:type="dxa"/>
            <w:vAlign w:val="center"/>
          </w:tcPr>
          <w:p w14:paraId="53AFAA67" w14:textId="2E5D16BD" w:rsidR="005B792C" w:rsidRDefault="00CF621B" w:rsidP="005B792C">
            <w:pPr>
              <w:jc w:val="center"/>
              <w:rPr>
                <w:rFonts w:ascii="Times New Roman" w:hAnsi="Times New Roman" w:cs="Times New Roman"/>
                <w:sz w:val="24"/>
              </w:rPr>
            </w:pPr>
            <w:r>
              <w:rPr>
                <w:rFonts w:ascii="Times New Roman" w:hAnsi="Times New Roman" w:cs="Times New Roman"/>
                <w:sz w:val="24"/>
              </w:rPr>
              <w:t>99.9</w:t>
            </w:r>
            <w:r w:rsidR="00BB2D97">
              <w:rPr>
                <w:rFonts w:ascii="Times New Roman" w:hAnsi="Times New Roman" w:cs="Times New Roman"/>
                <w:sz w:val="24"/>
              </w:rPr>
              <w:t>6</w:t>
            </w:r>
            <w:r>
              <w:rPr>
                <w:rFonts w:ascii="Times New Roman" w:hAnsi="Times New Roman" w:cs="Times New Roman"/>
                <w:sz w:val="24"/>
              </w:rPr>
              <w:t>%</w:t>
            </w:r>
          </w:p>
          <w:p w14:paraId="7A10C06F" w14:textId="474ADFB5" w:rsidR="00CF621B" w:rsidRDefault="00CF621B" w:rsidP="005B792C">
            <w:pPr>
              <w:jc w:val="center"/>
              <w:rPr>
                <w:rFonts w:ascii="Times New Roman" w:hAnsi="Times New Roman" w:cs="Times New Roman"/>
                <w:sz w:val="24"/>
              </w:rPr>
            </w:pPr>
            <w:r>
              <w:rPr>
                <w:rFonts w:ascii="Times New Roman" w:hAnsi="Times New Roman" w:cs="Times New Roman"/>
                <w:sz w:val="24"/>
              </w:rPr>
              <w:t>9</w:t>
            </w:r>
            <w:r w:rsidR="00BB2D97">
              <w:rPr>
                <w:rFonts w:ascii="Times New Roman" w:hAnsi="Times New Roman" w:cs="Times New Roman"/>
                <w:sz w:val="24"/>
              </w:rPr>
              <w:t>8.94</w:t>
            </w:r>
            <w:r>
              <w:rPr>
                <w:rFonts w:ascii="Times New Roman" w:hAnsi="Times New Roman" w:cs="Times New Roman"/>
                <w:sz w:val="24"/>
              </w:rPr>
              <w:t>%</w:t>
            </w:r>
          </w:p>
          <w:p w14:paraId="4A409247" w14:textId="11C0089A" w:rsidR="00CF621B" w:rsidRDefault="00CF621B" w:rsidP="005B792C">
            <w:pPr>
              <w:jc w:val="center"/>
              <w:rPr>
                <w:rFonts w:ascii="Times New Roman" w:hAnsi="Times New Roman" w:cs="Times New Roman"/>
                <w:sz w:val="24"/>
              </w:rPr>
            </w:pPr>
            <w:r>
              <w:rPr>
                <w:rFonts w:ascii="Times New Roman" w:hAnsi="Times New Roman" w:cs="Times New Roman"/>
                <w:sz w:val="24"/>
              </w:rPr>
              <w:t>99.</w:t>
            </w:r>
            <w:r w:rsidR="00BB2D97">
              <w:rPr>
                <w:rFonts w:ascii="Times New Roman" w:hAnsi="Times New Roman" w:cs="Times New Roman"/>
                <w:sz w:val="24"/>
              </w:rPr>
              <w:t>26</w:t>
            </w:r>
            <w:r>
              <w:rPr>
                <w:rFonts w:ascii="Times New Roman" w:hAnsi="Times New Roman" w:cs="Times New Roman"/>
                <w:sz w:val="24"/>
              </w:rPr>
              <w:t>%</w:t>
            </w:r>
          </w:p>
          <w:p w14:paraId="4EAF6D45" w14:textId="2662236C"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w:t>
            </w:r>
            <w:r w:rsidR="00BB2D97">
              <w:rPr>
                <w:rFonts w:ascii="Times New Roman" w:hAnsi="Times New Roman" w:cs="Times New Roman"/>
                <w:sz w:val="24"/>
              </w:rPr>
              <w:t>10</w:t>
            </w:r>
            <w:r>
              <w:rPr>
                <w:rFonts w:ascii="Times New Roman" w:hAnsi="Times New Roman" w:cs="Times New Roman"/>
                <w:sz w:val="24"/>
              </w:rPr>
              <w:t>%</w:t>
            </w:r>
          </w:p>
        </w:tc>
        <w:tc>
          <w:tcPr>
            <w:tcW w:w="1000" w:type="dxa"/>
            <w:vAlign w:val="center"/>
          </w:tcPr>
          <w:p w14:paraId="621B3F0C" w14:textId="0AB957D2" w:rsidR="005B792C" w:rsidRDefault="00CF621B" w:rsidP="005B792C">
            <w:pPr>
              <w:jc w:val="center"/>
              <w:rPr>
                <w:rFonts w:ascii="Times New Roman" w:hAnsi="Times New Roman" w:cs="Times New Roman"/>
                <w:sz w:val="24"/>
              </w:rPr>
            </w:pPr>
            <w:r>
              <w:rPr>
                <w:rFonts w:ascii="Times New Roman" w:hAnsi="Times New Roman" w:cs="Times New Roman"/>
                <w:sz w:val="24"/>
              </w:rPr>
              <w:t>85.</w:t>
            </w:r>
            <w:r w:rsidR="00C9494C">
              <w:rPr>
                <w:rFonts w:ascii="Times New Roman" w:hAnsi="Times New Roman" w:cs="Times New Roman"/>
                <w:sz w:val="24"/>
              </w:rPr>
              <w:t>54</w:t>
            </w:r>
            <w:r>
              <w:rPr>
                <w:rFonts w:ascii="Times New Roman" w:hAnsi="Times New Roman" w:cs="Times New Roman"/>
                <w:sz w:val="24"/>
              </w:rPr>
              <w:t>%</w:t>
            </w:r>
          </w:p>
          <w:p w14:paraId="0853374C" w14:textId="33C80E53" w:rsidR="00CF621B" w:rsidRDefault="00CF621B" w:rsidP="005B792C">
            <w:pPr>
              <w:jc w:val="center"/>
              <w:rPr>
                <w:rFonts w:ascii="Times New Roman" w:hAnsi="Times New Roman" w:cs="Times New Roman"/>
                <w:sz w:val="24"/>
              </w:rPr>
            </w:pPr>
            <w:r>
              <w:rPr>
                <w:rFonts w:ascii="Times New Roman" w:hAnsi="Times New Roman" w:cs="Times New Roman"/>
                <w:sz w:val="24"/>
              </w:rPr>
              <w:t>34.1</w:t>
            </w:r>
            <w:r w:rsidR="00C9494C">
              <w:rPr>
                <w:rFonts w:ascii="Times New Roman" w:hAnsi="Times New Roman" w:cs="Times New Roman"/>
                <w:sz w:val="24"/>
              </w:rPr>
              <w:t>2</w:t>
            </w:r>
            <w:r>
              <w:rPr>
                <w:rFonts w:ascii="Times New Roman" w:hAnsi="Times New Roman" w:cs="Times New Roman"/>
                <w:sz w:val="24"/>
              </w:rPr>
              <w:t>%</w:t>
            </w:r>
          </w:p>
          <w:p w14:paraId="2538645A" w14:textId="76F0A2D0" w:rsidR="00CF621B" w:rsidRDefault="00CF621B" w:rsidP="005B792C">
            <w:pPr>
              <w:jc w:val="center"/>
              <w:rPr>
                <w:rFonts w:ascii="Times New Roman" w:hAnsi="Times New Roman" w:cs="Times New Roman"/>
                <w:sz w:val="24"/>
              </w:rPr>
            </w:pPr>
            <w:r>
              <w:rPr>
                <w:rFonts w:ascii="Times New Roman" w:hAnsi="Times New Roman" w:cs="Times New Roman"/>
                <w:sz w:val="24"/>
              </w:rPr>
              <w:t>2</w:t>
            </w:r>
            <w:r w:rsidR="00C9494C">
              <w:rPr>
                <w:rFonts w:ascii="Times New Roman" w:hAnsi="Times New Roman" w:cs="Times New Roman"/>
                <w:sz w:val="24"/>
              </w:rPr>
              <w:t>8.99</w:t>
            </w:r>
            <w:r>
              <w:rPr>
                <w:rFonts w:ascii="Times New Roman" w:hAnsi="Times New Roman" w:cs="Times New Roman"/>
                <w:sz w:val="24"/>
              </w:rPr>
              <w:t>%</w:t>
            </w:r>
          </w:p>
          <w:p w14:paraId="3AFFE0E9" w14:textId="6CFF318A"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30.6</w:t>
            </w:r>
            <w:r w:rsidR="00C9494C">
              <w:rPr>
                <w:rFonts w:ascii="Times New Roman" w:hAnsi="Times New Roman" w:cs="Times New Roman"/>
                <w:sz w:val="24"/>
              </w:rPr>
              <w:t>2</w:t>
            </w:r>
            <w:r>
              <w:rPr>
                <w:rFonts w:ascii="Times New Roman" w:hAnsi="Times New Roman" w:cs="Times New Roman"/>
                <w:sz w:val="24"/>
              </w:rPr>
              <w:t>%</w:t>
            </w:r>
          </w:p>
        </w:tc>
        <w:tc>
          <w:tcPr>
            <w:tcW w:w="1147" w:type="dxa"/>
            <w:vAlign w:val="center"/>
          </w:tcPr>
          <w:p w14:paraId="78DCEF22" w14:textId="3B29C8BA" w:rsidR="00CF621B" w:rsidRDefault="00CF621B" w:rsidP="00CF621B">
            <w:pPr>
              <w:jc w:val="center"/>
              <w:rPr>
                <w:rFonts w:ascii="Times New Roman" w:hAnsi="Times New Roman" w:cs="Times New Roman"/>
                <w:sz w:val="24"/>
              </w:rPr>
            </w:pPr>
            <w:r>
              <w:rPr>
                <w:rFonts w:ascii="Times New Roman" w:hAnsi="Times New Roman" w:cs="Times New Roman"/>
                <w:sz w:val="24"/>
              </w:rPr>
              <w:t>99.</w:t>
            </w:r>
            <w:r w:rsidR="003F3663">
              <w:rPr>
                <w:rFonts w:ascii="Times New Roman" w:hAnsi="Times New Roman" w:cs="Times New Roman"/>
                <w:sz w:val="24"/>
              </w:rPr>
              <w:t>9</w:t>
            </w:r>
            <w:r w:rsidR="00BB2D97">
              <w:rPr>
                <w:rFonts w:ascii="Times New Roman" w:hAnsi="Times New Roman" w:cs="Times New Roman"/>
                <w:sz w:val="24"/>
              </w:rPr>
              <w:t>6</w:t>
            </w:r>
            <w:r>
              <w:rPr>
                <w:rFonts w:ascii="Times New Roman" w:hAnsi="Times New Roman" w:cs="Times New Roman"/>
                <w:sz w:val="24"/>
              </w:rPr>
              <w:t>%</w:t>
            </w:r>
          </w:p>
          <w:p w14:paraId="097A75DD" w14:textId="0C63B0CB" w:rsidR="00CF621B" w:rsidRDefault="00CF621B" w:rsidP="00FA07A2">
            <w:pPr>
              <w:jc w:val="center"/>
              <w:rPr>
                <w:rFonts w:ascii="Times New Roman" w:hAnsi="Times New Roman" w:cs="Times New Roman"/>
                <w:sz w:val="24"/>
              </w:rPr>
            </w:pPr>
            <w:r>
              <w:rPr>
                <w:rFonts w:ascii="Times New Roman" w:hAnsi="Times New Roman" w:cs="Times New Roman"/>
                <w:sz w:val="24"/>
              </w:rPr>
              <w:t>99.</w:t>
            </w:r>
            <w:r w:rsidR="003F3663">
              <w:rPr>
                <w:rFonts w:ascii="Times New Roman" w:hAnsi="Times New Roman" w:cs="Times New Roman"/>
                <w:sz w:val="24"/>
              </w:rPr>
              <w:t>74</w:t>
            </w:r>
            <w:r w:rsidR="00FA07A2">
              <w:rPr>
                <w:rFonts w:ascii="Times New Roman" w:hAnsi="Times New Roman" w:cs="Times New Roman"/>
                <w:sz w:val="24"/>
              </w:rPr>
              <w:t>%</w:t>
            </w:r>
          </w:p>
          <w:p w14:paraId="494D4092" w14:textId="6704A6DF" w:rsidR="00FA07A2" w:rsidRDefault="00FA07A2" w:rsidP="00FA07A2">
            <w:pPr>
              <w:jc w:val="center"/>
              <w:rPr>
                <w:rFonts w:ascii="Times New Roman" w:hAnsi="Times New Roman" w:cs="Times New Roman"/>
                <w:sz w:val="24"/>
              </w:rPr>
            </w:pPr>
            <w:r>
              <w:rPr>
                <w:rFonts w:ascii="Times New Roman" w:hAnsi="Times New Roman" w:cs="Times New Roman"/>
                <w:sz w:val="24"/>
              </w:rPr>
              <w:t>99.</w:t>
            </w:r>
            <w:r w:rsidR="003F3663">
              <w:rPr>
                <w:rFonts w:ascii="Times New Roman" w:hAnsi="Times New Roman" w:cs="Times New Roman"/>
                <w:sz w:val="24"/>
              </w:rPr>
              <w:t>04</w:t>
            </w:r>
            <w:r>
              <w:rPr>
                <w:rFonts w:ascii="Times New Roman" w:hAnsi="Times New Roman" w:cs="Times New Roman"/>
                <w:sz w:val="24"/>
              </w:rPr>
              <w:t>%</w:t>
            </w:r>
          </w:p>
          <w:p w14:paraId="05641341" w14:textId="7AD20C77" w:rsidR="00FA07A2" w:rsidRPr="005B792C" w:rsidRDefault="00FA07A2" w:rsidP="00FA07A2">
            <w:pPr>
              <w:jc w:val="center"/>
              <w:rPr>
                <w:rFonts w:ascii="Times New Roman" w:hAnsi="Times New Roman" w:cs="Times New Roman"/>
                <w:sz w:val="24"/>
              </w:rPr>
            </w:pPr>
            <w:r>
              <w:rPr>
                <w:rFonts w:ascii="Times New Roman" w:hAnsi="Times New Roman" w:cs="Times New Roman"/>
                <w:sz w:val="24"/>
              </w:rPr>
              <w:t>99.</w:t>
            </w:r>
            <w:r w:rsidR="003F3663">
              <w:rPr>
                <w:rFonts w:ascii="Times New Roman" w:hAnsi="Times New Roman" w:cs="Times New Roman"/>
                <w:sz w:val="24"/>
              </w:rPr>
              <w:t>38</w:t>
            </w:r>
            <w:r>
              <w:rPr>
                <w:rFonts w:ascii="Times New Roman" w:hAnsi="Times New Roman" w:cs="Times New Roman"/>
                <w:sz w:val="24"/>
              </w:rPr>
              <w:t>%</w:t>
            </w:r>
          </w:p>
        </w:tc>
        <w:tc>
          <w:tcPr>
            <w:tcW w:w="2042" w:type="dxa"/>
            <w:vAlign w:val="center"/>
          </w:tcPr>
          <w:p w14:paraId="1A7ED754"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Accuracy</w:t>
            </w:r>
          </w:p>
          <w:p w14:paraId="0F177182"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Precision</w:t>
            </w:r>
          </w:p>
          <w:p w14:paraId="1419EB1D"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Recall</w:t>
            </w:r>
          </w:p>
          <w:p w14:paraId="6FE4BB0F" w14:textId="6EC8455D" w:rsidR="005B792C" w:rsidRPr="005B792C" w:rsidRDefault="005B792C" w:rsidP="00CD14DE">
            <w:pPr>
              <w:pStyle w:val="ListParagraph"/>
              <w:numPr>
                <w:ilvl w:val="0"/>
                <w:numId w:val="28"/>
              </w:numPr>
              <w:rPr>
                <w:rFonts w:ascii="Times New Roman" w:hAnsi="Times New Roman" w:cs="Times New Roman"/>
                <w:sz w:val="24"/>
              </w:rPr>
            </w:pPr>
            <w:r w:rsidRPr="005B792C">
              <w:rPr>
                <w:rFonts w:ascii="Times New Roman" w:hAnsi="Times New Roman" w:cs="Times New Roman"/>
                <w:sz w:val="24"/>
              </w:rPr>
              <w:t>F1-score</w:t>
            </w:r>
          </w:p>
        </w:tc>
      </w:tr>
    </w:tbl>
    <w:p w14:paraId="4D32698E" w14:textId="77777777" w:rsidR="00105C9B" w:rsidRDefault="00105C9B" w:rsidP="00FA07A2">
      <w:pPr>
        <w:spacing w:line="360" w:lineRule="auto"/>
        <w:jc w:val="both"/>
        <w:rPr>
          <w:rFonts w:ascii="Times New Roman" w:hAnsi="Times New Roman" w:cs="Times New Roman"/>
          <w:szCs w:val="20"/>
        </w:rPr>
      </w:pPr>
    </w:p>
    <w:p w14:paraId="7AE98D44" w14:textId="3887CF8F" w:rsidR="00FA07A2" w:rsidRDefault="00FA07A2" w:rsidP="00105C9B">
      <w:pPr>
        <w:spacing w:line="360" w:lineRule="auto"/>
        <w:jc w:val="both"/>
        <w:rPr>
          <w:rFonts w:ascii="Times New Roman" w:hAnsi="Times New Roman" w:cs="Times New Roman"/>
          <w:szCs w:val="20"/>
        </w:rPr>
      </w:pPr>
      <w:r>
        <w:rPr>
          <w:rFonts w:ascii="Times New Roman" w:hAnsi="Times New Roman" w:cs="Times New Roman"/>
          <w:szCs w:val="20"/>
        </w:rPr>
        <w:t>On analyzing all the implemented standard machine learning model it is clearly visible that Random Forest, Decision tree out-performed the classification with very high accuracy and low false alarm rate.</w:t>
      </w:r>
    </w:p>
    <w:p w14:paraId="5755CEF6" w14:textId="72BD9A25" w:rsidR="00F96C8B" w:rsidRDefault="00F96C8B" w:rsidP="00105C9B">
      <w:pPr>
        <w:spacing w:line="360" w:lineRule="auto"/>
        <w:jc w:val="both"/>
        <w:rPr>
          <w:rFonts w:ascii="Times New Roman" w:hAnsi="Times New Roman" w:cs="Times New Roman"/>
          <w:szCs w:val="20"/>
        </w:rPr>
      </w:pPr>
      <w:r w:rsidRPr="00F96C8B">
        <w:rPr>
          <w:rFonts w:ascii="Times New Roman" w:hAnsi="Times New Roman" w:cs="Times New Roman"/>
          <w:szCs w:val="20"/>
        </w:rPr>
        <w:t>Machine learning models also take a collection of parameters as input, these values are</w:t>
      </w:r>
      <w:r>
        <w:rPr>
          <w:rFonts w:ascii="Times New Roman" w:hAnsi="Times New Roman" w:cs="Times New Roman"/>
          <w:szCs w:val="20"/>
        </w:rPr>
        <w:t xml:space="preserve"> </w:t>
      </w:r>
      <w:r w:rsidRPr="00F96C8B">
        <w:rPr>
          <w:rFonts w:ascii="Times New Roman" w:hAnsi="Times New Roman" w:cs="Times New Roman"/>
          <w:szCs w:val="20"/>
        </w:rPr>
        <w:t>known as hyperparameters and control the behavio</w:t>
      </w:r>
      <w:r>
        <w:rPr>
          <w:rFonts w:ascii="Times New Roman" w:hAnsi="Times New Roman" w:cs="Times New Roman"/>
          <w:szCs w:val="20"/>
        </w:rPr>
        <w:t>r</w:t>
      </w:r>
      <w:r w:rsidRPr="00F96C8B">
        <w:rPr>
          <w:rFonts w:ascii="Times New Roman" w:hAnsi="Times New Roman" w:cs="Times New Roman"/>
          <w:szCs w:val="20"/>
        </w:rPr>
        <w:t xml:space="preserve"> of the model (such as the depth</w:t>
      </w:r>
      <w:r>
        <w:rPr>
          <w:rFonts w:ascii="Times New Roman" w:hAnsi="Times New Roman" w:cs="Times New Roman"/>
          <w:szCs w:val="20"/>
        </w:rPr>
        <w:t xml:space="preserve"> </w:t>
      </w:r>
      <w:r w:rsidRPr="00F96C8B">
        <w:rPr>
          <w:rFonts w:ascii="Times New Roman" w:hAnsi="Times New Roman" w:cs="Times New Roman"/>
          <w:szCs w:val="20"/>
        </w:rPr>
        <w:t>of the tree in decision trees and random forests). We can tune these hyperparameters to</w:t>
      </w:r>
      <w:r>
        <w:rPr>
          <w:rFonts w:ascii="Times New Roman" w:hAnsi="Times New Roman" w:cs="Times New Roman"/>
          <w:szCs w:val="20"/>
        </w:rPr>
        <w:t xml:space="preserve"> a</w:t>
      </w:r>
      <w:r w:rsidRPr="00F96C8B">
        <w:rPr>
          <w:rFonts w:ascii="Times New Roman" w:hAnsi="Times New Roman" w:cs="Times New Roman"/>
          <w:szCs w:val="20"/>
        </w:rPr>
        <w:t>nd the values which yield the optimal results for our problem.</w:t>
      </w:r>
      <w:r>
        <w:rPr>
          <w:rFonts w:ascii="Times New Roman" w:hAnsi="Times New Roman" w:cs="Times New Roman"/>
          <w:szCs w:val="20"/>
        </w:rPr>
        <w:t xml:space="preserve"> </w:t>
      </w:r>
      <w:r w:rsidRPr="00F96C8B">
        <w:rPr>
          <w:rFonts w:ascii="Times New Roman" w:hAnsi="Times New Roman" w:cs="Times New Roman"/>
          <w:szCs w:val="20"/>
        </w:rPr>
        <w:t>For our model, a random forest, listed are the parameters which we will tune, and a</w:t>
      </w:r>
      <w:r>
        <w:rPr>
          <w:rFonts w:ascii="Times New Roman" w:hAnsi="Times New Roman" w:cs="Times New Roman"/>
          <w:szCs w:val="20"/>
        </w:rPr>
        <w:t xml:space="preserve"> </w:t>
      </w:r>
      <w:r w:rsidRPr="00F96C8B">
        <w:rPr>
          <w:rFonts w:ascii="Times New Roman" w:hAnsi="Times New Roman" w:cs="Times New Roman"/>
          <w:szCs w:val="20"/>
        </w:rPr>
        <w:t>description of them according to the scikit-learn library</w:t>
      </w:r>
      <w:r>
        <w:rPr>
          <w:rFonts w:ascii="Times New Roman" w:hAnsi="Times New Roman" w:cs="Times New Roman"/>
          <w:szCs w:val="20"/>
        </w:rPr>
        <w:t>.</w:t>
      </w:r>
    </w:p>
    <w:p w14:paraId="32D3BA50" w14:textId="79C8144F" w:rsidR="00FA07A2" w:rsidRDefault="00FA07A2" w:rsidP="00105C9B">
      <w:pPr>
        <w:spacing w:line="360" w:lineRule="auto"/>
        <w:jc w:val="both"/>
        <w:rPr>
          <w:rFonts w:ascii="Times New Roman" w:hAnsi="Times New Roman" w:cs="Times New Roman"/>
          <w:szCs w:val="20"/>
        </w:rPr>
      </w:pPr>
      <w:r>
        <w:rPr>
          <w:rFonts w:ascii="Times New Roman" w:hAnsi="Times New Roman" w:cs="Times New Roman"/>
          <w:szCs w:val="20"/>
        </w:rPr>
        <w:t>To approach towards a more scalable and better classifier method I have optimized the best standard performed model that is random forest classification by tuning the hyper -parameters to get a little improvement in the accuracy.</w:t>
      </w:r>
    </w:p>
    <w:p w14:paraId="2FB054BF" w14:textId="77777777" w:rsidR="00105C9B" w:rsidRDefault="00105C9B" w:rsidP="00FA07A2">
      <w:pPr>
        <w:spacing w:line="360" w:lineRule="auto"/>
        <w:jc w:val="both"/>
        <w:rPr>
          <w:rFonts w:ascii="Times New Roman" w:hAnsi="Times New Roman" w:cs="Times New Roman"/>
          <w:b/>
          <w:bCs/>
          <w:sz w:val="24"/>
        </w:rPr>
      </w:pPr>
    </w:p>
    <w:p w14:paraId="0806299D" w14:textId="6029A4B1" w:rsidR="00FA07A2" w:rsidRPr="006B45AE" w:rsidRDefault="000E5C36" w:rsidP="006B45AE">
      <w:pPr>
        <w:pStyle w:val="Heading3"/>
        <w:spacing w:line="480" w:lineRule="auto"/>
        <w:jc w:val="both"/>
        <w:rPr>
          <w:rFonts w:ascii="Times New Roman" w:hAnsi="Times New Roman" w:cs="Times New Roman"/>
          <w:sz w:val="28"/>
          <w:szCs w:val="28"/>
        </w:rPr>
      </w:pPr>
      <w:bookmarkStart w:id="114" w:name="_Toc75864032"/>
      <w:bookmarkStart w:id="115" w:name="_Toc75873135"/>
      <w:r w:rsidRPr="006B45AE">
        <w:rPr>
          <w:rFonts w:ascii="Times New Roman" w:hAnsi="Times New Roman" w:cs="Times New Roman"/>
          <w:sz w:val="28"/>
          <w:szCs w:val="28"/>
        </w:rPr>
        <w:t xml:space="preserve">3.2.6 </w:t>
      </w:r>
      <w:r w:rsidR="00FA07A2" w:rsidRPr="006B45AE">
        <w:rPr>
          <w:rFonts w:ascii="Times New Roman" w:hAnsi="Times New Roman" w:cs="Times New Roman"/>
          <w:sz w:val="28"/>
          <w:szCs w:val="28"/>
        </w:rPr>
        <w:t>Optimizing Random Forest Classifier</w:t>
      </w:r>
      <w:bookmarkEnd w:id="114"/>
      <w:bookmarkEnd w:id="115"/>
    </w:p>
    <w:p w14:paraId="7A032349" w14:textId="1FD0F0F2" w:rsidR="00B003E8" w:rsidRDefault="00AC5746" w:rsidP="00FA07A2">
      <w:pPr>
        <w:spacing w:line="360" w:lineRule="auto"/>
        <w:jc w:val="both"/>
        <w:rPr>
          <w:rFonts w:ascii="Times New Roman" w:hAnsi="Times New Roman" w:cs="Times New Roman"/>
          <w:szCs w:val="20"/>
        </w:rPr>
      </w:pPr>
      <w:r>
        <w:rPr>
          <w:rFonts w:ascii="Times New Roman" w:hAnsi="Times New Roman" w:cs="Times New Roman"/>
          <w:szCs w:val="20"/>
        </w:rPr>
        <w:t>Random</w:t>
      </w:r>
      <w:r w:rsidR="000E5C36">
        <w:rPr>
          <w:rFonts w:ascii="Times New Roman" w:hAnsi="Times New Roman" w:cs="Times New Roman"/>
          <w:szCs w:val="20"/>
        </w:rPr>
        <w:t xml:space="preserve"> </w:t>
      </w:r>
      <w:r>
        <w:rPr>
          <w:rFonts w:ascii="Times New Roman" w:hAnsi="Times New Roman" w:cs="Times New Roman"/>
          <w:szCs w:val="20"/>
        </w:rPr>
        <w:t>forest algorithm accepts several parameters these are called Hyper-parameters.</w:t>
      </w:r>
      <w:r w:rsidR="00B003E8">
        <w:rPr>
          <w:rFonts w:ascii="Times New Roman" w:hAnsi="Times New Roman" w:cs="Times New Roman"/>
          <w:szCs w:val="20"/>
        </w:rPr>
        <w:t xml:space="preserve"> H</w:t>
      </w:r>
      <w:r w:rsidR="00B003E8" w:rsidRPr="00B003E8">
        <w:rPr>
          <w:rFonts w:ascii="Times New Roman" w:hAnsi="Times New Roman" w:cs="Times New Roman"/>
          <w:szCs w:val="20"/>
        </w:rPr>
        <w:t xml:space="preserve">yperparameters is like the settings of an algorithm that can be adjusted to optimize performance, just </w:t>
      </w:r>
      <w:r w:rsidR="00B003E8" w:rsidRPr="00B003E8">
        <w:rPr>
          <w:rFonts w:ascii="Times New Roman" w:hAnsi="Times New Roman" w:cs="Times New Roman"/>
          <w:szCs w:val="20"/>
        </w:rPr>
        <w:lastRenderedPageBreak/>
        <w:t>as we might turn the knobs of an AM radio to get a clear signal (or your parents might have!). While model parameters are learned during training — such as the slope and intercept in a linear regression — hyperparameters must be set by the data scientist before training</w:t>
      </w:r>
      <w:sdt>
        <w:sdtPr>
          <w:rPr>
            <w:rFonts w:ascii="Times New Roman" w:hAnsi="Times New Roman" w:cs="Times New Roman"/>
            <w:szCs w:val="20"/>
          </w:rPr>
          <w:id w:val="-1899044679"/>
          <w:citation/>
        </w:sdtPr>
        <w:sdtEndPr/>
        <w:sdtContent>
          <w:r w:rsidR="006159DB">
            <w:rPr>
              <w:rFonts w:ascii="Times New Roman" w:hAnsi="Times New Roman" w:cs="Times New Roman"/>
              <w:szCs w:val="20"/>
            </w:rPr>
            <w:fldChar w:fldCharType="begin"/>
          </w:r>
          <w:r w:rsidR="006159DB">
            <w:rPr>
              <w:rFonts w:ascii="Times New Roman" w:hAnsi="Times New Roman" w:cs="Times New Roman"/>
              <w:szCs w:val="20"/>
            </w:rPr>
            <w:instrText xml:space="preserve"> CITATION Placeholder49 \l 1033 </w:instrText>
          </w:r>
          <w:r w:rsidR="006159DB">
            <w:rPr>
              <w:rFonts w:ascii="Times New Roman" w:hAnsi="Times New Roman" w:cs="Times New Roman"/>
              <w:szCs w:val="20"/>
            </w:rPr>
            <w:fldChar w:fldCharType="separate"/>
          </w:r>
          <w:r w:rsidR="00415258">
            <w:rPr>
              <w:rFonts w:ascii="Times New Roman" w:hAnsi="Times New Roman" w:cs="Times New Roman"/>
              <w:noProof/>
              <w:szCs w:val="20"/>
            </w:rPr>
            <w:t xml:space="preserve"> </w:t>
          </w:r>
          <w:r w:rsidR="00415258" w:rsidRPr="00415258">
            <w:rPr>
              <w:rFonts w:ascii="Times New Roman" w:hAnsi="Times New Roman" w:cs="Times New Roman"/>
              <w:noProof/>
              <w:szCs w:val="20"/>
            </w:rPr>
            <w:t>[51]</w:t>
          </w:r>
          <w:r w:rsidR="006159DB">
            <w:rPr>
              <w:rFonts w:ascii="Times New Roman" w:hAnsi="Times New Roman" w:cs="Times New Roman"/>
              <w:szCs w:val="20"/>
            </w:rPr>
            <w:fldChar w:fldCharType="end"/>
          </w:r>
        </w:sdtContent>
      </w:sdt>
      <w:r w:rsidR="00B003E8" w:rsidRPr="00B003E8">
        <w:rPr>
          <w:rFonts w:ascii="Times New Roman" w:hAnsi="Times New Roman" w:cs="Times New Roman"/>
          <w:szCs w:val="20"/>
        </w:rPr>
        <w:t xml:space="preserve">. </w:t>
      </w:r>
    </w:p>
    <w:p w14:paraId="37C5D89D" w14:textId="77777777" w:rsidR="00B003E8" w:rsidRDefault="00B003E8" w:rsidP="00FA07A2">
      <w:pPr>
        <w:spacing w:line="360" w:lineRule="auto"/>
        <w:jc w:val="both"/>
        <w:rPr>
          <w:rFonts w:ascii="Times New Roman" w:hAnsi="Times New Roman" w:cs="Times New Roman"/>
          <w:szCs w:val="20"/>
        </w:rPr>
      </w:pPr>
      <w:r w:rsidRPr="00B003E8">
        <w:rPr>
          <w:rFonts w:ascii="Times New Roman" w:hAnsi="Times New Roman" w:cs="Times New Roman"/>
          <w:szCs w:val="20"/>
        </w:rPr>
        <w:t xml:space="preserve">In the case of a random forest, hyperparameters include the number of decision trees in the forest and the number of features considered by each tree when splitting a node. (The parameters of a random forest are the variables and thresholds used to split each node learned during training). Scikit-Learn implements a set of sensible default hyperparameters for all models, but these are not guaranteed to be optimal for a problem. </w:t>
      </w:r>
    </w:p>
    <w:p w14:paraId="6CC5390C" w14:textId="3F9DAFB4" w:rsidR="00B003E8" w:rsidRPr="00F96C8B" w:rsidRDefault="00B003E8" w:rsidP="00F96C8B">
      <w:pPr>
        <w:spacing w:line="360" w:lineRule="auto"/>
        <w:jc w:val="both"/>
        <w:rPr>
          <w:rFonts w:ascii="Times New Roman" w:hAnsi="Times New Roman" w:cs="Times New Roman"/>
          <w:szCs w:val="20"/>
        </w:rPr>
      </w:pPr>
      <w:r>
        <w:rPr>
          <w:rFonts w:ascii="Times New Roman" w:hAnsi="Times New Roman" w:cs="Times New Roman"/>
          <w:szCs w:val="20"/>
        </w:rPr>
        <w:t>Random forest algorithm has following hyper-parameters:</w:t>
      </w:r>
    </w:p>
    <w:p w14:paraId="41FAE789" w14:textId="6399FABC"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n estimators: The number of trees in the forest</w:t>
      </w:r>
      <w:r>
        <w:rPr>
          <w:rFonts w:ascii="Times New Roman" w:hAnsi="Times New Roman" w:cs="Times New Roman"/>
          <w:szCs w:val="20"/>
        </w:rPr>
        <w:t>.</w:t>
      </w:r>
    </w:p>
    <w:p w14:paraId="51914C15" w14:textId="0184ED8D"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max depth: The maximum depth of the tree</w:t>
      </w:r>
      <w:r>
        <w:rPr>
          <w:rFonts w:ascii="Times New Roman" w:hAnsi="Times New Roman" w:cs="Times New Roman"/>
          <w:szCs w:val="20"/>
        </w:rPr>
        <w:t>.</w:t>
      </w:r>
    </w:p>
    <w:p w14:paraId="56EFFA1F" w14:textId="1A607569"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min samples split: The minimum number of samples required to split a decision</w:t>
      </w:r>
      <w:r>
        <w:rPr>
          <w:rFonts w:ascii="Times New Roman" w:hAnsi="Times New Roman" w:cs="Times New Roman"/>
          <w:szCs w:val="20"/>
        </w:rPr>
        <w:t xml:space="preserve"> </w:t>
      </w:r>
      <w:r w:rsidRPr="00F96C8B">
        <w:rPr>
          <w:rFonts w:ascii="Times New Roman" w:hAnsi="Times New Roman" w:cs="Times New Roman"/>
          <w:szCs w:val="20"/>
        </w:rPr>
        <w:t>node</w:t>
      </w:r>
      <w:r>
        <w:rPr>
          <w:rFonts w:ascii="Times New Roman" w:hAnsi="Times New Roman" w:cs="Times New Roman"/>
          <w:szCs w:val="20"/>
        </w:rPr>
        <w:t>.</w:t>
      </w:r>
    </w:p>
    <w:p w14:paraId="4F5B693A" w14:textId="1CE50E40"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min samples leaf: The minimum number of samples required to be a leaf node</w:t>
      </w:r>
      <w:r>
        <w:rPr>
          <w:rFonts w:ascii="Times New Roman" w:hAnsi="Times New Roman" w:cs="Times New Roman"/>
          <w:szCs w:val="20"/>
        </w:rPr>
        <w:t>.</w:t>
      </w:r>
    </w:p>
    <w:p w14:paraId="00E0BA7A" w14:textId="6F7955FF"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max features: The number of features to consider when looking for the best split</w:t>
      </w:r>
      <w:r>
        <w:rPr>
          <w:rFonts w:ascii="Times New Roman" w:hAnsi="Times New Roman" w:cs="Times New Roman"/>
          <w:szCs w:val="20"/>
        </w:rPr>
        <w:t>.</w:t>
      </w:r>
    </w:p>
    <w:p w14:paraId="59756B73" w14:textId="7B9A74A2"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bootstrap: Whether bootstrap samples are used when building trees. If false, the</w:t>
      </w:r>
      <w:r>
        <w:rPr>
          <w:rFonts w:ascii="Times New Roman" w:hAnsi="Times New Roman" w:cs="Times New Roman"/>
          <w:szCs w:val="20"/>
        </w:rPr>
        <w:t xml:space="preserve"> </w:t>
      </w:r>
      <w:r w:rsidRPr="00F96C8B">
        <w:rPr>
          <w:rFonts w:ascii="Times New Roman" w:hAnsi="Times New Roman" w:cs="Times New Roman"/>
          <w:szCs w:val="20"/>
        </w:rPr>
        <w:t>whole dataset is used to build each tree</w:t>
      </w:r>
      <w:r>
        <w:rPr>
          <w:rFonts w:ascii="Times New Roman" w:hAnsi="Times New Roman" w:cs="Times New Roman"/>
          <w:szCs w:val="20"/>
        </w:rPr>
        <w:t>.</w:t>
      </w:r>
    </w:p>
    <w:p w14:paraId="18682759" w14:textId="7BCC7FB8" w:rsidR="00FA07A2" w:rsidRDefault="00B003E8" w:rsidP="00FA07A2">
      <w:pPr>
        <w:spacing w:line="360" w:lineRule="auto"/>
        <w:jc w:val="both"/>
        <w:rPr>
          <w:rFonts w:ascii="Times New Roman" w:hAnsi="Times New Roman" w:cs="Times New Roman"/>
          <w:szCs w:val="20"/>
        </w:rPr>
      </w:pPr>
      <w:r w:rsidRPr="00B003E8">
        <w:rPr>
          <w:rFonts w:ascii="Times New Roman" w:hAnsi="Times New Roman" w:cs="Times New Roman"/>
          <w:szCs w:val="20"/>
        </w:rPr>
        <w:t>The best hyperparameters are usually impossible to determine ahead of time, and tuning a model is where machine learning turns from a science into trial-and-error based engineering</w:t>
      </w:r>
      <w:r w:rsidR="006159DB">
        <w:rPr>
          <w:rFonts w:ascii="Times New Roman" w:hAnsi="Times New Roman" w:cs="Times New Roman"/>
          <w:szCs w:val="20"/>
        </w:rPr>
        <w:t xml:space="preserve"> </w:t>
      </w:r>
      <w:sdt>
        <w:sdtPr>
          <w:rPr>
            <w:rFonts w:ascii="Times New Roman" w:hAnsi="Times New Roman" w:cs="Times New Roman"/>
            <w:szCs w:val="20"/>
          </w:rPr>
          <w:id w:val="-2023242430"/>
          <w:citation/>
        </w:sdtPr>
        <w:sdtEndPr/>
        <w:sdtContent>
          <w:r w:rsidR="006159DB">
            <w:rPr>
              <w:rFonts w:ascii="Times New Roman" w:hAnsi="Times New Roman" w:cs="Times New Roman"/>
              <w:szCs w:val="20"/>
            </w:rPr>
            <w:fldChar w:fldCharType="begin"/>
          </w:r>
          <w:r w:rsidR="006159DB">
            <w:rPr>
              <w:rFonts w:ascii="Times New Roman" w:hAnsi="Times New Roman" w:cs="Times New Roman"/>
              <w:szCs w:val="20"/>
            </w:rPr>
            <w:instrText xml:space="preserve"> CITATION Placeholder50 \l 1033 </w:instrText>
          </w:r>
          <w:r w:rsidR="006159DB">
            <w:rPr>
              <w:rFonts w:ascii="Times New Roman" w:hAnsi="Times New Roman" w:cs="Times New Roman"/>
              <w:szCs w:val="20"/>
            </w:rPr>
            <w:fldChar w:fldCharType="separate"/>
          </w:r>
          <w:r w:rsidR="00415258" w:rsidRPr="00415258">
            <w:rPr>
              <w:rFonts w:ascii="Times New Roman" w:hAnsi="Times New Roman" w:cs="Times New Roman"/>
              <w:noProof/>
              <w:szCs w:val="20"/>
            </w:rPr>
            <w:t>[52]</w:t>
          </w:r>
          <w:r w:rsidR="006159DB">
            <w:rPr>
              <w:rFonts w:ascii="Times New Roman" w:hAnsi="Times New Roman" w:cs="Times New Roman"/>
              <w:szCs w:val="20"/>
            </w:rPr>
            <w:fldChar w:fldCharType="end"/>
          </w:r>
        </w:sdtContent>
      </w:sdt>
      <w:r w:rsidRPr="00B003E8">
        <w:rPr>
          <w:rFonts w:ascii="Times New Roman" w:hAnsi="Times New Roman" w:cs="Times New Roman"/>
          <w:szCs w:val="20"/>
        </w:rPr>
        <w:t>.</w:t>
      </w:r>
    </w:p>
    <w:p w14:paraId="5E3D4098" w14:textId="56C61D03" w:rsidR="00F96C8B" w:rsidRDefault="00F96C8B" w:rsidP="00F96C8B">
      <w:pPr>
        <w:autoSpaceDE w:val="0"/>
        <w:autoSpaceDN w:val="0"/>
        <w:adjustRightInd w:val="0"/>
        <w:spacing w:after="0" w:line="360" w:lineRule="auto"/>
        <w:jc w:val="both"/>
        <w:rPr>
          <w:rFonts w:ascii="Times New Roman" w:hAnsi="Times New Roman" w:cs="Times New Roman"/>
          <w:lang w:bidi="hi-IN"/>
        </w:rPr>
      </w:pPr>
      <w:r w:rsidRPr="00F96C8B">
        <w:rPr>
          <w:rFonts w:ascii="Times New Roman" w:hAnsi="Times New Roman" w:cs="Times New Roman"/>
          <w:lang w:bidi="hi-IN"/>
        </w:rPr>
        <w:t xml:space="preserve">First, we consider the number of estimators parameter. This controls the number of decision trees that we evaluate in our </w:t>
      </w:r>
      <w:r>
        <w:rPr>
          <w:rFonts w:ascii="Times New Roman" w:hAnsi="Times New Roman" w:cs="Times New Roman"/>
          <w:lang w:bidi="hi-IN"/>
        </w:rPr>
        <w:t>random forest tress</w:t>
      </w:r>
      <w:r w:rsidRPr="00F96C8B">
        <w:rPr>
          <w:rFonts w:ascii="Times New Roman" w:hAnsi="Times New Roman" w:cs="Times New Roman"/>
          <w:lang w:bidi="hi-IN"/>
        </w:rPr>
        <w:t xml:space="preserve">. Figure </w:t>
      </w:r>
      <w:r w:rsidR="00270006">
        <w:rPr>
          <w:rFonts w:ascii="Times New Roman" w:hAnsi="Times New Roman" w:cs="Times New Roman"/>
          <w:lang w:bidi="hi-IN"/>
        </w:rPr>
        <w:t>22.</w:t>
      </w:r>
      <w:r>
        <w:rPr>
          <w:rFonts w:ascii="Times New Roman" w:hAnsi="Times New Roman" w:cs="Times New Roman"/>
          <w:lang w:bidi="hi-IN"/>
        </w:rPr>
        <w:t xml:space="preserve"> shows</w:t>
      </w:r>
      <w:r w:rsidRPr="00F96C8B">
        <w:rPr>
          <w:rFonts w:ascii="Times New Roman" w:hAnsi="Times New Roman" w:cs="Times New Roman"/>
          <w:lang w:bidi="hi-IN"/>
        </w:rPr>
        <w:t xml:space="preserve"> the F1 scores for d</w:t>
      </w:r>
      <w:r>
        <w:rPr>
          <w:rFonts w:ascii="Times New Roman" w:hAnsi="Times New Roman" w:cs="Times New Roman"/>
          <w:lang w:bidi="hi-IN"/>
        </w:rPr>
        <w:t>iff</w:t>
      </w:r>
      <w:r w:rsidRPr="00F96C8B">
        <w:rPr>
          <w:rFonts w:ascii="Times New Roman" w:hAnsi="Times New Roman" w:cs="Times New Roman"/>
          <w:lang w:bidi="hi-IN"/>
        </w:rPr>
        <w:t>erent values of the n</w:t>
      </w:r>
      <w:r w:rsidR="00F734EE">
        <w:rPr>
          <w:rFonts w:ascii="Times New Roman" w:hAnsi="Times New Roman" w:cs="Times New Roman"/>
          <w:lang w:bidi="hi-IN"/>
        </w:rPr>
        <w:t>_</w:t>
      </w:r>
      <w:r w:rsidRPr="00F96C8B">
        <w:rPr>
          <w:rFonts w:ascii="Times New Roman" w:hAnsi="Times New Roman" w:cs="Times New Roman"/>
          <w:lang w:bidi="hi-IN"/>
        </w:rPr>
        <w:t xml:space="preserve">estimators parameter for the random forest on the validation dataset. The highest peak is when n estimators=800. However, Figure </w:t>
      </w:r>
      <w:r w:rsidR="00270006">
        <w:rPr>
          <w:rFonts w:ascii="Times New Roman" w:hAnsi="Times New Roman" w:cs="Times New Roman"/>
          <w:lang w:bidi="hi-IN"/>
        </w:rPr>
        <w:t>23.</w:t>
      </w:r>
      <w:r w:rsidRPr="00F96C8B">
        <w:rPr>
          <w:rFonts w:ascii="Times New Roman" w:hAnsi="Times New Roman" w:cs="Times New Roman"/>
          <w:lang w:bidi="hi-IN"/>
        </w:rPr>
        <w:t xml:space="preserve"> shows why we do not choose this as the value for the number of estimators. Time taken for classi</w:t>
      </w:r>
      <w:r>
        <w:rPr>
          <w:rFonts w:ascii="Times New Roman" w:hAnsi="Times New Roman" w:cs="Times New Roman"/>
          <w:lang w:bidi="hi-IN"/>
        </w:rPr>
        <w:t>fi</w:t>
      </w:r>
      <w:r w:rsidR="00F734EE">
        <w:rPr>
          <w:rFonts w:ascii="Times New Roman" w:hAnsi="Times New Roman" w:cs="Times New Roman"/>
          <w:lang w:bidi="hi-IN"/>
        </w:rPr>
        <w:t>c</w:t>
      </w:r>
      <w:r w:rsidRPr="00F96C8B">
        <w:rPr>
          <w:rFonts w:ascii="Times New Roman" w:hAnsi="Times New Roman" w:cs="Times New Roman"/>
          <w:lang w:bidi="hi-IN"/>
        </w:rPr>
        <w:t xml:space="preserve">ation increases linearly with the number of estimators, so setting n estimators=800 would incur a </w:t>
      </w:r>
      <w:r>
        <w:rPr>
          <w:rFonts w:ascii="Times New Roman" w:hAnsi="Times New Roman" w:cs="Times New Roman"/>
          <w:lang w:bidi="hi-IN"/>
        </w:rPr>
        <w:t>greater time consumption</w:t>
      </w:r>
      <w:r w:rsidR="00A118AC">
        <w:rPr>
          <w:rFonts w:ascii="Times New Roman" w:hAnsi="Times New Roman" w:cs="Times New Roman"/>
          <w:lang w:bidi="hi-IN"/>
        </w:rPr>
        <w:t>.</w:t>
      </w:r>
    </w:p>
    <w:p w14:paraId="42B33665" w14:textId="5E569667" w:rsidR="00C04FF1" w:rsidRDefault="00C04FF1" w:rsidP="00F96C8B">
      <w:pPr>
        <w:autoSpaceDE w:val="0"/>
        <w:autoSpaceDN w:val="0"/>
        <w:adjustRightInd w:val="0"/>
        <w:spacing w:after="0" w:line="360" w:lineRule="auto"/>
        <w:jc w:val="both"/>
        <w:rPr>
          <w:rFonts w:ascii="Times New Roman" w:hAnsi="Times New Roman" w:cs="Times New Roman"/>
          <w:noProof/>
          <w:lang w:bidi="hi-IN"/>
        </w:rPr>
      </w:pPr>
    </w:p>
    <w:p w14:paraId="3AD4CA1B" w14:textId="795681C0" w:rsidR="000228FE" w:rsidRDefault="000228FE" w:rsidP="00F96C8B">
      <w:pPr>
        <w:autoSpaceDE w:val="0"/>
        <w:autoSpaceDN w:val="0"/>
        <w:adjustRightInd w:val="0"/>
        <w:spacing w:after="0" w:line="360" w:lineRule="auto"/>
        <w:jc w:val="both"/>
        <w:rPr>
          <w:rFonts w:ascii="Times New Roman" w:hAnsi="Times New Roman" w:cs="Times New Roman"/>
          <w:noProof/>
          <w:lang w:bidi="hi-IN"/>
        </w:rPr>
      </w:pPr>
      <w:r w:rsidRPr="000228FE">
        <w:rPr>
          <w:rFonts w:ascii="Times New Roman" w:hAnsi="Times New Roman" w:cs="Times New Roman"/>
          <w:noProof/>
          <w:lang w:bidi="hi-IN"/>
        </w:rPr>
        <w:t>Increasing max features increases the model's performance in general since each node now has a larger number of choices to evaluate. However, this is not always true because it reduces the diversity of individual trees, which is the random forest's USP. However, raising the max features will definitely slow down the process. As a result, you must strike the correct balance and select the best max features.</w:t>
      </w:r>
    </w:p>
    <w:p w14:paraId="168F715D" w14:textId="563CD424" w:rsidR="00C04FF1" w:rsidRDefault="002D7E82" w:rsidP="00F96C8B">
      <w:pPr>
        <w:autoSpaceDE w:val="0"/>
        <w:autoSpaceDN w:val="0"/>
        <w:adjustRightInd w:val="0"/>
        <w:spacing w:after="0" w:line="360" w:lineRule="auto"/>
        <w:jc w:val="both"/>
        <w:rPr>
          <w:rFonts w:ascii="Times New Roman" w:hAnsi="Times New Roman" w:cs="Times New Roman"/>
          <w:noProof/>
          <w:lang w:bidi="hi-IN"/>
        </w:rPr>
      </w:pPr>
      <w:r>
        <w:rPr>
          <w:noProof/>
        </w:rPr>
        <w:lastRenderedPageBreak/>
        <mc:AlternateContent>
          <mc:Choice Requires="wps">
            <w:drawing>
              <wp:anchor distT="0" distB="0" distL="114300" distR="114300" simplePos="0" relativeHeight="251658240" behindDoc="0" locked="0" layoutInCell="1" allowOverlap="1" wp14:anchorId="6BC59119" wp14:editId="087E9AE1">
                <wp:simplePos x="0" y="0"/>
                <wp:positionH relativeFrom="margin">
                  <wp:align>right</wp:align>
                </wp:positionH>
                <wp:positionV relativeFrom="paragraph">
                  <wp:posOffset>2609215</wp:posOffset>
                </wp:positionV>
                <wp:extent cx="5731510" cy="266700"/>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66700"/>
                        </a:xfrm>
                        <a:prstGeom prst="rect">
                          <a:avLst/>
                        </a:prstGeom>
                        <a:solidFill>
                          <a:prstClr val="white"/>
                        </a:solidFill>
                        <a:ln>
                          <a:noFill/>
                        </a:ln>
                      </wps:spPr>
                      <wps:txbx>
                        <w:txbxContent>
                          <w:p w14:paraId="21FDD36A" w14:textId="1B9CD98F" w:rsidR="00A70D10" w:rsidRPr="00A86F7B" w:rsidRDefault="00A70D10" w:rsidP="003822A7">
                            <w:pPr>
                              <w:pStyle w:val="Caption"/>
                              <w:jc w:val="center"/>
                              <w:rPr>
                                <w:rFonts w:ascii="Times New Roman" w:hAnsi="Times New Roman" w:cs="Times New Roman"/>
                                <w:noProof/>
                                <w:szCs w:val="22"/>
                              </w:rPr>
                            </w:pPr>
                            <w:bookmarkStart w:id="116" w:name="_Toc75694981"/>
                            <w:bookmarkStart w:id="117" w:name="_Toc75872512"/>
                            <w:r>
                              <w:t xml:space="preserve">Figure </w:t>
                            </w:r>
                            <w:r w:rsidR="00FC29FB">
                              <w:fldChar w:fldCharType="begin"/>
                            </w:r>
                            <w:r w:rsidR="00FC29FB">
                              <w:instrText xml:space="preserve"> SEQ Figure \* ARABIC </w:instrText>
                            </w:r>
                            <w:r w:rsidR="00FC29FB">
                              <w:fldChar w:fldCharType="separate"/>
                            </w:r>
                            <w:r w:rsidR="002F743D">
                              <w:rPr>
                                <w:noProof/>
                              </w:rPr>
                              <w:t>21</w:t>
                            </w:r>
                            <w:r w:rsidR="00FC29FB">
                              <w:fldChar w:fldCharType="end"/>
                            </w:r>
                            <w:r>
                              <w:t xml:space="preserve">  F1-score v/s n-estimators plot for optimizing</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BC59119" id="_x0000_t202" coordsize="21600,21600" o:spt="202" path="m,l,21600r21600,l21600,xe">
                <v:stroke joinstyle="miter"/>
                <v:path gradientshapeok="t" o:connecttype="rect"/>
              </v:shapetype>
              <v:shape id="Text Box 27" o:spid="_x0000_s1026" type="#_x0000_t202" style="position:absolute;left:0;text-align:left;margin-left:400.1pt;margin-top:205.45pt;width:451.3pt;height:21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" stroked="f">
                <v:textbox style="mso-fit-shape-to-text:t" inset="0,0,0,0">
                  <w:txbxContent>
                    <w:p w14:paraId="21FDD36A" w14:textId="1B9CD98F" w:rsidR="00A70D10" w:rsidRPr="00A86F7B" w:rsidRDefault="00A70D10" w:rsidP="003822A7">
                      <w:pPr>
                        <w:pStyle w:val="Caption"/>
                        <w:jc w:val="center"/>
                        <w:rPr>
                          <w:rFonts w:ascii="Times New Roman" w:hAnsi="Times New Roman" w:cs="Times New Roman"/>
                          <w:noProof/>
                          <w:szCs w:val="22"/>
                        </w:rPr>
                      </w:pPr>
                      <w:bookmarkStart w:id="118" w:name="_Toc75694981"/>
                      <w:bookmarkStart w:id="119" w:name="_Toc75872512"/>
                      <w:r>
                        <w:t xml:space="preserve">Figure </w:t>
                      </w:r>
                      <w:r w:rsidR="00FC29FB">
                        <w:fldChar w:fldCharType="begin"/>
                      </w:r>
                      <w:r w:rsidR="00FC29FB">
                        <w:instrText xml:space="preserve"> SEQ Figure \* ARABIC </w:instrText>
                      </w:r>
                      <w:r w:rsidR="00FC29FB">
                        <w:fldChar w:fldCharType="separate"/>
                      </w:r>
                      <w:r w:rsidR="002F743D">
                        <w:rPr>
                          <w:noProof/>
                        </w:rPr>
                        <w:t>21</w:t>
                      </w:r>
                      <w:r w:rsidR="00FC29FB">
                        <w:fldChar w:fldCharType="end"/>
                      </w:r>
                      <w:r>
                        <w:t xml:space="preserve">  F1-score v/s n-estimators plot for optimizing</w:t>
                      </w:r>
                      <w:bookmarkEnd w:id="118"/>
                      <w:bookmarkEnd w:id="119"/>
                    </w:p>
                  </w:txbxContent>
                </v:textbox>
                <w10:wrap type="square" anchorx="margin"/>
              </v:shape>
            </w:pict>
          </mc:Fallback>
        </mc:AlternateContent>
      </w:r>
      <w:r w:rsidR="00DF65A2">
        <w:rPr>
          <w:noProof/>
        </w:rPr>
        <mc:AlternateContent>
          <mc:Choice Requires="wps">
            <w:drawing>
              <wp:anchor distT="0" distB="0" distL="114300" distR="114300" simplePos="0" relativeHeight="251663360" behindDoc="0" locked="0" layoutInCell="1" allowOverlap="1" wp14:anchorId="76A339D9" wp14:editId="52ADFBAA">
                <wp:simplePos x="0" y="0"/>
                <wp:positionH relativeFrom="column">
                  <wp:posOffset>0</wp:posOffset>
                </wp:positionH>
                <wp:positionV relativeFrom="paragraph">
                  <wp:posOffset>2904490</wp:posOffset>
                </wp:positionV>
                <wp:extent cx="573151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1D28D8" w14:textId="3506B703" w:rsidR="00DF65A2" w:rsidRPr="00DD7E7C" w:rsidRDefault="00DF65A2" w:rsidP="00DF65A2">
                            <w:pPr>
                              <w:pStyle w:val="Caption"/>
                              <w:jc w:val="center"/>
                              <w:rPr>
                                <w:noProof/>
                                <w:szCs w:val="22"/>
                              </w:rPr>
                            </w:pPr>
                            <w:bookmarkStart w:id="120" w:name="_Toc75872513"/>
                            <w:r>
                              <w:t xml:space="preserve">Figure </w:t>
                            </w:r>
                            <w:r w:rsidR="00FC29FB">
                              <w:fldChar w:fldCharType="begin"/>
                            </w:r>
                            <w:r w:rsidR="00FC29FB">
                              <w:instrText xml:space="preserve"> SEQ Figure \* ARABIC </w:instrText>
                            </w:r>
                            <w:r w:rsidR="00FC29FB">
                              <w:fldChar w:fldCharType="separate"/>
                            </w:r>
                            <w:r w:rsidR="002F743D">
                              <w:rPr>
                                <w:noProof/>
                              </w:rPr>
                              <w:t>22</w:t>
                            </w:r>
                            <w:r w:rsidR="00FC29FB">
                              <w:fldChar w:fldCharType="end"/>
                            </w:r>
                            <w:r>
                              <w:t xml:space="preserve"> F1-score v/s n_estimators random forest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339D9" id="Text Box 24" o:spid="_x0000_s1027" type="#_x0000_t202" style="position:absolute;left:0;text-align:left;margin-left:0;margin-top:228.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NILg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5MyK&#10;hjTaqS6wz9AxchE/rfM5pW0dJYaO/KTz4PfkjLC7Cpv4JUCM4sT0+cpurCbJOft0M5lNKCQpdnsz&#10;iz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" stroked="f">
                <v:textbox style="mso-fit-shape-to-text:t" inset="0,0,0,0">
                  <w:txbxContent>
                    <w:p w14:paraId="291D28D8" w14:textId="3506B703" w:rsidR="00DF65A2" w:rsidRPr="00DD7E7C" w:rsidRDefault="00DF65A2" w:rsidP="00DF65A2">
                      <w:pPr>
                        <w:pStyle w:val="Caption"/>
                        <w:jc w:val="center"/>
                        <w:rPr>
                          <w:noProof/>
                          <w:szCs w:val="22"/>
                        </w:rPr>
                      </w:pPr>
                      <w:bookmarkStart w:id="121" w:name="_Toc75872513"/>
                      <w:r>
                        <w:t xml:space="preserve">Figure </w:t>
                      </w:r>
                      <w:r w:rsidR="00FC29FB">
                        <w:fldChar w:fldCharType="begin"/>
                      </w:r>
                      <w:r w:rsidR="00FC29FB">
                        <w:instrText xml:space="preserve"> SEQ Figure \* ARABIC </w:instrText>
                      </w:r>
                      <w:r w:rsidR="00FC29FB">
                        <w:fldChar w:fldCharType="separate"/>
                      </w:r>
                      <w:r w:rsidR="002F743D">
                        <w:rPr>
                          <w:noProof/>
                        </w:rPr>
                        <w:t>22</w:t>
                      </w:r>
                      <w:r w:rsidR="00FC29FB">
                        <w:fldChar w:fldCharType="end"/>
                      </w:r>
                      <w:r>
                        <w:t xml:space="preserve"> F1-score v/s n_estimators random forest</w:t>
                      </w:r>
                      <w:bookmarkEnd w:id="121"/>
                    </w:p>
                  </w:txbxContent>
                </v:textbox>
                <w10:wrap type="square"/>
              </v:shape>
            </w:pict>
          </mc:Fallback>
        </mc:AlternateContent>
      </w:r>
      <w:r w:rsidR="003822A7">
        <w:rPr>
          <w:rFonts w:ascii="Times New Roman" w:hAnsi="Times New Roman" w:cs="Times New Roman"/>
          <w:noProof/>
          <w:lang w:bidi="hi-IN"/>
        </w:rPr>
        <w:drawing>
          <wp:anchor distT="0" distB="0" distL="114300" distR="114300" simplePos="0" relativeHeight="251661312" behindDoc="0" locked="0" layoutInCell="1" allowOverlap="1" wp14:anchorId="565E70DA" wp14:editId="3743518B">
            <wp:simplePos x="0" y="0"/>
            <wp:positionH relativeFrom="margin">
              <wp:align>left</wp:align>
            </wp:positionH>
            <wp:positionV relativeFrom="paragraph">
              <wp:posOffset>241300</wp:posOffset>
            </wp:positionV>
            <wp:extent cx="5731510" cy="2606040"/>
            <wp:effectExtent l="0" t="0" r="254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14:sizeRelV relativeFrom="margin">
              <wp14:pctHeight>0</wp14:pctHeight>
            </wp14:sizeRelV>
          </wp:anchor>
        </w:drawing>
      </w:r>
    </w:p>
    <w:p w14:paraId="75EEE594" w14:textId="77777777" w:rsidR="003822A7" w:rsidRDefault="003822A7" w:rsidP="00F96C8B">
      <w:pPr>
        <w:autoSpaceDE w:val="0"/>
        <w:autoSpaceDN w:val="0"/>
        <w:adjustRightInd w:val="0"/>
        <w:spacing w:after="0" w:line="360" w:lineRule="auto"/>
        <w:jc w:val="both"/>
        <w:rPr>
          <w:rFonts w:ascii="Times New Roman" w:hAnsi="Times New Roman" w:cs="Times New Roman"/>
          <w:lang w:bidi="hi-IN"/>
        </w:rPr>
      </w:pPr>
    </w:p>
    <w:p w14:paraId="3B6DFDE2" w14:textId="58449B9D" w:rsidR="00F96C8B" w:rsidRDefault="00F96C8B" w:rsidP="00F96C8B">
      <w:pPr>
        <w:autoSpaceDE w:val="0"/>
        <w:autoSpaceDN w:val="0"/>
        <w:adjustRightInd w:val="0"/>
        <w:spacing w:after="0" w:line="360" w:lineRule="auto"/>
        <w:jc w:val="both"/>
        <w:rPr>
          <w:rFonts w:ascii="Times New Roman" w:hAnsi="Times New Roman" w:cs="Times New Roman"/>
          <w:lang w:bidi="hi-IN"/>
        </w:rPr>
      </w:pPr>
      <w:r w:rsidRPr="00F96C8B">
        <w:rPr>
          <w:rFonts w:ascii="Times New Roman" w:hAnsi="Times New Roman" w:cs="Times New Roman"/>
          <w:lang w:bidi="hi-IN"/>
        </w:rPr>
        <w:t>Although n_estimators=800</w:t>
      </w:r>
      <w:r w:rsidR="00A118AC">
        <w:rPr>
          <w:rFonts w:ascii="Times New Roman" w:hAnsi="Times New Roman" w:cs="Times New Roman"/>
          <w:lang w:bidi="hi-IN"/>
        </w:rPr>
        <w:t xml:space="preserve"> is visible</w:t>
      </w:r>
      <w:r w:rsidRPr="00F96C8B">
        <w:rPr>
          <w:rFonts w:ascii="Times New Roman" w:hAnsi="Times New Roman" w:cs="Times New Roman"/>
          <w:lang w:bidi="hi-IN"/>
        </w:rPr>
        <w:t xml:space="preserve"> was highest, </w:t>
      </w:r>
      <w:r w:rsidR="00A118AC">
        <w:rPr>
          <w:rFonts w:ascii="Times New Roman" w:hAnsi="Times New Roman" w:cs="Times New Roman"/>
          <w:lang w:bidi="hi-IN"/>
        </w:rPr>
        <w:t xml:space="preserve">but </w:t>
      </w:r>
      <w:r w:rsidRPr="00F96C8B">
        <w:rPr>
          <w:rFonts w:ascii="Times New Roman" w:hAnsi="Times New Roman" w:cs="Times New Roman"/>
          <w:lang w:bidi="hi-IN"/>
        </w:rPr>
        <w:t>that many number</w:t>
      </w:r>
      <w:r w:rsidR="00243E63">
        <w:rPr>
          <w:rFonts w:ascii="Times New Roman" w:hAnsi="Times New Roman" w:cs="Times New Roman"/>
          <w:lang w:bidi="hi-IN"/>
        </w:rPr>
        <w:t>s</w:t>
      </w:r>
      <w:r w:rsidRPr="00F96C8B">
        <w:rPr>
          <w:rFonts w:ascii="Times New Roman" w:hAnsi="Times New Roman" w:cs="Times New Roman"/>
          <w:lang w:bidi="hi-IN"/>
        </w:rPr>
        <w:t xml:space="preserve"> of estimators is not realistic in terms of</w:t>
      </w:r>
      <w:r w:rsidR="00A118AC">
        <w:rPr>
          <w:rFonts w:ascii="Times New Roman" w:hAnsi="Times New Roman" w:cs="Times New Roman"/>
          <w:lang w:bidi="hi-IN"/>
        </w:rPr>
        <w:t xml:space="preserve"> </w:t>
      </w:r>
      <w:r w:rsidRPr="00F96C8B">
        <w:rPr>
          <w:rFonts w:ascii="Times New Roman" w:hAnsi="Times New Roman" w:cs="Times New Roman"/>
          <w:lang w:bidi="hi-IN"/>
        </w:rPr>
        <w:t>classificat</w:t>
      </w:r>
      <w:r w:rsidR="00243E63">
        <w:rPr>
          <w:rFonts w:ascii="Times New Roman" w:hAnsi="Times New Roman" w:cs="Times New Roman"/>
          <w:lang w:bidi="hi-IN"/>
        </w:rPr>
        <w:t>i</w:t>
      </w:r>
      <w:r w:rsidRPr="00F96C8B">
        <w:rPr>
          <w:rFonts w:ascii="Times New Roman" w:hAnsi="Times New Roman" w:cs="Times New Roman"/>
          <w:lang w:bidi="hi-IN"/>
        </w:rPr>
        <w:t>on time. We go with the second peak - n_estimators = 25</w:t>
      </w:r>
      <w:r w:rsidR="00A118AC">
        <w:rPr>
          <w:rFonts w:ascii="Times New Roman" w:hAnsi="Times New Roman" w:cs="Times New Roman"/>
          <w:lang w:bidi="hi-IN"/>
        </w:rPr>
        <w:t xml:space="preserve"> and reduces the time significantly as shown in Figure </w:t>
      </w:r>
      <w:r w:rsidR="00270006">
        <w:rPr>
          <w:rFonts w:ascii="Times New Roman" w:hAnsi="Times New Roman" w:cs="Times New Roman"/>
          <w:lang w:bidi="hi-IN"/>
        </w:rPr>
        <w:t>23</w:t>
      </w:r>
      <w:r w:rsidR="00A118AC">
        <w:rPr>
          <w:rFonts w:ascii="Times New Roman" w:hAnsi="Times New Roman" w:cs="Times New Roman"/>
          <w:lang w:bidi="hi-IN"/>
        </w:rPr>
        <w:t>.</w:t>
      </w:r>
    </w:p>
    <w:p w14:paraId="7A927119" w14:textId="77777777" w:rsidR="00F96C8B" w:rsidRPr="00F96C8B" w:rsidRDefault="00F96C8B" w:rsidP="00F96C8B">
      <w:pPr>
        <w:autoSpaceDE w:val="0"/>
        <w:autoSpaceDN w:val="0"/>
        <w:adjustRightInd w:val="0"/>
        <w:spacing w:after="0" w:line="360" w:lineRule="auto"/>
        <w:jc w:val="both"/>
        <w:rPr>
          <w:rFonts w:ascii="Times New Roman" w:hAnsi="Times New Roman" w:cs="Times New Roman"/>
          <w:lang w:bidi="hi-IN"/>
        </w:rPr>
      </w:pPr>
    </w:p>
    <w:p w14:paraId="53E9F292" w14:textId="77777777" w:rsidR="003822A7" w:rsidRDefault="00F96C8B" w:rsidP="003822A7">
      <w:pPr>
        <w:keepNext/>
        <w:jc w:val="center"/>
      </w:pPr>
      <w:r>
        <w:rPr>
          <w:rFonts w:ascii="Times New Roman" w:hAnsi="Times New Roman" w:cs="Times New Roman"/>
          <w:b/>
          <w:bCs/>
          <w:noProof/>
          <w:sz w:val="24"/>
        </w:rPr>
        <w:drawing>
          <wp:inline distT="0" distB="0" distL="0" distR="0" wp14:anchorId="79D6DEF9" wp14:editId="6437931D">
            <wp:extent cx="5501640" cy="25984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501640" cy="2598420"/>
                    </a:xfrm>
                    <a:prstGeom prst="rect">
                      <a:avLst/>
                    </a:prstGeom>
                  </pic:spPr>
                </pic:pic>
              </a:graphicData>
            </a:graphic>
          </wp:inline>
        </w:drawing>
      </w:r>
    </w:p>
    <w:p w14:paraId="0D3E3F3E" w14:textId="4E9ADA35" w:rsidR="00A118AC" w:rsidRDefault="003822A7" w:rsidP="003822A7">
      <w:pPr>
        <w:pStyle w:val="Caption"/>
        <w:ind w:left="720" w:firstLine="720"/>
        <w:rPr>
          <w:rFonts w:ascii="Times New Roman" w:hAnsi="Times New Roman" w:cs="Times New Roman"/>
          <w:b w:val="0"/>
          <w:bCs w:val="0"/>
          <w:sz w:val="24"/>
        </w:rPr>
      </w:pPr>
      <w:bookmarkStart w:id="122" w:name="_Toc75694982"/>
      <w:bookmarkStart w:id="123" w:name="_Toc75872514"/>
      <w:r>
        <w:t xml:space="preserve">Figure </w:t>
      </w:r>
      <w:r w:rsidR="00FC29FB">
        <w:fldChar w:fldCharType="begin"/>
      </w:r>
      <w:r w:rsidR="00FC29FB">
        <w:instrText xml:space="preserve"> SEQ Figure \* ARABIC </w:instrText>
      </w:r>
      <w:r w:rsidR="00FC29FB">
        <w:fldChar w:fldCharType="separate"/>
      </w:r>
      <w:r w:rsidR="002F743D">
        <w:rPr>
          <w:noProof/>
        </w:rPr>
        <w:t>23</w:t>
      </w:r>
      <w:r w:rsidR="00FC29FB">
        <w:fldChar w:fldCharType="end"/>
      </w:r>
      <w:r>
        <w:t xml:space="preserve"> n-estimators v/s classification time for optimizing</w:t>
      </w:r>
      <w:bookmarkEnd w:id="122"/>
      <w:bookmarkEnd w:id="123"/>
      <w:r>
        <w:t xml:space="preserve"> </w:t>
      </w:r>
    </w:p>
    <w:p w14:paraId="76F4029D" w14:textId="77777777" w:rsidR="00F734EE" w:rsidRDefault="00F734EE" w:rsidP="00CE49A2">
      <w:pPr>
        <w:autoSpaceDE w:val="0"/>
        <w:autoSpaceDN w:val="0"/>
        <w:adjustRightInd w:val="0"/>
        <w:spacing w:after="0" w:line="360" w:lineRule="auto"/>
        <w:jc w:val="both"/>
        <w:rPr>
          <w:rFonts w:ascii="Times New Roman" w:hAnsi="Times New Roman" w:cs="Times New Roman"/>
          <w:lang w:bidi="hi-IN"/>
        </w:rPr>
      </w:pPr>
    </w:p>
    <w:p w14:paraId="443D868B" w14:textId="0A152D3C" w:rsidR="00CE49A2" w:rsidRDefault="00CE49A2" w:rsidP="00CE49A2">
      <w:pPr>
        <w:autoSpaceDE w:val="0"/>
        <w:autoSpaceDN w:val="0"/>
        <w:adjustRightInd w:val="0"/>
        <w:spacing w:after="0" w:line="360" w:lineRule="auto"/>
        <w:jc w:val="both"/>
        <w:rPr>
          <w:rFonts w:ascii="Times New Roman" w:hAnsi="Times New Roman" w:cs="Times New Roman"/>
          <w:lang w:bidi="hi-IN"/>
        </w:rPr>
      </w:pPr>
      <w:r w:rsidRPr="00CE49A2">
        <w:rPr>
          <w:rFonts w:ascii="Times New Roman" w:hAnsi="Times New Roman" w:cs="Times New Roman"/>
          <w:lang w:bidi="hi-IN"/>
        </w:rPr>
        <w:t>To optimi</w:t>
      </w:r>
      <w:r w:rsidR="00F734EE">
        <w:rPr>
          <w:rFonts w:ascii="Times New Roman" w:hAnsi="Times New Roman" w:cs="Times New Roman"/>
          <w:lang w:bidi="hi-IN"/>
        </w:rPr>
        <w:t>z</w:t>
      </w:r>
      <w:r w:rsidRPr="00CE49A2">
        <w:rPr>
          <w:rFonts w:ascii="Times New Roman" w:hAnsi="Times New Roman" w:cs="Times New Roman"/>
          <w:lang w:bidi="hi-IN"/>
        </w:rPr>
        <w:t>e the remaining hyperparameters, we perform a randomi</w:t>
      </w:r>
      <w:r w:rsidR="00F734EE">
        <w:rPr>
          <w:rFonts w:ascii="Times New Roman" w:hAnsi="Times New Roman" w:cs="Times New Roman"/>
          <w:lang w:bidi="hi-IN"/>
        </w:rPr>
        <w:t>z</w:t>
      </w:r>
      <w:r w:rsidRPr="00CE49A2">
        <w:rPr>
          <w:rFonts w:ascii="Times New Roman" w:hAnsi="Times New Roman" w:cs="Times New Roman"/>
          <w:lang w:bidi="hi-IN"/>
        </w:rPr>
        <w:t>ed search. This search</w:t>
      </w:r>
      <w:r>
        <w:rPr>
          <w:rFonts w:ascii="Times New Roman" w:hAnsi="Times New Roman" w:cs="Times New Roman"/>
          <w:lang w:bidi="hi-IN"/>
        </w:rPr>
        <w:t xml:space="preserve"> </w:t>
      </w:r>
      <w:r w:rsidRPr="00CE49A2">
        <w:rPr>
          <w:rFonts w:ascii="Times New Roman" w:hAnsi="Times New Roman" w:cs="Times New Roman"/>
          <w:lang w:bidi="hi-IN"/>
        </w:rPr>
        <w:t>strategy creates a grid of di</w:t>
      </w:r>
      <w:r>
        <w:rPr>
          <w:rFonts w:ascii="Times New Roman" w:hAnsi="Times New Roman" w:cs="Times New Roman"/>
          <w:lang w:bidi="hi-IN"/>
        </w:rPr>
        <w:t>ff</w:t>
      </w:r>
      <w:r w:rsidRPr="00CE49A2">
        <w:rPr>
          <w:rFonts w:ascii="Times New Roman" w:hAnsi="Times New Roman" w:cs="Times New Roman"/>
          <w:lang w:bidi="hi-IN"/>
        </w:rPr>
        <w:t>erent values for each hyper</w:t>
      </w:r>
      <w:r>
        <w:rPr>
          <w:rFonts w:ascii="Times New Roman" w:hAnsi="Times New Roman" w:cs="Times New Roman"/>
          <w:lang w:bidi="hi-IN"/>
        </w:rPr>
        <w:t>-</w:t>
      </w:r>
      <w:r w:rsidRPr="00CE49A2">
        <w:rPr>
          <w:rFonts w:ascii="Times New Roman" w:hAnsi="Times New Roman" w:cs="Times New Roman"/>
          <w:lang w:bidi="hi-IN"/>
        </w:rPr>
        <w:t>parameter. It then performs</w:t>
      </w:r>
      <w:r>
        <w:rPr>
          <w:rFonts w:ascii="Times New Roman" w:hAnsi="Times New Roman" w:cs="Times New Roman"/>
          <w:lang w:bidi="hi-IN"/>
        </w:rPr>
        <w:t xml:space="preserve"> </w:t>
      </w:r>
      <w:r w:rsidRPr="00CE49A2">
        <w:rPr>
          <w:rFonts w:ascii="Times New Roman" w:hAnsi="Times New Roman" w:cs="Times New Roman"/>
          <w:lang w:bidi="hi-IN"/>
        </w:rPr>
        <w:t>training and testing on random combinations of these hyperparameter values, providing</w:t>
      </w:r>
      <w:r>
        <w:rPr>
          <w:rFonts w:ascii="Times New Roman" w:hAnsi="Times New Roman" w:cs="Times New Roman"/>
          <w:lang w:bidi="hi-IN"/>
        </w:rPr>
        <w:t xml:space="preserve"> </w:t>
      </w:r>
      <w:r w:rsidRPr="00CE49A2">
        <w:rPr>
          <w:rFonts w:ascii="Times New Roman" w:hAnsi="Times New Roman" w:cs="Times New Roman"/>
          <w:lang w:bidi="hi-IN"/>
        </w:rPr>
        <w:t>each combination with a score. We use Randomized</w:t>
      </w:r>
      <w:r w:rsidR="00F734EE">
        <w:rPr>
          <w:rFonts w:ascii="Times New Roman" w:hAnsi="Times New Roman" w:cs="Times New Roman"/>
          <w:lang w:bidi="hi-IN"/>
        </w:rPr>
        <w:t xml:space="preserve"> </w:t>
      </w:r>
      <w:r w:rsidRPr="00CE49A2">
        <w:rPr>
          <w:rFonts w:ascii="Times New Roman" w:hAnsi="Times New Roman" w:cs="Times New Roman"/>
          <w:lang w:bidi="hi-IN"/>
        </w:rPr>
        <w:t>Search</w:t>
      </w:r>
      <w:r w:rsidR="00F734EE">
        <w:rPr>
          <w:rFonts w:ascii="Times New Roman" w:hAnsi="Times New Roman" w:cs="Times New Roman"/>
          <w:lang w:bidi="hi-IN"/>
        </w:rPr>
        <w:t xml:space="preserve"> </w:t>
      </w:r>
      <w:r w:rsidRPr="00CE49A2">
        <w:rPr>
          <w:rFonts w:ascii="Times New Roman" w:hAnsi="Times New Roman" w:cs="Times New Roman"/>
          <w:lang w:bidi="hi-IN"/>
        </w:rPr>
        <w:t>CV from the scikit-learn</w:t>
      </w:r>
      <w:r>
        <w:rPr>
          <w:rFonts w:ascii="Times New Roman" w:hAnsi="Times New Roman" w:cs="Times New Roman"/>
          <w:lang w:bidi="hi-IN"/>
        </w:rPr>
        <w:t xml:space="preserve"> </w:t>
      </w:r>
      <w:r w:rsidRPr="00CE49A2">
        <w:rPr>
          <w:rFonts w:ascii="Times New Roman" w:hAnsi="Times New Roman" w:cs="Times New Roman"/>
          <w:lang w:bidi="hi-IN"/>
        </w:rPr>
        <w:t>library to implement parameter optimi</w:t>
      </w:r>
      <w:r w:rsidR="00F734EE">
        <w:rPr>
          <w:rFonts w:ascii="Times New Roman" w:hAnsi="Times New Roman" w:cs="Times New Roman"/>
          <w:lang w:bidi="hi-IN"/>
        </w:rPr>
        <w:t>z</w:t>
      </w:r>
      <w:r w:rsidRPr="00CE49A2">
        <w:rPr>
          <w:rFonts w:ascii="Times New Roman" w:hAnsi="Times New Roman" w:cs="Times New Roman"/>
          <w:lang w:bidi="hi-IN"/>
        </w:rPr>
        <w:t xml:space="preserve">ation, and then </w:t>
      </w:r>
      <w:r w:rsidRPr="00CE49A2">
        <w:rPr>
          <w:rFonts w:ascii="Times New Roman" w:hAnsi="Times New Roman" w:cs="Times New Roman"/>
          <w:lang w:bidi="hi-IN"/>
        </w:rPr>
        <w:lastRenderedPageBreak/>
        <w:t>call best params to return the</w:t>
      </w:r>
      <w:r>
        <w:rPr>
          <w:rFonts w:ascii="Times New Roman" w:hAnsi="Times New Roman" w:cs="Times New Roman"/>
          <w:lang w:bidi="hi-IN"/>
        </w:rPr>
        <w:t xml:space="preserve"> </w:t>
      </w:r>
      <w:r w:rsidRPr="00CE49A2">
        <w:rPr>
          <w:rFonts w:ascii="Times New Roman" w:hAnsi="Times New Roman" w:cs="Times New Roman"/>
          <w:lang w:bidi="hi-IN"/>
        </w:rPr>
        <w:t>parameter setting that gave the best results on the hold out data. This provides us with</w:t>
      </w:r>
      <w:r>
        <w:rPr>
          <w:rFonts w:ascii="Times New Roman" w:hAnsi="Times New Roman" w:cs="Times New Roman"/>
          <w:lang w:bidi="hi-IN"/>
        </w:rPr>
        <w:t xml:space="preserve"> </w:t>
      </w:r>
      <w:r w:rsidRPr="00CE49A2">
        <w:rPr>
          <w:rFonts w:ascii="Times New Roman" w:hAnsi="Times New Roman" w:cs="Times New Roman"/>
          <w:lang w:bidi="hi-IN"/>
        </w:rPr>
        <w:t xml:space="preserve">our </w:t>
      </w:r>
      <w:r>
        <w:rPr>
          <w:rFonts w:ascii="Times New Roman" w:hAnsi="Times New Roman" w:cs="Times New Roman"/>
          <w:lang w:bidi="hi-IN"/>
        </w:rPr>
        <w:t>fi</w:t>
      </w:r>
      <w:r w:rsidRPr="00CE49A2">
        <w:rPr>
          <w:rFonts w:ascii="Times New Roman" w:hAnsi="Times New Roman" w:cs="Times New Roman"/>
          <w:lang w:bidi="hi-IN"/>
        </w:rPr>
        <w:t>nal parameter results</w:t>
      </w:r>
      <w:r w:rsidR="00F734EE">
        <w:rPr>
          <w:rFonts w:ascii="Times New Roman" w:hAnsi="Times New Roman" w:cs="Times New Roman"/>
          <w:lang w:bidi="hi-IN"/>
        </w:rPr>
        <w:t xml:space="preserve"> as shown below</w:t>
      </w:r>
      <w:r w:rsidRPr="00CE49A2">
        <w:rPr>
          <w:rFonts w:ascii="Times New Roman" w:hAnsi="Times New Roman" w:cs="Times New Roman"/>
          <w:lang w:bidi="hi-IN"/>
        </w:rPr>
        <w:t>:</w:t>
      </w:r>
    </w:p>
    <w:p w14:paraId="6E1BBB4B" w14:textId="4BDB37FE" w:rsidR="00CE49A2" w:rsidRDefault="00CE49A2" w:rsidP="00CE49A2">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noProof/>
          <w:lang w:bidi="hi-IN"/>
        </w:rPr>
        <w:drawing>
          <wp:inline distT="0" distB="0" distL="0" distR="0" wp14:anchorId="00EC8B82" wp14:editId="53CF5746">
            <wp:extent cx="5731510" cy="1440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1510" cy="1440180"/>
                    </a:xfrm>
                    <a:prstGeom prst="rect">
                      <a:avLst/>
                    </a:prstGeom>
                  </pic:spPr>
                </pic:pic>
              </a:graphicData>
            </a:graphic>
          </wp:inline>
        </w:drawing>
      </w:r>
    </w:p>
    <w:p w14:paraId="33FFD7ED" w14:textId="64FBD54D" w:rsid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2C32C736" w14:textId="21DC5DD3" w:rsidR="00CE49A2" w:rsidRDefault="00CE49A2" w:rsidP="00CE49A2">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Now after getting all the Hyper-parameters of Randomized random forest approach the proposed algorithm is applied on all 3 categories of classification and results were compared and studied.</w:t>
      </w:r>
    </w:p>
    <w:p w14:paraId="7D2B2D5C" w14:textId="77777777" w:rsidR="00CE49A2" w:rsidRP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5AE6EE12" w14:textId="1301920B" w:rsidR="00C51A12" w:rsidRPr="006B45AE" w:rsidRDefault="00F734EE" w:rsidP="006B45AE">
      <w:pPr>
        <w:pStyle w:val="Heading3"/>
        <w:spacing w:line="480" w:lineRule="auto"/>
        <w:jc w:val="both"/>
        <w:rPr>
          <w:rFonts w:ascii="Times New Roman" w:hAnsi="Times New Roman" w:cs="Times New Roman"/>
          <w:sz w:val="28"/>
          <w:szCs w:val="28"/>
        </w:rPr>
      </w:pPr>
      <w:bookmarkStart w:id="124" w:name="_Toc75864033"/>
      <w:bookmarkStart w:id="125" w:name="_Toc75873136"/>
      <w:r w:rsidRPr="006B45AE">
        <w:rPr>
          <w:rFonts w:ascii="Times New Roman" w:hAnsi="Times New Roman" w:cs="Times New Roman"/>
          <w:sz w:val="28"/>
          <w:szCs w:val="28"/>
        </w:rPr>
        <w:t xml:space="preserve">3.2.7 </w:t>
      </w:r>
      <w:r w:rsidR="00250D21" w:rsidRPr="006B45AE">
        <w:rPr>
          <w:rFonts w:ascii="Times New Roman" w:hAnsi="Times New Roman" w:cs="Times New Roman"/>
          <w:sz w:val="28"/>
          <w:szCs w:val="28"/>
        </w:rPr>
        <w:t>Proposed Optimized Random Forest Classifie</w:t>
      </w:r>
      <w:r w:rsidR="00C51A12" w:rsidRPr="006B45AE">
        <w:rPr>
          <w:rFonts w:ascii="Times New Roman" w:hAnsi="Times New Roman" w:cs="Times New Roman"/>
          <w:sz w:val="28"/>
          <w:szCs w:val="28"/>
        </w:rPr>
        <w:t>r</w:t>
      </w:r>
      <w:bookmarkEnd w:id="124"/>
      <w:bookmarkEnd w:id="125"/>
    </w:p>
    <w:p w14:paraId="635CE07D" w14:textId="557AF1C5" w:rsidR="00117999"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6899FDA3" w14:textId="77777777" w:rsidR="00C04FF1" w:rsidRPr="00C04FF1" w:rsidRDefault="00C04FF1" w:rsidP="00C04FF1">
      <w:pPr>
        <w:pStyle w:val="ListParagraph"/>
        <w:jc w:val="both"/>
        <w:rPr>
          <w:rFonts w:ascii="Times New Roman" w:hAnsi="Times New Roman" w:cs="Times New Roman"/>
          <w:b/>
          <w:bCs/>
          <w:sz w:val="24"/>
        </w:rPr>
      </w:pPr>
    </w:p>
    <w:p w14:paraId="5B72247D" w14:textId="1D05C5B5" w:rsidR="00117999" w:rsidRPr="003822A7" w:rsidRDefault="00117999" w:rsidP="003822A7">
      <w:pPr>
        <w:spacing w:line="360" w:lineRule="auto"/>
        <w:ind w:left="720"/>
        <w:jc w:val="both"/>
        <w:rPr>
          <w:rFonts w:ascii="Times New Roman" w:hAnsi="Times New Roman" w:cs="Times New Roman"/>
          <w:szCs w:val="20"/>
        </w:rPr>
      </w:pPr>
      <w:r w:rsidRPr="00C04FF1">
        <w:rPr>
          <w:rFonts w:ascii="Times New Roman" w:hAnsi="Times New Roman" w:cs="Times New Roman"/>
          <w:szCs w:val="20"/>
        </w:rPr>
        <w:t xml:space="preserve">On all Label model training time is approx. 462 seconds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 xml:space="preserve">classifier while testing time is 0.144 seconds. </w:t>
      </w:r>
      <w:r w:rsidR="00B63429">
        <w:rPr>
          <w:rFonts w:ascii="Times New Roman" w:hAnsi="Times New Roman" w:cs="Times New Roman"/>
          <w:szCs w:val="20"/>
        </w:rPr>
        <w:t>Proposed</w:t>
      </w:r>
      <w:r w:rsidRPr="00C04FF1">
        <w:rPr>
          <w:rFonts w:ascii="Times New Roman" w:hAnsi="Times New Roman" w:cs="Times New Roman"/>
          <w:szCs w:val="20"/>
        </w:rPr>
        <w:t xml:space="preserve"> model showed an accuracy of 94.83%.</w:t>
      </w:r>
      <w:r w:rsidR="00C04FF1" w:rsidRP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all Labels is shown below:</w:t>
      </w:r>
    </w:p>
    <w:p w14:paraId="159D2E5F" w14:textId="77777777" w:rsidR="00117999" w:rsidRDefault="00117999" w:rsidP="00541628">
      <w:pPr>
        <w:pStyle w:val="ListParagraph"/>
        <w:jc w:val="both"/>
        <w:rPr>
          <w:rFonts w:ascii="Times New Roman" w:hAnsi="Times New Roman" w:cs="Times New Roman"/>
          <w:b/>
          <w:bCs/>
          <w:sz w:val="24"/>
        </w:rPr>
      </w:pPr>
    </w:p>
    <w:p w14:paraId="5E1040FF" w14:textId="77777777" w:rsidR="003822A7" w:rsidRDefault="00541628" w:rsidP="003822A7">
      <w:pPr>
        <w:pStyle w:val="ListParagraph"/>
        <w:keepNext/>
        <w:jc w:val="both"/>
      </w:pPr>
      <w:r>
        <w:rPr>
          <w:rFonts w:ascii="Times New Roman" w:hAnsi="Times New Roman" w:cs="Times New Roman"/>
          <w:b/>
          <w:bCs/>
          <w:noProof/>
          <w:sz w:val="24"/>
        </w:rPr>
        <w:drawing>
          <wp:inline distT="0" distB="0" distL="0" distR="0" wp14:anchorId="21BF7435" wp14:editId="09C088DE">
            <wp:extent cx="5731510" cy="244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3CB4BA8B" w14:textId="2733995E" w:rsidR="00541628" w:rsidRDefault="003822A7" w:rsidP="003822A7">
      <w:pPr>
        <w:pStyle w:val="Caption"/>
        <w:jc w:val="center"/>
      </w:pPr>
      <w:bookmarkStart w:id="126" w:name="_Toc75694983"/>
      <w:bookmarkStart w:id="127" w:name="_Toc75872515"/>
      <w:r>
        <w:t xml:space="preserve">Figure </w:t>
      </w:r>
      <w:r w:rsidR="00FC29FB">
        <w:fldChar w:fldCharType="begin"/>
      </w:r>
      <w:r w:rsidR="00FC29FB">
        <w:instrText xml:space="preserve"> SEQ Figure \* ARABIC </w:instrText>
      </w:r>
      <w:r w:rsidR="00FC29FB">
        <w:fldChar w:fldCharType="separate"/>
      </w:r>
      <w:r w:rsidR="002F743D">
        <w:rPr>
          <w:noProof/>
        </w:rPr>
        <w:t>24</w:t>
      </w:r>
      <w:r w:rsidR="00FC29FB">
        <w:fldChar w:fldCharType="end"/>
      </w:r>
      <w:r>
        <w:t xml:space="preserve"> Confusion matrix plot for proposed model on all labels</w:t>
      </w:r>
      <w:bookmarkEnd w:id="126"/>
      <w:bookmarkEnd w:id="127"/>
    </w:p>
    <w:p w14:paraId="4BC15DF6" w14:textId="444B3537" w:rsidR="00F734EE" w:rsidRDefault="00F734EE" w:rsidP="00F734EE">
      <w:pPr>
        <w:rPr>
          <w:lang w:val="en-IN"/>
        </w:rPr>
      </w:pPr>
    </w:p>
    <w:p w14:paraId="14456975" w14:textId="45EB6540" w:rsidR="00B63429" w:rsidRDefault="00B63429" w:rsidP="00F734EE">
      <w:pPr>
        <w:rPr>
          <w:lang w:val="en-IN"/>
        </w:rPr>
      </w:pPr>
    </w:p>
    <w:p w14:paraId="7298277B" w14:textId="522F94B7" w:rsidR="00B63429" w:rsidRDefault="00B63429" w:rsidP="00F734EE">
      <w:pPr>
        <w:rPr>
          <w:lang w:val="en-IN"/>
        </w:rPr>
      </w:pPr>
    </w:p>
    <w:p w14:paraId="06691437" w14:textId="77777777" w:rsidR="00B63429" w:rsidRPr="00F734EE" w:rsidRDefault="00B63429" w:rsidP="00F734EE">
      <w:pPr>
        <w:rPr>
          <w:lang w:val="en-IN"/>
        </w:rPr>
      </w:pPr>
    </w:p>
    <w:p w14:paraId="277D4390" w14:textId="7C652E46" w:rsidR="00C51A12"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50AD3415" w14:textId="5433E56D" w:rsidR="00541628" w:rsidRDefault="00541628" w:rsidP="00541628">
      <w:pPr>
        <w:pStyle w:val="ListParagraph"/>
        <w:jc w:val="both"/>
        <w:rPr>
          <w:rFonts w:ascii="Times New Roman" w:hAnsi="Times New Roman" w:cs="Times New Roman"/>
          <w:b/>
          <w:bCs/>
          <w:sz w:val="24"/>
        </w:rPr>
      </w:pPr>
    </w:p>
    <w:p w14:paraId="018CC4D5" w14:textId="2593E2CE" w:rsidR="00117999" w:rsidRPr="00C04FF1" w:rsidRDefault="00117999" w:rsidP="00F734EE">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binary label is shown below:</w:t>
      </w:r>
    </w:p>
    <w:p w14:paraId="65F57125" w14:textId="14027D86" w:rsidR="00117999" w:rsidRDefault="00117999" w:rsidP="00541628">
      <w:pPr>
        <w:pStyle w:val="ListParagraph"/>
        <w:jc w:val="both"/>
        <w:rPr>
          <w:rFonts w:ascii="Times New Roman" w:hAnsi="Times New Roman" w:cs="Times New Roman"/>
          <w:b/>
          <w:bCs/>
          <w:sz w:val="24"/>
        </w:rPr>
      </w:pPr>
    </w:p>
    <w:p w14:paraId="3E96326E" w14:textId="77777777" w:rsidR="00117999" w:rsidRDefault="00117999" w:rsidP="00541628">
      <w:pPr>
        <w:pStyle w:val="ListParagraph"/>
        <w:jc w:val="both"/>
        <w:rPr>
          <w:rFonts w:ascii="Times New Roman" w:hAnsi="Times New Roman" w:cs="Times New Roman"/>
          <w:b/>
          <w:bCs/>
          <w:sz w:val="24"/>
        </w:rPr>
      </w:pPr>
    </w:p>
    <w:p w14:paraId="036673DE" w14:textId="77777777" w:rsidR="003822A7" w:rsidRDefault="00541628" w:rsidP="003822A7">
      <w:pPr>
        <w:pStyle w:val="ListParagraph"/>
        <w:keepNext/>
        <w:jc w:val="both"/>
      </w:pPr>
      <w:r>
        <w:rPr>
          <w:rFonts w:ascii="Times New Roman" w:hAnsi="Times New Roman" w:cs="Times New Roman"/>
          <w:b/>
          <w:bCs/>
          <w:noProof/>
          <w:sz w:val="24"/>
        </w:rPr>
        <w:drawing>
          <wp:inline distT="0" distB="0" distL="0" distR="0" wp14:anchorId="5D2CD7E9" wp14:editId="2F8D4BC1">
            <wp:extent cx="5731510" cy="2178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14:paraId="504B54E7" w14:textId="39EA3F98" w:rsidR="00D32C96" w:rsidRDefault="003822A7" w:rsidP="003822A7">
      <w:pPr>
        <w:pStyle w:val="Caption"/>
        <w:jc w:val="center"/>
        <w:rPr>
          <w:rFonts w:ascii="Times New Roman" w:hAnsi="Times New Roman" w:cs="Times New Roman"/>
          <w:b w:val="0"/>
          <w:bCs w:val="0"/>
          <w:sz w:val="24"/>
        </w:rPr>
      </w:pPr>
      <w:bookmarkStart w:id="128" w:name="_Toc75694984"/>
      <w:bookmarkStart w:id="129" w:name="_Toc75872516"/>
      <w:r>
        <w:t xml:space="preserve">Figure </w:t>
      </w:r>
      <w:r w:rsidR="00FC29FB">
        <w:fldChar w:fldCharType="begin"/>
      </w:r>
      <w:r w:rsidR="00FC29FB">
        <w:instrText xml:space="preserve"> SEQ Figure \* ARABIC </w:instrText>
      </w:r>
      <w:r w:rsidR="00FC29FB">
        <w:fldChar w:fldCharType="separate"/>
      </w:r>
      <w:r w:rsidR="002F743D">
        <w:rPr>
          <w:noProof/>
        </w:rPr>
        <w:t>25</w:t>
      </w:r>
      <w:r w:rsidR="00FC29FB">
        <w:fldChar w:fldCharType="end"/>
      </w:r>
      <w:r>
        <w:t xml:space="preserve"> </w:t>
      </w:r>
      <w:r w:rsidRPr="004E1016">
        <w:t xml:space="preserve"> Confusion matrix plot of </w:t>
      </w:r>
      <w:r>
        <w:t>proposed model</w:t>
      </w:r>
      <w:r w:rsidRPr="004E1016">
        <w:t xml:space="preserve"> on </w:t>
      </w:r>
      <w:r>
        <w:t>binary</w:t>
      </w:r>
      <w:r w:rsidRPr="004E1016">
        <w:t xml:space="preserve"> labels</w:t>
      </w:r>
      <w:bookmarkEnd w:id="128"/>
      <w:bookmarkEnd w:id="129"/>
    </w:p>
    <w:p w14:paraId="3F91FF18" w14:textId="5EF421D8" w:rsidR="00C04FF1" w:rsidRDefault="00C04FF1" w:rsidP="00CE49A2">
      <w:pPr>
        <w:pStyle w:val="ListParagraph"/>
        <w:jc w:val="both"/>
        <w:rPr>
          <w:rFonts w:ascii="Times New Roman" w:hAnsi="Times New Roman" w:cs="Times New Roman"/>
          <w:b/>
          <w:bCs/>
          <w:sz w:val="24"/>
        </w:rPr>
      </w:pPr>
    </w:p>
    <w:p w14:paraId="56C34B69" w14:textId="77777777" w:rsidR="00C04FF1" w:rsidRPr="00CE49A2" w:rsidRDefault="00C04FF1" w:rsidP="00CE49A2">
      <w:pPr>
        <w:pStyle w:val="ListParagraph"/>
        <w:jc w:val="both"/>
        <w:rPr>
          <w:rFonts w:ascii="Times New Roman" w:hAnsi="Times New Roman" w:cs="Times New Roman"/>
          <w:b/>
          <w:bCs/>
          <w:sz w:val="24"/>
        </w:rPr>
      </w:pPr>
    </w:p>
    <w:p w14:paraId="5CBD76E6" w14:textId="5DA1F464" w:rsidR="00541628" w:rsidRPr="00F734EE" w:rsidRDefault="00C51A12" w:rsidP="00F734E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3D17FD05" w14:textId="5C526B93" w:rsidR="00541628" w:rsidRDefault="00541628" w:rsidP="00541628">
      <w:pPr>
        <w:pStyle w:val="ListParagraph"/>
        <w:jc w:val="both"/>
        <w:rPr>
          <w:rFonts w:ascii="Times New Roman" w:hAnsi="Times New Roman" w:cs="Times New Roman"/>
          <w:b/>
          <w:bCs/>
          <w:sz w:val="24"/>
        </w:rPr>
      </w:pPr>
    </w:p>
    <w:p w14:paraId="180538FF" w14:textId="7489EC4B" w:rsidR="00117999" w:rsidRPr="00C04FF1" w:rsidRDefault="00117999" w:rsidP="00F734EE">
      <w:pPr>
        <w:pStyle w:val="ListParagraph"/>
        <w:spacing w:line="360" w:lineRule="auto"/>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multi-class label is shown below:</w:t>
      </w:r>
    </w:p>
    <w:p w14:paraId="60F5E089" w14:textId="77777777" w:rsidR="00541628" w:rsidRPr="00C51A12" w:rsidRDefault="00541628" w:rsidP="00541628">
      <w:pPr>
        <w:pStyle w:val="ListParagraph"/>
        <w:jc w:val="both"/>
        <w:rPr>
          <w:rFonts w:ascii="Times New Roman" w:hAnsi="Times New Roman" w:cs="Times New Roman"/>
          <w:b/>
          <w:bCs/>
          <w:sz w:val="24"/>
        </w:rPr>
      </w:pPr>
    </w:p>
    <w:p w14:paraId="0ED56F0F" w14:textId="77777777" w:rsidR="003822A7" w:rsidRDefault="00541628" w:rsidP="003822A7">
      <w:pPr>
        <w:keepNext/>
      </w:pPr>
      <w:r>
        <w:rPr>
          <w:rFonts w:ascii="Times New Roman" w:hAnsi="Times New Roman" w:cs="Times New Roman"/>
          <w:noProof/>
          <w:szCs w:val="21"/>
        </w:rPr>
        <w:drawing>
          <wp:inline distT="0" distB="0" distL="0" distR="0" wp14:anchorId="2BA6DA60" wp14:editId="67CE3E45">
            <wp:extent cx="5731510" cy="2689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4A3B8433" w14:textId="30634BE3" w:rsidR="00872471" w:rsidRDefault="003822A7" w:rsidP="003822A7">
      <w:pPr>
        <w:pStyle w:val="Caption"/>
        <w:jc w:val="center"/>
        <w:rPr>
          <w:rFonts w:ascii="Times New Roman" w:hAnsi="Times New Roman" w:cs="Times New Roman"/>
          <w:szCs w:val="21"/>
        </w:rPr>
      </w:pPr>
      <w:bookmarkStart w:id="130" w:name="_Toc75694985"/>
      <w:bookmarkStart w:id="131" w:name="_Toc75872517"/>
      <w:r>
        <w:t xml:space="preserve">Figure </w:t>
      </w:r>
      <w:r w:rsidR="00FC29FB">
        <w:fldChar w:fldCharType="begin"/>
      </w:r>
      <w:r w:rsidR="00FC29FB">
        <w:instrText xml:space="preserve"> SEQ Figure \* ARABIC </w:instrText>
      </w:r>
      <w:r w:rsidR="00FC29FB">
        <w:fldChar w:fldCharType="separate"/>
      </w:r>
      <w:r w:rsidR="002F743D">
        <w:rPr>
          <w:noProof/>
        </w:rPr>
        <w:t>26</w:t>
      </w:r>
      <w:r w:rsidR="00FC29FB">
        <w:fldChar w:fldCharType="end"/>
      </w:r>
      <w:r>
        <w:t xml:space="preserve"> </w:t>
      </w:r>
      <w:r w:rsidRPr="00B36525">
        <w:t xml:space="preserve">  Confusion matrix plot of proposed model on </w:t>
      </w:r>
      <w:r>
        <w:t>multi-class</w:t>
      </w:r>
      <w:r w:rsidRPr="00B36525">
        <w:t xml:space="preserve"> labels</w:t>
      </w:r>
      <w:bookmarkEnd w:id="130"/>
      <w:bookmarkEnd w:id="131"/>
    </w:p>
    <w:p w14:paraId="35C40987" w14:textId="3CAE5131" w:rsidR="002D5E9D" w:rsidRDefault="002D5E9D" w:rsidP="00872471">
      <w:pPr>
        <w:rPr>
          <w:rFonts w:ascii="Times New Roman" w:hAnsi="Times New Roman" w:cs="Times New Roman"/>
          <w:szCs w:val="21"/>
        </w:rPr>
      </w:pPr>
    </w:p>
    <w:p w14:paraId="066D93C7" w14:textId="25C5006D" w:rsidR="002D5E9D" w:rsidRDefault="002D5E9D" w:rsidP="00872471">
      <w:pPr>
        <w:rPr>
          <w:rFonts w:ascii="Times New Roman" w:hAnsi="Times New Roman" w:cs="Times New Roman"/>
          <w:b/>
          <w:bCs/>
          <w:sz w:val="24"/>
        </w:rPr>
      </w:pPr>
      <w:r w:rsidRPr="002D5E9D">
        <w:rPr>
          <w:rFonts w:ascii="Times New Roman" w:hAnsi="Times New Roman" w:cs="Times New Roman"/>
          <w:b/>
          <w:bCs/>
          <w:sz w:val="24"/>
        </w:rPr>
        <w:t>Analyzing performance score of proposed model:</w:t>
      </w:r>
    </w:p>
    <w:p w14:paraId="11AE27A6" w14:textId="152A7AB0" w:rsidR="002D5E9D" w:rsidRDefault="002D5E9D" w:rsidP="003822A7">
      <w:pPr>
        <w:spacing w:line="360" w:lineRule="auto"/>
        <w:jc w:val="both"/>
        <w:rPr>
          <w:rFonts w:ascii="Times New Roman" w:hAnsi="Times New Roman" w:cs="Times New Roman"/>
          <w:szCs w:val="20"/>
        </w:rPr>
      </w:pPr>
      <w:r>
        <w:rPr>
          <w:rFonts w:ascii="Times New Roman" w:hAnsi="Times New Roman" w:cs="Times New Roman"/>
          <w:szCs w:val="20"/>
        </w:rPr>
        <w:t>The proposed randomized random forest algorithm with tuned hyper-parameters has attaine</w:t>
      </w:r>
      <w:r w:rsidR="003822A7">
        <w:rPr>
          <w:rFonts w:ascii="Times New Roman" w:hAnsi="Times New Roman" w:cs="Times New Roman"/>
          <w:szCs w:val="20"/>
        </w:rPr>
        <w:t xml:space="preserve">d </w:t>
      </w:r>
      <w:r>
        <w:rPr>
          <w:rFonts w:ascii="Times New Roman" w:hAnsi="Times New Roman" w:cs="Times New Roman"/>
          <w:szCs w:val="20"/>
        </w:rPr>
        <w:t xml:space="preserve">performance scores shown in below Table </w:t>
      </w:r>
      <w:r w:rsidR="00270006">
        <w:rPr>
          <w:rFonts w:ascii="Times New Roman" w:hAnsi="Times New Roman" w:cs="Times New Roman"/>
          <w:szCs w:val="20"/>
        </w:rPr>
        <w:t>5</w:t>
      </w:r>
      <w:r>
        <w:rPr>
          <w:rFonts w:ascii="Times New Roman" w:hAnsi="Times New Roman" w:cs="Times New Roman"/>
          <w:szCs w:val="20"/>
        </w:rPr>
        <w:t>.</w:t>
      </w:r>
    </w:p>
    <w:p w14:paraId="4DDBBA3D" w14:textId="01849938" w:rsidR="002D5E9D" w:rsidRDefault="002D5E9D" w:rsidP="00872471">
      <w:pPr>
        <w:rPr>
          <w:rFonts w:ascii="Times New Roman" w:hAnsi="Times New Roman" w:cs="Times New Roman"/>
          <w:szCs w:val="20"/>
        </w:rPr>
      </w:pPr>
    </w:p>
    <w:p w14:paraId="06883A68" w14:textId="744939C0" w:rsidR="003822A7" w:rsidRDefault="003822A7" w:rsidP="003822A7">
      <w:pPr>
        <w:pStyle w:val="Caption"/>
        <w:keepNext/>
        <w:jc w:val="center"/>
      </w:pPr>
      <w:bookmarkStart w:id="132" w:name="_Toc75691689"/>
      <w:bookmarkStart w:id="133" w:name="_Toc75691747"/>
      <w:bookmarkStart w:id="134" w:name="_Toc75939364"/>
      <w:r>
        <w:t xml:space="preserve">Table </w:t>
      </w:r>
      <w:r>
        <w:fldChar w:fldCharType="begin"/>
      </w:r>
      <w:r>
        <w:instrText xml:space="preserve"> SEQ Table \* ARABIC </w:instrText>
      </w:r>
      <w:r>
        <w:fldChar w:fldCharType="separate"/>
      </w:r>
      <w:r w:rsidR="002F743D">
        <w:rPr>
          <w:noProof/>
        </w:rPr>
        <w:t>5</w:t>
      </w:r>
      <w:r>
        <w:fldChar w:fldCharType="end"/>
      </w:r>
      <w:r>
        <w:t xml:space="preserve"> Proposed model Performance scores</w:t>
      </w:r>
      <w:bookmarkEnd w:id="132"/>
      <w:bookmarkEnd w:id="133"/>
      <w:bookmarkEnd w:id="134"/>
    </w:p>
    <w:tbl>
      <w:tblPr>
        <w:tblStyle w:val="PlainTable1"/>
        <w:tblW w:w="0" w:type="auto"/>
        <w:tblLook w:val="04A0" w:firstRow="1" w:lastRow="0" w:firstColumn="1" w:lastColumn="0" w:noHBand="0" w:noVBand="1"/>
      </w:tblPr>
      <w:tblGrid>
        <w:gridCol w:w="1803"/>
        <w:gridCol w:w="1803"/>
        <w:gridCol w:w="1803"/>
        <w:gridCol w:w="1803"/>
        <w:gridCol w:w="1804"/>
      </w:tblGrid>
      <w:tr w:rsidR="00981D51" w14:paraId="54FBDB42" w14:textId="038A2C09" w:rsidTr="0011677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9016" w:type="dxa"/>
            <w:gridSpan w:val="5"/>
            <w:vAlign w:val="center"/>
          </w:tcPr>
          <w:p w14:paraId="66C803CC" w14:textId="2138DC49" w:rsidR="00981D51" w:rsidRPr="00981D51" w:rsidRDefault="00981D51" w:rsidP="00981D51">
            <w:pPr>
              <w:jc w:val="center"/>
              <w:rPr>
                <w:rFonts w:ascii="Times New Roman" w:hAnsi="Times New Roman" w:cs="Times New Roman"/>
                <w:szCs w:val="20"/>
              </w:rPr>
            </w:pPr>
            <w:r w:rsidRPr="00981D51">
              <w:rPr>
                <w:rFonts w:ascii="Times New Roman" w:hAnsi="Times New Roman" w:cs="Times New Roman"/>
                <w:szCs w:val="20"/>
              </w:rPr>
              <w:t>Performance scores of Proposed Model</w:t>
            </w:r>
            <w:r w:rsidR="001C1792">
              <w:rPr>
                <w:rFonts w:ascii="Times New Roman" w:hAnsi="Times New Roman" w:cs="Times New Roman"/>
                <w:szCs w:val="20"/>
              </w:rPr>
              <w:t xml:space="preserve"> (Randomized random Forest)</w:t>
            </w:r>
          </w:p>
        </w:tc>
      </w:tr>
      <w:tr w:rsidR="00981D51" w14:paraId="6ADD0027" w14:textId="2246A199" w:rsidTr="0011677E">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D17520F" w14:textId="77777777" w:rsidR="00981D51" w:rsidRPr="002D5E9D" w:rsidRDefault="00981D51" w:rsidP="00981D51">
            <w:pPr>
              <w:jc w:val="center"/>
              <w:rPr>
                <w:rFonts w:ascii="Times New Roman" w:hAnsi="Times New Roman" w:cs="Times New Roman"/>
                <w:b w:val="0"/>
                <w:bCs w:val="0"/>
                <w:sz w:val="24"/>
              </w:rPr>
            </w:pPr>
          </w:p>
        </w:tc>
        <w:tc>
          <w:tcPr>
            <w:tcW w:w="1803" w:type="dxa"/>
            <w:vAlign w:val="center"/>
          </w:tcPr>
          <w:p w14:paraId="62B3F68B" w14:textId="07D9A098"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981D51">
              <w:rPr>
                <w:rFonts w:ascii="Times New Roman" w:hAnsi="Times New Roman" w:cs="Times New Roman"/>
                <w:b/>
                <w:bCs/>
                <w:sz w:val="24"/>
              </w:rPr>
              <w:t>Accuracy</w:t>
            </w:r>
          </w:p>
        </w:tc>
        <w:tc>
          <w:tcPr>
            <w:tcW w:w="1803" w:type="dxa"/>
            <w:vAlign w:val="center"/>
          </w:tcPr>
          <w:p w14:paraId="2D061E52" w14:textId="748350CB"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Precision</w:t>
            </w:r>
          </w:p>
        </w:tc>
        <w:tc>
          <w:tcPr>
            <w:tcW w:w="1803" w:type="dxa"/>
            <w:vAlign w:val="center"/>
          </w:tcPr>
          <w:p w14:paraId="5EC5F1E0" w14:textId="5572B72B"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Recall</w:t>
            </w:r>
          </w:p>
        </w:tc>
        <w:tc>
          <w:tcPr>
            <w:tcW w:w="1804" w:type="dxa"/>
            <w:vAlign w:val="center"/>
          </w:tcPr>
          <w:p w14:paraId="0AB2210F" w14:textId="72300DE8"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F1-score</w:t>
            </w:r>
          </w:p>
        </w:tc>
      </w:tr>
      <w:tr w:rsidR="00981D51" w14:paraId="38EFD802" w14:textId="6EAAF1F2" w:rsidTr="0011677E">
        <w:trPr>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5BD9F2" w14:textId="4A369C0D"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On all Labels</w:t>
            </w:r>
          </w:p>
        </w:tc>
        <w:tc>
          <w:tcPr>
            <w:tcW w:w="1803" w:type="dxa"/>
            <w:vAlign w:val="center"/>
          </w:tcPr>
          <w:p w14:paraId="4DC4E378" w14:textId="5EB7CC56"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1557422C" w14:textId="0AAE35DF"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99.62%</w:t>
            </w:r>
          </w:p>
        </w:tc>
        <w:tc>
          <w:tcPr>
            <w:tcW w:w="1803" w:type="dxa"/>
            <w:vAlign w:val="center"/>
          </w:tcPr>
          <w:p w14:paraId="4F9241B7" w14:textId="2E587E57"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99.50%</w:t>
            </w:r>
          </w:p>
        </w:tc>
        <w:tc>
          <w:tcPr>
            <w:tcW w:w="1804" w:type="dxa"/>
            <w:vAlign w:val="center"/>
          </w:tcPr>
          <w:p w14:paraId="2F10C547" w14:textId="2AAC7908"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99.56%</w:t>
            </w:r>
          </w:p>
        </w:tc>
      </w:tr>
      <w:tr w:rsidR="00981D51" w14:paraId="5DCC290B" w14:textId="316D1214" w:rsidTr="0011677E">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43E85FD" w14:textId="6B71F3F1" w:rsidR="00981D51" w:rsidRPr="00981D51" w:rsidRDefault="00981D51" w:rsidP="00981D51">
            <w:pPr>
              <w:jc w:val="center"/>
              <w:rPr>
                <w:rFonts w:ascii="Times New Roman" w:hAnsi="Times New Roman" w:cs="Times New Roman"/>
                <w:sz w:val="24"/>
              </w:rPr>
            </w:pPr>
            <w:bookmarkStart w:id="135" w:name="_Hlk75698151"/>
            <w:r>
              <w:rPr>
                <w:rFonts w:ascii="Times New Roman" w:hAnsi="Times New Roman" w:cs="Times New Roman"/>
                <w:sz w:val="24"/>
              </w:rPr>
              <w:t>Binary Classifier</w:t>
            </w:r>
          </w:p>
        </w:tc>
        <w:tc>
          <w:tcPr>
            <w:tcW w:w="1803" w:type="dxa"/>
            <w:vAlign w:val="center"/>
          </w:tcPr>
          <w:p w14:paraId="4DA71CC4" w14:textId="1821EDF5"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1F076D96" w14:textId="0B4A5C1F"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99.96%</w:t>
            </w:r>
          </w:p>
        </w:tc>
        <w:tc>
          <w:tcPr>
            <w:tcW w:w="1803" w:type="dxa"/>
            <w:vAlign w:val="center"/>
          </w:tcPr>
          <w:p w14:paraId="7B03D9EC" w14:textId="493EE6D3"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99.97%</w:t>
            </w:r>
          </w:p>
        </w:tc>
        <w:tc>
          <w:tcPr>
            <w:tcW w:w="1804" w:type="dxa"/>
            <w:vAlign w:val="center"/>
          </w:tcPr>
          <w:p w14:paraId="405B6893" w14:textId="386387F7"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99.97%</w:t>
            </w:r>
          </w:p>
        </w:tc>
      </w:tr>
      <w:tr w:rsidR="00981D51" w14:paraId="466288B1" w14:textId="0DC7AB0B" w:rsidTr="0011677E">
        <w:trPr>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C4F8400" w14:textId="3FF0F4F4"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Multi-class Classifier</w:t>
            </w:r>
          </w:p>
        </w:tc>
        <w:tc>
          <w:tcPr>
            <w:tcW w:w="1803" w:type="dxa"/>
            <w:vAlign w:val="center"/>
          </w:tcPr>
          <w:p w14:paraId="1188019E" w14:textId="101F5C60"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29B2C991" w14:textId="7A1144CD"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99.53%</w:t>
            </w:r>
          </w:p>
        </w:tc>
        <w:tc>
          <w:tcPr>
            <w:tcW w:w="1803" w:type="dxa"/>
            <w:vAlign w:val="center"/>
          </w:tcPr>
          <w:p w14:paraId="4AEB77DF" w14:textId="38D5B1CD"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99.55%</w:t>
            </w:r>
          </w:p>
        </w:tc>
        <w:tc>
          <w:tcPr>
            <w:tcW w:w="1804" w:type="dxa"/>
            <w:vAlign w:val="center"/>
          </w:tcPr>
          <w:p w14:paraId="3FF97E17" w14:textId="430E67E1"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99.54%</w:t>
            </w:r>
          </w:p>
        </w:tc>
      </w:tr>
      <w:bookmarkEnd w:id="135"/>
    </w:tbl>
    <w:p w14:paraId="56F6B1C4" w14:textId="5EF0EFAC" w:rsidR="002D5E9D" w:rsidRDefault="002D5E9D" w:rsidP="00872471">
      <w:pPr>
        <w:rPr>
          <w:rFonts w:ascii="Times New Roman" w:hAnsi="Times New Roman" w:cs="Times New Roman"/>
          <w:szCs w:val="20"/>
        </w:rPr>
      </w:pPr>
    </w:p>
    <w:p w14:paraId="5C2783CE" w14:textId="72F86C5F" w:rsidR="000A503C" w:rsidRDefault="000A503C" w:rsidP="00872471">
      <w:pPr>
        <w:rPr>
          <w:rFonts w:ascii="Times New Roman" w:hAnsi="Times New Roman" w:cs="Times New Roman"/>
          <w:szCs w:val="20"/>
        </w:rPr>
      </w:pPr>
    </w:p>
    <w:p w14:paraId="340489FF" w14:textId="256177C0" w:rsidR="00DF1D74" w:rsidRDefault="000A503C" w:rsidP="00DF1D74">
      <w:pPr>
        <w:spacing w:line="360" w:lineRule="auto"/>
        <w:jc w:val="both"/>
        <w:rPr>
          <w:rFonts w:ascii="Times New Roman" w:hAnsi="Times New Roman" w:cs="Times New Roman"/>
          <w:szCs w:val="20"/>
        </w:rPr>
      </w:pPr>
      <w:r>
        <w:rPr>
          <w:rFonts w:ascii="Times New Roman" w:hAnsi="Times New Roman" w:cs="Times New Roman"/>
          <w:szCs w:val="20"/>
        </w:rPr>
        <w:t>On a</w:t>
      </w:r>
      <w:r w:rsidR="001C1792">
        <w:rPr>
          <w:rFonts w:ascii="Times New Roman" w:hAnsi="Times New Roman" w:cs="Times New Roman"/>
          <w:szCs w:val="20"/>
        </w:rPr>
        <w:t>nal</w:t>
      </w:r>
      <w:r>
        <w:rPr>
          <w:rFonts w:ascii="Times New Roman" w:hAnsi="Times New Roman" w:cs="Times New Roman"/>
          <w:szCs w:val="20"/>
        </w:rPr>
        <w:t>yzing the results of our proposed algorithm</w:t>
      </w:r>
      <w:r w:rsidR="00753C3C">
        <w:rPr>
          <w:rFonts w:ascii="Times New Roman" w:hAnsi="Times New Roman" w:cs="Times New Roman"/>
          <w:szCs w:val="20"/>
        </w:rPr>
        <w:t>,</w:t>
      </w:r>
      <w:r>
        <w:rPr>
          <w:rFonts w:ascii="Times New Roman" w:hAnsi="Times New Roman" w:cs="Times New Roman"/>
          <w:szCs w:val="20"/>
        </w:rPr>
        <w:t xml:space="preserve"> </w:t>
      </w:r>
      <w:r w:rsidR="001C1792">
        <w:rPr>
          <w:rFonts w:ascii="Times New Roman" w:hAnsi="Times New Roman" w:cs="Times New Roman"/>
          <w:szCs w:val="20"/>
        </w:rPr>
        <w:t>I can</w:t>
      </w:r>
      <w:r>
        <w:rPr>
          <w:rFonts w:ascii="Times New Roman" w:hAnsi="Times New Roman" w:cs="Times New Roman"/>
          <w:szCs w:val="20"/>
        </w:rPr>
        <w:t xml:space="preserve"> </w:t>
      </w:r>
      <w:r w:rsidR="001C1792">
        <w:rPr>
          <w:rFonts w:ascii="Times New Roman" w:hAnsi="Times New Roman" w:cs="Times New Roman"/>
          <w:szCs w:val="20"/>
        </w:rPr>
        <w:t>successfully state that this model has outperformed all the previous models and achieve a mile stone accuracy in each category of attack for binary as well as multi -class classification.</w:t>
      </w:r>
    </w:p>
    <w:p w14:paraId="5AA4FA11" w14:textId="77777777" w:rsidR="006B45AE" w:rsidRDefault="006B45AE" w:rsidP="00321E8A">
      <w:pPr>
        <w:pStyle w:val="Heading2"/>
        <w:spacing w:line="480" w:lineRule="auto"/>
        <w:jc w:val="both"/>
        <w:rPr>
          <w:sz w:val="32"/>
          <w:szCs w:val="28"/>
        </w:rPr>
      </w:pPr>
    </w:p>
    <w:p w14:paraId="1D574435" w14:textId="7B828E96" w:rsidR="00CE49A2" w:rsidRPr="00321E8A" w:rsidRDefault="00F734EE" w:rsidP="00321E8A">
      <w:pPr>
        <w:pStyle w:val="Heading2"/>
        <w:spacing w:line="480" w:lineRule="auto"/>
        <w:jc w:val="both"/>
        <w:rPr>
          <w:sz w:val="32"/>
          <w:szCs w:val="28"/>
        </w:rPr>
      </w:pPr>
      <w:bookmarkStart w:id="136" w:name="_Toc75864034"/>
      <w:bookmarkStart w:id="137" w:name="_Toc75873137"/>
      <w:r w:rsidRPr="00321E8A">
        <w:rPr>
          <w:sz w:val="32"/>
          <w:szCs w:val="28"/>
        </w:rPr>
        <w:t xml:space="preserve">3.3 </w:t>
      </w:r>
      <w:r w:rsidR="00EB3A52" w:rsidRPr="00321E8A">
        <w:rPr>
          <w:sz w:val="32"/>
          <w:szCs w:val="28"/>
        </w:rPr>
        <w:t>Key Contributions</w:t>
      </w:r>
      <w:bookmarkEnd w:id="136"/>
      <w:bookmarkEnd w:id="137"/>
    </w:p>
    <w:p w14:paraId="0A0536C5" w14:textId="4F473A4E" w:rsidR="0011677E" w:rsidRDefault="0011677E" w:rsidP="0011677E">
      <w:pPr>
        <w:pStyle w:val="ListParagraph"/>
        <w:numPr>
          <w:ilvl w:val="0"/>
          <w:numId w:val="34"/>
        </w:numPr>
        <w:spacing w:line="360" w:lineRule="auto"/>
        <w:jc w:val="both"/>
        <w:rPr>
          <w:rFonts w:ascii="Times New Roman" w:hAnsi="Times New Roman" w:cs="Times New Roman"/>
        </w:rPr>
      </w:pPr>
      <w:r w:rsidRPr="0011677E">
        <w:rPr>
          <w:rFonts w:ascii="Times New Roman" w:hAnsi="Times New Roman" w:cs="Times New Roman"/>
        </w:rPr>
        <w:t xml:space="preserve">Understanding of </w:t>
      </w:r>
      <w:r>
        <w:rPr>
          <w:rFonts w:ascii="Times New Roman" w:hAnsi="Times New Roman" w:cs="Times New Roman"/>
        </w:rPr>
        <w:t>network attacks</w:t>
      </w:r>
      <w:r w:rsidRPr="0011677E">
        <w:rPr>
          <w:rFonts w:ascii="Times New Roman" w:hAnsi="Times New Roman" w:cs="Times New Roman"/>
        </w:rPr>
        <w:t xml:space="preserve"> and </w:t>
      </w:r>
      <w:r>
        <w:rPr>
          <w:rFonts w:ascii="Times New Roman" w:hAnsi="Times New Roman" w:cs="Times New Roman"/>
        </w:rPr>
        <w:t>its detection</w:t>
      </w:r>
      <w:r w:rsidRPr="0011677E">
        <w:rPr>
          <w:rFonts w:ascii="Times New Roman" w:hAnsi="Times New Roman" w:cs="Times New Roman"/>
        </w:rPr>
        <w:t>, di</w:t>
      </w:r>
      <w:r>
        <w:rPr>
          <w:rFonts w:ascii="Times New Roman" w:hAnsi="Times New Roman" w:cs="Times New Roman"/>
        </w:rPr>
        <w:t>ff</w:t>
      </w:r>
      <w:r w:rsidRPr="0011677E">
        <w:rPr>
          <w:rFonts w:ascii="Times New Roman" w:hAnsi="Times New Roman" w:cs="Times New Roman"/>
        </w:rPr>
        <w:t>erent types of intrusion</w:t>
      </w:r>
      <w:r>
        <w:rPr>
          <w:rFonts w:ascii="Times New Roman" w:hAnsi="Times New Roman" w:cs="Times New Roman"/>
        </w:rPr>
        <w:t xml:space="preserve"> </w:t>
      </w:r>
      <w:r w:rsidRPr="0011677E">
        <w:rPr>
          <w:rFonts w:ascii="Times New Roman" w:hAnsi="Times New Roman" w:cs="Times New Roman"/>
        </w:rPr>
        <w:t xml:space="preserve">detection systems, feature optimization techniques, </w:t>
      </w:r>
      <w:r>
        <w:rPr>
          <w:rFonts w:ascii="Times New Roman" w:hAnsi="Times New Roman" w:cs="Times New Roman"/>
        </w:rPr>
        <w:t xml:space="preserve">machine learning </w:t>
      </w:r>
      <w:r w:rsidRPr="0011677E">
        <w:rPr>
          <w:rFonts w:ascii="Times New Roman" w:hAnsi="Times New Roman" w:cs="Times New Roman"/>
        </w:rPr>
        <w:t>based classification</w:t>
      </w:r>
      <w:r>
        <w:rPr>
          <w:rFonts w:ascii="Times New Roman" w:hAnsi="Times New Roman" w:cs="Times New Roman"/>
        </w:rPr>
        <w:t xml:space="preserve"> </w:t>
      </w:r>
      <w:r w:rsidRPr="0011677E">
        <w:rPr>
          <w:rFonts w:ascii="Times New Roman" w:hAnsi="Times New Roman" w:cs="Times New Roman"/>
        </w:rPr>
        <w:t>techniques.</w:t>
      </w:r>
    </w:p>
    <w:p w14:paraId="5DA416A2" w14:textId="77777777" w:rsidR="0011677E" w:rsidRPr="0011677E" w:rsidRDefault="0011677E" w:rsidP="0011677E">
      <w:pPr>
        <w:pStyle w:val="ListParagraph"/>
        <w:spacing w:line="360" w:lineRule="auto"/>
        <w:jc w:val="both"/>
        <w:rPr>
          <w:rFonts w:ascii="Times New Roman" w:hAnsi="Times New Roman" w:cs="Times New Roman"/>
        </w:rPr>
      </w:pPr>
    </w:p>
    <w:p w14:paraId="0611B56D" w14:textId="12CA7106" w:rsidR="0011677E" w:rsidRPr="0011677E" w:rsidRDefault="00153DA0" w:rsidP="0011677E">
      <w:pPr>
        <w:pStyle w:val="ListParagraph"/>
        <w:numPr>
          <w:ilvl w:val="0"/>
          <w:numId w:val="34"/>
        </w:numPr>
        <w:spacing w:line="360" w:lineRule="auto"/>
        <w:jc w:val="both"/>
        <w:rPr>
          <w:rFonts w:ascii="Times New Roman" w:hAnsi="Times New Roman" w:cs="Times New Roman"/>
          <w:b/>
          <w:bCs/>
        </w:rPr>
      </w:pPr>
      <w:r>
        <w:rPr>
          <w:rFonts w:ascii="Times New Roman" w:hAnsi="Times New Roman" w:cs="Times New Roman"/>
        </w:rPr>
        <w:t>Implemented machine learning algorithms to detect network attack in CICIDS 2017 dataset and a new randomized random forest feature selection algorithm is proposed. This algorithm is a tuned hyper-parameter of random forest algorithm.</w:t>
      </w:r>
    </w:p>
    <w:p w14:paraId="4F68E478" w14:textId="77777777" w:rsidR="0011677E" w:rsidRPr="0011677E" w:rsidRDefault="0011677E" w:rsidP="0011677E">
      <w:pPr>
        <w:pStyle w:val="ListParagraph"/>
        <w:spacing w:line="360" w:lineRule="auto"/>
        <w:jc w:val="both"/>
        <w:rPr>
          <w:rFonts w:ascii="Times New Roman" w:hAnsi="Times New Roman" w:cs="Times New Roman"/>
          <w:b/>
          <w:bCs/>
        </w:rPr>
      </w:pPr>
    </w:p>
    <w:p w14:paraId="27C64A2E" w14:textId="0C7AFD28" w:rsidR="00153DA0" w:rsidRPr="0011677E" w:rsidRDefault="0011677E" w:rsidP="0011677E">
      <w:pPr>
        <w:pStyle w:val="ListParagraph"/>
        <w:numPr>
          <w:ilvl w:val="0"/>
          <w:numId w:val="34"/>
        </w:numPr>
        <w:spacing w:line="360" w:lineRule="auto"/>
        <w:jc w:val="both"/>
        <w:rPr>
          <w:rFonts w:ascii="Times New Roman" w:hAnsi="Times New Roman" w:cs="Times New Roman"/>
        </w:rPr>
      </w:pPr>
      <w:r w:rsidRPr="0011677E">
        <w:rPr>
          <w:rFonts w:ascii="Times New Roman" w:hAnsi="Times New Roman" w:cs="Times New Roman"/>
        </w:rPr>
        <w:t>Comparison of the propos</w:t>
      </w:r>
      <w:r w:rsidR="00C04A85">
        <w:rPr>
          <w:rFonts w:ascii="Times New Roman" w:hAnsi="Times New Roman" w:cs="Times New Roman"/>
        </w:rPr>
        <w:t xml:space="preserve">ed </w:t>
      </w:r>
      <w:r w:rsidRPr="0011677E">
        <w:rPr>
          <w:rFonts w:ascii="Times New Roman" w:hAnsi="Times New Roman" w:cs="Times New Roman"/>
        </w:rPr>
        <w:t>model with other similar</w:t>
      </w:r>
      <w:r>
        <w:rPr>
          <w:rFonts w:ascii="Times New Roman" w:hAnsi="Times New Roman" w:cs="Times New Roman"/>
        </w:rPr>
        <w:t xml:space="preserve"> </w:t>
      </w:r>
      <w:r w:rsidRPr="0011677E">
        <w:rPr>
          <w:rFonts w:ascii="Times New Roman" w:hAnsi="Times New Roman" w:cs="Times New Roman"/>
        </w:rPr>
        <w:t>models and is found that the proposed NIDS model has achieved the highest</w:t>
      </w:r>
      <w:r>
        <w:rPr>
          <w:rFonts w:ascii="Times New Roman" w:hAnsi="Times New Roman" w:cs="Times New Roman"/>
        </w:rPr>
        <w:t xml:space="preserve"> </w:t>
      </w:r>
      <w:r w:rsidRPr="0011677E">
        <w:rPr>
          <w:rFonts w:ascii="Times New Roman" w:hAnsi="Times New Roman" w:cs="Times New Roman"/>
        </w:rPr>
        <w:t>performance for binary as well as multiclass classification.</w:t>
      </w:r>
    </w:p>
    <w:p w14:paraId="319346B8" w14:textId="7A0CCE51" w:rsidR="00753C3C" w:rsidRDefault="00753C3C" w:rsidP="00582C21">
      <w:pPr>
        <w:rPr>
          <w:rFonts w:ascii="Times New Roman" w:hAnsi="Times New Roman" w:cs="Times New Roman"/>
          <w:b/>
          <w:bCs/>
        </w:rPr>
      </w:pPr>
    </w:p>
    <w:p w14:paraId="3407C30A" w14:textId="77777777" w:rsidR="00753C3C" w:rsidRPr="00582C21" w:rsidRDefault="00753C3C" w:rsidP="00582C21">
      <w:pPr>
        <w:rPr>
          <w:rFonts w:ascii="Times New Roman" w:hAnsi="Times New Roman" w:cs="Times New Roman"/>
          <w:b/>
          <w:bCs/>
        </w:rPr>
      </w:pPr>
    </w:p>
    <w:p w14:paraId="19A0007D" w14:textId="7DA2664B" w:rsidR="00F10BCA" w:rsidRPr="00321E8A" w:rsidRDefault="00F734EE" w:rsidP="00321E8A">
      <w:pPr>
        <w:pStyle w:val="Heading2"/>
        <w:spacing w:line="480" w:lineRule="auto"/>
        <w:jc w:val="both"/>
        <w:rPr>
          <w:sz w:val="32"/>
          <w:szCs w:val="28"/>
        </w:rPr>
      </w:pPr>
      <w:bookmarkStart w:id="138" w:name="_Toc75864035"/>
      <w:bookmarkStart w:id="139" w:name="_Toc75873138"/>
      <w:r w:rsidRPr="00321E8A">
        <w:rPr>
          <w:sz w:val="32"/>
          <w:szCs w:val="28"/>
        </w:rPr>
        <w:t xml:space="preserve">3.4 </w:t>
      </w:r>
      <w:r w:rsidR="00DF1D74" w:rsidRPr="00321E8A">
        <w:rPr>
          <w:sz w:val="32"/>
          <w:szCs w:val="28"/>
        </w:rPr>
        <w:t>C</w:t>
      </w:r>
      <w:r w:rsidR="00F10BCA" w:rsidRPr="00321E8A">
        <w:rPr>
          <w:sz w:val="32"/>
          <w:szCs w:val="28"/>
        </w:rPr>
        <w:t>omparison of proposed model and previous studies</w:t>
      </w:r>
      <w:bookmarkEnd w:id="138"/>
      <w:bookmarkEnd w:id="139"/>
    </w:p>
    <w:p w14:paraId="577EA1BB" w14:textId="4CB0E29D" w:rsidR="00F10BCA" w:rsidRPr="00F734EE" w:rsidRDefault="00F10BCA" w:rsidP="00F734EE">
      <w:pPr>
        <w:spacing w:line="360" w:lineRule="auto"/>
        <w:jc w:val="both"/>
        <w:rPr>
          <w:rFonts w:ascii="Times New Roman" w:hAnsi="Times New Roman" w:cs="Times New Roman"/>
        </w:rPr>
      </w:pPr>
      <w:r w:rsidRPr="00F734EE">
        <w:rPr>
          <w:rFonts w:ascii="Times New Roman" w:hAnsi="Times New Roman" w:cs="Times New Roman"/>
        </w:rPr>
        <w:t xml:space="preserve">A detailed comparison of proposed randomized random forest classifier is done with previous studies in below Table </w:t>
      </w:r>
      <w:r w:rsidR="00B1778F">
        <w:rPr>
          <w:rFonts w:ascii="Times New Roman" w:hAnsi="Times New Roman" w:cs="Times New Roman"/>
        </w:rPr>
        <w:t>6</w:t>
      </w:r>
      <w:r w:rsidRPr="00F734EE">
        <w:rPr>
          <w:rFonts w:ascii="Times New Roman" w:hAnsi="Times New Roman" w:cs="Times New Roman"/>
        </w:rPr>
        <w:t>.</w:t>
      </w:r>
    </w:p>
    <w:p w14:paraId="58E2840A" w14:textId="77777777" w:rsidR="00F10BCA" w:rsidRDefault="00F10BCA" w:rsidP="00F10BCA">
      <w:pPr>
        <w:jc w:val="both"/>
        <w:rPr>
          <w:b/>
          <w:bCs/>
          <w:sz w:val="28"/>
          <w:szCs w:val="28"/>
        </w:rPr>
      </w:pPr>
    </w:p>
    <w:p w14:paraId="72E1E76D" w14:textId="3098B259" w:rsidR="000D537D" w:rsidRDefault="000D537D" w:rsidP="000D537D">
      <w:pPr>
        <w:pStyle w:val="Caption"/>
        <w:keepNext/>
        <w:jc w:val="center"/>
      </w:pPr>
      <w:bookmarkStart w:id="140" w:name="_Toc75939365"/>
      <w:r>
        <w:t xml:space="preserve">Table </w:t>
      </w:r>
      <w:r>
        <w:fldChar w:fldCharType="begin"/>
      </w:r>
      <w:r>
        <w:instrText xml:space="preserve"> SEQ Table \* ARABIC </w:instrText>
      </w:r>
      <w:r>
        <w:fldChar w:fldCharType="separate"/>
      </w:r>
      <w:r w:rsidR="002F743D">
        <w:rPr>
          <w:noProof/>
        </w:rPr>
        <w:t>6</w:t>
      </w:r>
      <w:r>
        <w:fldChar w:fldCharType="end"/>
      </w:r>
      <w:r w:rsidR="00B1778F">
        <w:t xml:space="preserve">  </w:t>
      </w:r>
      <w:r>
        <w:t>Comparison of proposed model with previous studies</w:t>
      </w:r>
      <w:bookmarkEnd w:id="140"/>
    </w:p>
    <w:tbl>
      <w:tblPr>
        <w:tblStyle w:val="PlainTable1"/>
        <w:tblW w:w="0" w:type="auto"/>
        <w:tblLook w:val="04A0" w:firstRow="1" w:lastRow="0" w:firstColumn="1" w:lastColumn="0" w:noHBand="0" w:noVBand="1"/>
      </w:tblPr>
      <w:tblGrid>
        <w:gridCol w:w="1501"/>
        <w:gridCol w:w="1500"/>
        <w:gridCol w:w="1501"/>
        <w:gridCol w:w="1502"/>
        <w:gridCol w:w="1510"/>
        <w:gridCol w:w="1502"/>
      </w:tblGrid>
      <w:tr w:rsidR="00F10BCA" w:rsidRPr="00B1778F" w14:paraId="6F571382" w14:textId="77777777" w:rsidTr="00B17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1062FD4" w14:textId="5D45CFC0" w:rsidR="00F10BCA" w:rsidRPr="00B1778F" w:rsidRDefault="00F10BCA" w:rsidP="00B1778F">
            <w:pPr>
              <w:spacing w:line="276" w:lineRule="auto"/>
              <w:jc w:val="center"/>
              <w:rPr>
                <w:rFonts w:ascii="Times New Roman" w:hAnsi="Times New Roman" w:cs="Times New Roman"/>
                <w:sz w:val="24"/>
                <w:szCs w:val="24"/>
              </w:rPr>
            </w:pPr>
            <w:r w:rsidRPr="00B1778F">
              <w:rPr>
                <w:rFonts w:ascii="Times New Roman" w:hAnsi="Times New Roman" w:cs="Times New Roman"/>
                <w:sz w:val="24"/>
                <w:szCs w:val="24"/>
              </w:rPr>
              <w:t>Work</w:t>
            </w:r>
          </w:p>
        </w:tc>
        <w:tc>
          <w:tcPr>
            <w:tcW w:w="1500" w:type="dxa"/>
          </w:tcPr>
          <w:p w14:paraId="5565B60D" w14:textId="41CB709B" w:rsidR="00F10BCA" w:rsidRPr="00B1778F" w:rsidRDefault="00F10BCA" w:rsidP="00B1778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Dataset</w:t>
            </w:r>
          </w:p>
        </w:tc>
        <w:tc>
          <w:tcPr>
            <w:tcW w:w="1501" w:type="dxa"/>
          </w:tcPr>
          <w:p w14:paraId="3A05E8FD" w14:textId="3F84ABB1" w:rsidR="00F10BCA" w:rsidRPr="00B1778F" w:rsidRDefault="00F10BCA" w:rsidP="00B1778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Method</w:t>
            </w:r>
          </w:p>
        </w:tc>
        <w:tc>
          <w:tcPr>
            <w:tcW w:w="1502" w:type="dxa"/>
          </w:tcPr>
          <w:p w14:paraId="0FC80AB4" w14:textId="06045D78" w:rsidR="00F10BCA" w:rsidRPr="00B1778F" w:rsidRDefault="00F10BCA" w:rsidP="00B1778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Type</w:t>
            </w:r>
          </w:p>
        </w:tc>
        <w:tc>
          <w:tcPr>
            <w:tcW w:w="1510" w:type="dxa"/>
          </w:tcPr>
          <w:p w14:paraId="084F583C" w14:textId="314F10F9" w:rsidR="00F10BCA" w:rsidRPr="00B1778F" w:rsidRDefault="00F10BCA" w:rsidP="00B1778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Classifier</w:t>
            </w:r>
          </w:p>
        </w:tc>
        <w:tc>
          <w:tcPr>
            <w:tcW w:w="1502" w:type="dxa"/>
          </w:tcPr>
          <w:p w14:paraId="66F8BC27" w14:textId="70D91E96" w:rsidR="00F10BCA" w:rsidRPr="00B1778F" w:rsidRDefault="00F10BCA" w:rsidP="00B1778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Accuracy</w:t>
            </w:r>
          </w:p>
        </w:tc>
      </w:tr>
      <w:tr w:rsidR="00F10BCA" w:rsidRPr="00B1778F" w14:paraId="1D0F98C7" w14:textId="77777777" w:rsidTr="00B1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vAlign w:val="center"/>
          </w:tcPr>
          <w:p w14:paraId="1573C6B3" w14:textId="77777777" w:rsidR="00F10BCA" w:rsidRPr="00B1778F" w:rsidRDefault="00F10BCA" w:rsidP="00B1778F">
            <w:pPr>
              <w:pStyle w:val="Default"/>
              <w:spacing w:line="276" w:lineRule="auto"/>
              <w:jc w:val="center"/>
              <w:rPr>
                <w:b w:val="0"/>
                <w:bCs w:val="0"/>
              </w:rPr>
            </w:pPr>
          </w:p>
          <w:p w14:paraId="26D3C00E" w14:textId="186AF69F" w:rsidR="00F10BCA" w:rsidRPr="00B1778F" w:rsidRDefault="00F10BCA" w:rsidP="00B1778F">
            <w:pPr>
              <w:pStyle w:val="Default"/>
              <w:spacing w:line="276" w:lineRule="auto"/>
              <w:jc w:val="center"/>
              <w:rPr>
                <w:b w:val="0"/>
                <w:bCs w:val="0"/>
              </w:rPr>
            </w:pPr>
            <w:r w:rsidRPr="00B1778F">
              <w:rPr>
                <w:b w:val="0"/>
                <w:bCs w:val="0"/>
              </w:rPr>
              <w:t xml:space="preserve">Hongpo Zhang et al (2020) </w:t>
            </w:r>
            <w:sdt>
              <w:sdtPr>
                <w:id w:val="1629513884"/>
                <w:citation/>
              </w:sdtPr>
              <w:sdtEndPr/>
              <w:sdtContent>
                <w:r w:rsidR="00B1778F" w:rsidRPr="00B1778F">
                  <w:fldChar w:fldCharType="begin"/>
                </w:r>
                <w:r w:rsidR="00B1778F" w:rsidRPr="00B1778F">
                  <w:rPr>
                    <w:b w:val="0"/>
                    <w:bCs w:val="0"/>
                    <w:lang w:val="en-US"/>
                  </w:rPr>
                  <w:instrText xml:space="preserve"> CITATION Placeholder57 \l 1033 </w:instrText>
                </w:r>
                <w:r w:rsidR="00B1778F" w:rsidRPr="00B1778F">
                  <w:fldChar w:fldCharType="separate"/>
                </w:r>
                <w:r w:rsidR="00415258" w:rsidRPr="00415258">
                  <w:rPr>
                    <w:noProof/>
                    <w:lang w:val="en-US"/>
                  </w:rPr>
                  <w:t>[53]</w:t>
                </w:r>
                <w:r w:rsidR="00B1778F" w:rsidRPr="00B1778F">
                  <w:fldChar w:fldCharType="end"/>
                </w:r>
              </w:sdtContent>
            </w:sdt>
          </w:p>
          <w:p w14:paraId="7A945F47" w14:textId="77777777" w:rsidR="00F10BCA" w:rsidRPr="00B1778F" w:rsidRDefault="00F10BCA" w:rsidP="00B1778F">
            <w:pPr>
              <w:spacing w:line="276" w:lineRule="auto"/>
              <w:jc w:val="center"/>
              <w:rPr>
                <w:rFonts w:ascii="Times New Roman" w:hAnsi="Times New Roman" w:cs="Times New Roman"/>
                <w:b w:val="0"/>
                <w:bCs w:val="0"/>
                <w:sz w:val="24"/>
                <w:szCs w:val="24"/>
              </w:rPr>
            </w:pPr>
          </w:p>
        </w:tc>
        <w:tc>
          <w:tcPr>
            <w:tcW w:w="1500" w:type="dxa"/>
            <w:vAlign w:val="center"/>
          </w:tcPr>
          <w:p w14:paraId="29182D24" w14:textId="098E9D5B"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CICIDS 2017</w:t>
            </w:r>
          </w:p>
        </w:tc>
        <w:tc>
          <w:tcPr>
            <w:tcW w:w="1501" w:type="dxa"/>
            <w:vAlign w:val="center"/>
          </w:tcPr>
          <w:p w14:paraId="1F888BC8" w14:textId="7A844FFE"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SGM</w:t>
            </w:r>
          </w:p>
        </w:tc>
        <w:tc>
          <w:tcPr>
            <w:tcW w:w="1502" w:type="dxa"/>
            <w:vAlign w:val="center"/>
          </w:tcPr>
          <w:p w14:paraId="546738FE" w14:textId="17415437"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Multi-class</w:t>
            </w:r>
          </w:p>
        </w:tc>
        <w:tc>
          <w:tcPr>
            <w:tcW w:w="1510" w:type="dxa"/>
            <w:vAlign w:val="center"/>
          </w:tcPr>
          <w:p w14:paraId="50725362" w14:textId="77777777"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RF</w:t>
            </w:r>
          </w:p>
          <w:p w14:paraId="20B5EE9E" w14:textId="77777777"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MLP</w:t>
            </w:r>
          </w:p>
          <w:p w14:paraId="1702511A" w14:textId="7EEE9B0C"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CNN</w:t>
            </w:r>
          </w:p>
        </w:tc>
        <w:tc>
          <w:tcPr>
            <w:tcW w:w="1502" w:type="dxa"/>
            <w:vAlign w:val="center"/>
          </w:tcPr>
          <w:p w14:paraId="3C4F8306" w14:textId="77777777"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93.08%</w:t>
            </w:r>
          </w:p>
          <w:p w14:paraId="2E839289" w14:textId="77777777"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99.60%</w:t>
            </w:r>
          </w:p>
          <w:p w14:paraId="4EEE0A57" w14:textId="50AD4872" w:rsidR="00F10BCA" w:rsidRPr="00B1778F" w:rsidRDefault="00F10BCA"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99.85%</w:t>
            </w:r>
          </w:p>
        </w:tc>
      </w:tr>
      <w:tr w:rsidR="00F10BCA" w:rsidRPr="00B1778F" w14:paraId="2DD16B4A" w14:textId="77777777" w:rsidTr="00B1778F">
        <w:tc>
          <w:tcPr>
            <w:cnfStyle w:val="001000000000" w:firstRow="0" w:lastRow="0" w:firstColumn="1" w:lastColumn="0" w:oddVBand="0" w:evenVBand="0" w:oddHBand="0" w:evenHBand="0" w:firstRowFirstColumn="0" w:firstRowLastColumn="0" w:lastRowFirstColumn="0" w:lastRowLastColumn="0"/>
            <w:tcW w:w="1501" w:type="dxa"/>
            <w:vAlign w:val="center"/>
          </w:tcPr>
          <w:p w14:paraId="7A64D6B7" w14:textId="5AAC0722" w:rsidR="00F10BCA" w:rsidRPr="00B1778F" w:rsidRDefault="006B02B2" w:rsidP="00B1778F">
            <w:pPr>
              <w:spacing w:line="276" w:lineRule="auto"/>
              <w:jc w:val="center"/>
              <w:rPr>
                <w:rFonts w:ascii="Times New Roman" w:hAnsi="Times New Roman" w:cs="Times New Roman"/>
                <w:b w:val="0"/>
                <w:bCs w:val="0"/>
                <w:sz w:val="24"/>
                <w:szCs w:val="24"/>
              </w:rPr>
            </w:pPr>
            <w:r w:rsidRPr="00B1778F">
              <w:rPr>
                <w:rFonts w:ascii="Times New Roman" w:hAnsi="Times New Roman" w:cs="Times New Roman"/>
                <w:b w:val="0"/>
                <w:bCs w:val="0"/>
                <w:color w:val="000000"/>
                <w:sz w:val="24"/>
                <w:szCs w:val="24"/>
                <w:lang w:bidi="hi-IN"/>
              </w:rPr>
              <w:t>Cengiz Colak et al (2017)</w:t>
            </w:r>
            <w:sdt>
              <w:sdtPr>
                <w:rPr>
                  <w:rFonts w:ascii="Times New Roman" w:hAnsi="Times New Roman" w:cs="Times New Roman"/>
                  <w:color w:val="000000"/>
                  <w:sz w:val="24"/>
                  <w:szCs w:val="24"/>
                  <w:lang w:bidi="hi-IN"/>
                </w:rPr>
                <w:id w:val="979349548"/>
                <w:citation/>
              </w:sdtPr>
              <w:sdtEndPr/>
              <w:sdtContent>
                <w:r w:rsidR="00B1778F" w:rsidRPr="00B1778F">
                  <w:rPr>
                    <w:rFonts w:ascii="Times New Roman" w:hAnsi="Times New Roman" w:cs="Times New Roman"/>
                    <w:color w:val="000000"/>
                    <w:sz w:val="24"/>
                    <w:szCs w:val="24"/>
                    <w:lang w:bidi="hi-IN"/>
                  </w:rPr>
                  <w:fldChar w:fldCharType="begin"/>
                </w:r>
                <w:r w:rsidR="00B1778F" w:rsidRPr="00B1778F">
                  <w:rPr>
                    <w:rFonts w:ascii="Times New Roman" w:hAnsi="Times New Roman" w:cs="Times New Roman"/>
                    <w:b w:val="0"/>
                    <w:bCs w:val="0"/>
                    <w:color w:val="000000"/>
                    <w:sz w:val="24"/>
                    <w:szCs w:val="24"/>
                    <w:lang w:bidi="hi-IN"/>
                  </w:rPr>
                  <w:instrText xml:space="preserve"> CITATION Placeholder58 \l 1033 </w:instrText>
                </w:r>
                <w:r w:rsidR="00B1778F" w:rsidRPr="00B1778F">
                  <w:rPr>
                    <w:rFonts w:ascii="Times New Roman" w:hAnsi="Times New Roman" w:cs="Times New Roman"/>
                    <w:color w:val="000000"/>
                    <w:sz w:val="24"/>
                    <w:szCs w:val="24"/>
                    <w:lang w:bidi="hi-IN"/>
                  </w:rPr>
                  <w:fldChar w:fldCharType="separate"/>
                </w:r>
                <w:r w:rsidR="00415258">
                  <w:rPr>
                    <w:rFonts w:ascii="Times New Roman" w:hAnsi="Times New Roman" w:cs="Times New Roman"/>
                    <w:b w:val="0"/>
                    <w:bCs w:val="0"/>
                    <w:noProof/>
                    <w:color w:val="000000"/>
                    <w:sz w:val="24"/>
                    <w:szCs w:val="24"/>
                    <w:lang w:bidi="hi-IN"/>
                  </w:rPr>
                  <w:t xml:space="preserve"> </w:t>
                </w:r>
                <w:r w:rsidR="00415258" w:rsidRPr="00415258">
                  <w:rPr>
                    <w:rFonts w:ascii="Times New Roman" w:hAnsi="Times New Roman" w:cs="Times New Roman"/>
                    <w:noProof/>
                    <w:color w:val="000000"/>
                    <w:sz w:val="24"/>
                    <w:szCs w:val="24"/>
                    <w:lang w:bidi="hi-IN"/>
                  </w:rPr>
                  <w:t>[54]</w:t>
                </w:r>
                <w:r w:rsidR="00B1778F" w:rsidRPr="00B1778F">
                  <w:rPr>
                    <w:rFonts w:ascii="Times New Roman" w:hAnsi="Times New Roman" w:cs="Times New Roman"/>
                    <w:color w:val="000000"/>
                    <w:sz w:val="24"/>
                    <w:szCs w:val="24"/>
                    <w:lang w:bidi="hi-IN"/>
                  </w:rPr>
                  <w:fldChar w:fldCharType="end"/>
                </w:r>
              </w:sdtContent>
            </w:sdt>
          </w:p>
        </w:tc>
        <w:tc>
          <w:tcPr>
            <w:tcW w:w="1500" w:type="dxa"/>
            <w:vAlign w:val="center"/>
          </w:tcPr>
          <w:p w14:paraId="098E352D" w14:textId="09975521" w:rsidR="00F10BCA"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CICIDS 2017</w:t>
            </w:r>
          </w:p>
        </w:tc>
        <w:tc>
          <w:tcPr>
            <w:tcW w:w="1501" w:type="dxa"/>
            <w:vAlign w:val="center"/>
          </w:tcPr>
          <w:p w14:paraId="4D574BFF" w14:textId="77777777" w:rsidR="00F10BCA"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SMOTE</w:t>
            </w:r>
          </w:p>
          <w:p w14:paraId="31E38DC5"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5C6FB07"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BMCD</w:t>
            </w:r>
          </w:p>
          <w:p w14:paraId="2F9ABB37" w14:textId="1FDE148C"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2" w:type="dxa"/>
            <w:vAlign w:val="center"/>
          </w:tcPr>
          <w:p w14:paraId="0DF2969D" w14:textId="47A576A2"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Binary</w:t>
            </w:r>
          </w:p>
          <w:p w14:paraId="44C1151C"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D1635E"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Multi-class</w:t>
            </w:r>
          </w:p>
          <w:p w14:paraId="5E0D0BD7" w14:textId="34EFF68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vAlign w:val="center"/>
          </w:tcPr>
          <w:p w14:paraId="5FDF7FFE" w14:textId="77777777" w:rsidR="006B02B2" w:rsidRPr="00B1778F" w:rsidRDefault="006B02B2" w:rsidP="00B1778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EA48FF0" w14:textId="6690E64A" w:rsidR="00F10BCA"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GLM Boost</w:t>
            </w:r>
          </w:p>
          <w:p w14:paraId="2D746385"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Logit Boost</w:t>
            </w:r>
          </w:p>
          <w:p w14:paraId="2C0A0DAB"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E302993" w14:textId="6001D155" w:rsidR="006B02B2" w:rsidRPr="00B1778F" w:rsidRDefault="006B02B2" w:rsidP="00B1778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 xml:space="preserve">        RF</w:t>
            </w:r>
          </w:p>
          <w:p w14:paraId="64B6C84C"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MLP</w:t>
            </w:r>
          </w:p>
          <w:p w14:paraId="66071A46"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NB</w:t>
            </w:r>
          </w:p>
          <w:p w14:paraId="358C0F4C" w14:textId="732B7A7E"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2" w:type="dxa"/>
            <w:vAlign w:val="center"/>
          </w:tcPr>
          <w:p w14:paraId="54A1CAED" w14:textId="77777777" w:rsidR="00F10BCA"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82.47%</w:t>
            </w:r>
          </w:p>
          <w:p w14:paraId="0D99DC23"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96.95%</w:t>
            </w:r>
          </w:p>
          <w:p w14:paraId="0488066C"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5F59C5"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99.32%</w:t>
            </w:r>
          </w:p>
          <w:p w14:paraId="4AE26B5E" w14:textId="77777777"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94.82%</w:t>
            </w:r>
          </w:p>
          <w:p w14:paraId="5933A86E" w14:textId="3072D399" w:rsidR="006B02B2" w:rsidRPr="00B1778F" w:rsidRDefault="006B02B2"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75.35%</w:t>
            </w:r>
          </w:p>
        </w:tc>
      </w:tr>
      <w:tr w:rsidR="00F10BCA" w:rsidRPr="00B1778F" w14:paraId="3A94B862" w14:textId="77777777" w:rsidTr="00B1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vAlign w:val="center"/>
          </w:tcPr>
          <w:p w14:paraId="560DBBDD" w14:textId="262FDCA3" w:rsidR="00F10BCA" w:rsidRPr="00B1778F" w:rsidRDefault="00B1778F" w:rsidP="00B1778F">
            <w:pPr>
              <w:spacing w:line="276" w:lineRule="auto"/>
              <w:jc w:val="center"/>
              <w:rPr>
                <w:rFonts w:ascii="Times New Roman" w:hAnsi="Times New Roman" w:cs="Times New Roman"/>
                <w:b w:val="0"/>
                <w:bCs w:val="0"/>
                <w:sz w:val="24"/>
                <w:szCs w:val="24"/>
              </w:rPr>
            </w:pPr>
            <w:r w:rsidRPr="00B1778F">
              <w:rPr>
                <w:rFonts w:ascii="Times New Roman" w:hAnsi="Times New Roman" w:cs="Times New Roman"/>
                <w:b w:val="0"/>
                <w:bCs w:val="0"/>
                <w:sz w:val="24"/>
                <w:szCs w:val="24"/>
                <w:lang w:bidi="hi-IN"/>
              </w:rPr>
              <w:t xml:space="preserve">S. U. Jan, et al </w:t>
            </w:r>
            <w:sdt>
              <w:sdtPr>
                <w:rPr>
                  <w:rFonts w:ascii="Times New Roman" w:hAnsi="Times New Roman" w:cs="Times New Roman"/>
                  <w:sz w:val="24"/>
                  <w:szCs w:val="24"/>
                  <w:lang w:bidi="hi-IN"/>
                </w:rPr>
                <w:id w:val="785467727"/>
                <w:citation/>
              </w:sdtPr>
              <w:sdtEndPr/>
              <w:sdtContent>
                <w:r w:rsidRPr="00B1778F">
                  <w:rPr>
                    <w:rFonts w:ascii="Times New Roman" w:hAnsi="Times New Roman" w:cs="Times New Roman"/>
                    <w:sz w:val="24"/>
                    <w:szCs w:val="24"/>
                    <w:lang w:bidi="hi-IN"/>
                  </w:rPr>
                  <w:fldChar w:fldCharType="begin"/>
                </w:r>
                <w:r w:rsidRPr="00B1778F">
                  <w:rPr>
                    <w:rFonts w:ascii="Times New Roman" w:hAnsi="Times New Roman" w:cs="Times New Roman"/>
                    <w:b w:val="0"/>
                    <w:bCs w:val="0"/>
                    <w:sz w:val="24"/>
                    <w:szCs w:val="24"/>
                    <w:lang w:bidi="hi-IN"/>
                  </w:rPr>
                  <w:instrText xml:space="preserve"> CITATION Placeholder60 \l 1033 </w:instrText>
                </w:r>
                <w:r w:rsidRPr="00B1778F">
                  <w:rPr>
                    <w:rFonts w:ascii="Times New Roman" w:hAnsi="Times New Roman" w:cs="Times New Roman"/>
                    <w:sz w:val="24"/>
                    <w:szCs w:val="24"/>
                    <w:lang w:bidi="hi-IN"/>
                  </w:rPr>
                  <w:fldChar w:fldCharType="separate"/>
                </w:r>
                <w:r w:rsidR="00415258" w:rsidRPr="00415258">
                  <w:rPr>
                    <w:rFonts w:ascii="Times New Roman" w:hAnsi="Times New Roman" w:cs="Times New Roman"/>
                    <w:noProof/>
                    <w:sz w:val="24"/>
                    <w:szCs w:val="24"/>
                    <w:lang w:bidi="hi-IN"/>
                  </w:rPr>
                  <w:t>[55]</w:t>
                </w:r>
                <w:r w:rsidRPr="00B1778F">
                  <w:rPr>
                    <w:rFonts w:ascii="Times New Roman" w:hAnsi="Times New Roman" w:cs="Times New Roman"/>
                    <w:sz w:val="24"/>
                    <w:szCs w:val="24"/>
                    <w:lang w:bidi="hi-IN"/>
                  </w:rPr>
                  <w:fldChar w:fldCharType="end"/>
                </w:r>
              </w:sdtContent>
            </w:sdt>
          </w:p>
        </w:tc>
        <w:tc>
          <w:tcPr>
            <w:tcW w:w="1500" w:type="dxa"/>
            <w:vAlign w:val="center"/>
          </w:tcPr>
          <w:p w14:paraId="67ED0026" w14:textId="6F16831B" w:rsidR="00F10BCA"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CICIDS 2017</w:t>
            </w:r>
          </w:p>
        </w:tc>
        <w:tc>
          <w:tcPr>
            <w:tcW w:w="1501" w:type="dxa"/>
            <w:vAlign w:val="center"/>
          </w:tcPr>
          <w:p w14:paraId="0A2B9D1B" w14:textId="769BB533" w:rsidR="00F10BCA" w:rsidRPr="00B1778F" w:rsidRDefault="0044388D"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Wrapper based feature selection technique</w:t>
            </w:r>
          </w:p>
        </w:tc>
        <w:tc>
          <w:tcPr>
            <w:tcW w:w="1502" w:type="dxa"/>
            <w:vAlign w:val="center"/>
          </w:tcPr>
          <w:p w14:paraId="4636CC7B" w14:textId="7CDC9C3C" w:rsidR="00F10BCA" w:rsidRPr="00B1778F" w:rsidRDefault="0044388D"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Multi-class</w:t>
            </w:r>
          </w:p>
        </w:tc>
        <w:tc>
          <w:tcPr>
            <w:tcW w:w="1510" w:type="dxa"/>
            <w:vAlign w:val="center"/>
          </w:tcPr>
          <w:p w14:paraId="3F4F62F3" w14:textId="68C01170" w:rsidR="00F10BCA"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SVM</w:t>
            </w:r>
          </w:p>
        </w:tc>
        <w:tc>
          <w:tcPr>
            <w:tcW w:w="1502" w:type="dxa"/>
            <w:vAlign w:val="center"/>
          </w:tcPr>
          <w:p w14:paraId="6393DD11" w14:textId="52A0F4CE" w:rsidR="00F10BCA"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98.03</w:t>
            </w:r>
          </w:p>
        </w:tc>
      </w:tr>
      <w:tr w:rsidR="00B1778F" w:rsidRPr="00B1778F" w14:paraId="640DE2DC" w14:textId="77777777" w:rsidTr="00B1778F">
        <w:trPr>
          <w:trHeight w:val="521"/>
        </w:trPr>
        <w:tc>
          <w:tcPr>
            <w:cnfStyle w:val="001000000000" w:firstRow="0" w:lastRow="0" w:firstColumn="1" w:lastColumn="0" w:oddVBand="0" w:evenVBand="0" w:oddHBand="0" w:evenHBand="0" w:firstRowFirstColumn="0" w:firstRowLastColumn="0" w:lastRowFirstColumn="0" w:lastRowLastColumn="0"/>
            <w:tcW w:w="1501" w:type="dxa"/>
            <w:vAlign w:val="center"/>
          </w:tcPr>
          <w:p w14:paraId="76724DF5" w14:textId="0D23C1D9" w:rsidR="00B1778F" w:rsidRPr="00B1778F" w:rsidRDefault="00B1778F" w:rsidP="00B1778F">
            <w:pPr>
              <w:spacing w:line="276" w:lineRule="auto"/>
              <w:jc w:val="center"/>
              <w:rPr>
                <w:rFonts w:ascii="Times New Roman" w:hAnsi="Times New Roman" w:cs="Times New Roman"/>
                <w:b w:val="0"/>
                <w:bCs w:val="0"/>
                <w:sz w:val="24"/>
                <w:szCs w:val="24"/>
              </w:rPr>
            </w:pPr>
            <w:r w:rsidRPr="00B1778F">
              <w:rPr>
                <w:rFonts w:ascii="Times New Roman" w:hAnsi="Times New Roman" w:cs="Times New Roman"/>
                <w:b w:val="0"/>
                <w:bCs w:val="0"/>
                <w:sz w:val="24"/>
                <w:szCs w:val="24"/>
                <w:lang w:bidi="hi-IN"/>
              </w:rPr>
              <w:t xml:space="preserve">Mohammad Aljanabi et al </w:t>
            </w:r>
            <w:sdt>
              <w:sdtPr>
                <w:rPr>
                  <w:rFonts w:ascii="Times New Roman" w:hAnsi="Times New Roman" w:cs="Times New Roman"/>
                  <w:sz w:val="24"/>
                  <w:szCs w:val="24"/>
                  <w:lang w:bidi="hi-IN"/>
                </w:rPr>
                <w:id w:val="-1455555434"/>
                <w:citation/>
              </w:sdtPr>
              <w:sdtEndPr/>
              <w:sdtContent>
                <w:r w:rsidRPr="00B1778F">
                  <w:rPr>
                    <w:rFonts w:ascii="Times New Roman" w:hAnsi="Times New Roman" w:cs="Times New Roman"/>
                    <w:sz w:val="24"/>
                    <w:szCs w:val="24"/>
                    <w:lang w:bidi="hi-IN"/>
                  </w:rPr>
                  <w:fldChar w:fldCharType="begin"/>
                </w:r>
                <w:r w:rsidRPr="00B1778F">
                  <w:rPr>
                    <w:rFonts w:ascii="Times New Roman" w:hAnsi="Times New Roman" w:cs="Times New Roman"/>
                    <w:b w:val="0"/>
                    <w:bCs w:val="0"/>
                    <w:sz w:val="24"/>
                    <w:szCs w:val="24"/>
                    <w:lang w:bidi="hi-IN"/>
                  </w:rPr>
                  <w:instrText xml:space="preserve"> CITATION Placeholder59 \l 1033 </w:instrText>
                </w:r>
                <w:r w:rsidRPr="00B1778F">
                  <w:rPr>
                    <w:rFonts w:ascii="Times New Roman" w:hAnsi="Times New Roman" w:cs="Times New Roman"/>
                    <w:sz w:val="24"/>
                    <w:szCs w:val="24"/>
                    <w:lang w:bidi="hi-IN"/>
                  </w:rPr>
                  <w:fldChar w:fldCharType="separate"/>
                </w:r>
                <w:r w:rsidR="00415258" w:rsidRPr="00415258">
                  <w:rPr>
                    <w:rFonts w:ascii="Times New Roman" w:hAnsi="Times New Roman" w:cs="Times New Roman"/>
                    <w:noProof/>
                    <w:sz w:val="24"/>
                    <w:szCs w:val="24"/>
                    <w:lang w:bidi="hi-IN"/>
                  </w:rPr>
                  <w:t>[56]</w:t>
                </w:r>
                <w:r w:rsidRPr="00B1778F">
                  <w:rPr>
                    <w:rFonts w:ascii="Times New Roman" w:hAnsi="Times New Roman" w:cs="Times New Roman"/>
                    <w:sz w:val="24"/>
                    <w:szCs w:val="24"/>
                    <w:lang w:bidi="hi-IN"/>
                  </w:rPr>
                  <w:fldChar w:fldCharType="end"/>
                </w:r>
              </w:sdtContent>
            </w:sdt>
          </w:p>
        </w:tc>
        <w:tc>
          <w:tcPr>
            <w:tcW w:w="1500" w:type="dxa"/>
            <w:vAlign w:val="center"/>
          </w:tcPr>
          <w:p w14:paraId="1A259F5A" w14:textId="5C4BC849"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CICIDS 2017</w:t>
            </w:r>
          </w:p>
        </w:tc>
        <w:tc>
          <w:tcPr>
            <w:tcW w:w="1501" w:type="dxa"/>
            <w:vAlign w:val="center"/>
          </w:tcPr>
          <w:p w14:paraId="305EF02D" w14:textId="31AA3638"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Improved TLBO, improved JAYA</w:t>
            </w:r>
          </w:p>
        </w:tc>
        <w:tc>
          <w:tcPr>
            <w:tcW w:w="1502" w:type="dxa"/>
            <w:vAlign w:val="center"/>
          </w:tcPr>
          <w:p w14:paraId="4530B5D4" w14:textId="07DEAF22"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Multi-class</w:t>
            </w:r>
          </w:p>
        </w:tc>
        <w:tc>
          <w:tcPr>
            <w:tcW w:w="1510" w:type="dxa"/>
            <w:vAlign w:val="center"/>
          </w:tcPr>
          <w:p w14:paraId="78BC6ACB" w14:textId="65FBEA8B"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SVM</w:t>
            </w:r>
          </w:p>
        </w:tc>
        <w:tc>
          <w:tcPr>
            <w:tcW w:w="1502" w:type="dxa"/>
            <w:vAlign w:val="center"/>
          </w:tcPr>
          <w:p w14:paraId="6F59D359" w14:textId="70EC13C0"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98.17</w:t>
            </w:r>
          </w:p>
        </w:tc>
      </w:tr>
      <w:tr w:rsidR="00B1778F" w:rsidRPr="00B1778F" w14:paraId="2F1B882D" w14:textId="77777777" w:rsidTr="00B1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vAlign w:val="center"/>
          </w:tcPr>
          <w:p w14:paraId="03C4F08F" w14:textId="02998A12" w:rsidR="00B1778F" w:rsidRPr="00B1778F" w:rsidRDefault="00B1778F" w:rsidP="00B1778F">
            <w:pPr>
              <w:spacing w:line="276" w:lineRule="auto"/>
              <w:jc w:val="center"/>
              <w:rPr>
                <w:rFonts w:ascii="Times New Roman" w:hAnsi="Times New Roman" w:cs="Times New Roman"/>
                <w:b w:val="0"/>
                <w:bCs w:val="0"/>
                <w:sz w:val="24"/>
                <w:szCs w:val="24"/>
              </w:rPr>
            </w:pPr>
            <w:r w:rsidRPr="00B1778F">
              <w:rPr>
                <w:rFonts w:ascii="Times New Roman" w:hAnsi="Times New Roman" w:cs="Times New Roman"/>
                <w:b w:val="0"/>
                <w:bCs w:val="0"/>
                <w:sz w:val="24"/>
                <w:szCs w:val="24"/>
                <w:lang w:bidi="hi-IN"/>
              </w:rPr>
              <w:t xml:space="preserve">Hassan Musafer et al </w:t>
            </w:r>
            <w:sdt>
              <w:sdtPr>
                <w:rPr>
                  <w:rFonts w:ascii="Times New Roman" w:hAnsi="Times New Roman" w:cs="Times New Roman"/>
                  <w:sz w:val="24"/>
                  <w:szCs w:val="24"/>
                  <w:lang w:bidi="hi-IN"/>
                </w:rPr>
                <w:id w:val="2100063359"/>
                <w:citation/>
              </w:sdtPr>
              <w:sdtEndPr/>
              <w:sdtContent>
                <w:r w:rsidRPr="00B1778F">
                  <w:rPr>
                    <w:rFonts w:ascii="Times New Roman" w:hAnsi="Times New Roman" w:cs="Times New Roman"/>
                    <w:sz w:val="24"/>
                    <w:szCs w:val="24"/>
                    <w:lang w:bidi="hi-IN"/>
                  </w:rPr>
                  <w:fldChar w:fldCharType="begin"/>
                </w:r>
                <w:r w:rsidRPr="00B1778F">
                  <w:rPr>
                    <w:rFonts w:ascii="Times New Roman" w:hAnsi="Times New Roman" w:cs="Times New Roman"/>
                    <w:b w:val="0"/>
                    <w:bCs w:val="0"/>
                    <w:sz w:val="24"/>
                    <w:szCs w:val="24"/>
                    <w:lang w:bidi="hi-IN"/>
                  </w:rPr>
                  <w:instrText xml:space="preserve"> CITATION Placeholder61 \l 1033 </w:instrText>
                </w:r>
                <w:r w:rsidRPr="00B1778F">
                  <w:rPr>
                    <w:rFonts w:ascii="Times New Roman" w:hAnsi="Times New Roman" w:cs="Times New Roman"/>
                    <w:sz w:val="24"/>
                    <w:szCs w:val="24"/>
                    <w:lang w:bidi="hi-IN"/>
                  </w:rPr>
                  <w:fldChar w:fldCharType="separate"/>
                </w:r>
                <w:r w:rsidR="00415258" w:rsidRPr="00415258">
                  <w:rPr>
                    <w:rFonts w:ascii="Times New Roman" w:hAnsi="Times New Roman" w:cs="Times New Roman"/>
                    <w:noProof/>
                    <w:sz w:val="24"/>
                    <w:szCs w:val="24"/>
                    <w:lang w:bidi="hi-IN"/>
                  </w:rPr>
                  <w:t>[57]</w:t>
                </w:r>
                <w:r w:rsidRPr="00B1778F">
                  <w:rPr>
                    <w:rFonts w:ascii="Times New Roman" w:hAnsi="Times New Roman" w:cs="Times New Roman"/>
                    <w:sz w:val="24"/>
                    <w:szCs w:val="24"/>
                    <w:lang w:bidi="hi-IN"/>
                  </w:rPr>
                  <w:fldChar w:fldCharType="end"/>
                </w:r>
              </w:sdtContent>
            </w:sdt>
          </w:p>
        </w:tc>
        <w:tc>
          <w:tcPr>
            <w:tcW w:w="1500" w:type="dxa"/>
            <w:vAlign w:val="center"/>
          </w:tcPr>
          <w:p w14:paraId="354D613C" w14:textId="6B739FD9" w:rsidR="00B1778F"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CICIDS 2017</w:t>
            </w:r>
          </w:p>
        </w:tc>
        <w:tc>
          <w:tcPr>
            <w:tcW w:w="1501" w:type="dxa"/>
            <w:vAlign w:val="center"/>
          </w:tcPr>
          <w:p w14:paraId="749818FB" w14:textId="5A405318" w:rsidR="00B1778F"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Auto encoder</w:t>
            </w:r>
          </w:p>
        </w:tc>
        <w:tc>
          <w:tcPr>
            <w:tcW w:w="1502" w:type="dxa"/>
            <w:vAlign w:val="center"/>
          </w:tcPr>
          <w:p w14:paraId="0A033B64" w14:textId="4D6FCB81" w:rsidR="00B1778F"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Multi-class</w:t>
            </w:r>
          </w:p>
        </w:tc>
        <w:tc>
          <w:tcPr>
            <w:tcW w:w="1510" w:type="dxa"/>
            <w:vAlign w:val="center"/>
          </w:tcPr>
          <w:p w14:paraId="390A1583" w14:textId="624830BE" w:rsidR="00B1778F"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Random forest</w:t>
            </w:r>
          </w:p>
        </w:tc>
        <w:tc>
          <w:tcPr>
            <w:tcW w:w="1502" w:type="dxa"/>
            <w:vAlign w:val="center"/>
          </w:tcPr>
          <w:p w14:paraId="52E8268B" w14:textId="7C326CC5" w:rsidR="00B1778F" w:rsidRPr="00B1778F" w:rsidRDefault="00B1778F" w:rsidP="00B1778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778F">
              <w:rPr>
                <w:rFonts w:ascii="Times New Roman" w:hAnsi="Times New Roman" w:cs="Times New Roman"/>
                <w:sz w:val="24"/>
                <w:szCs w:val="24"/>
              </w:rPr>
              <w:t>99.50%</w:t>
            </w:r>
          </w:p>
        </w:tc>
      </w:tr>
      <w:tr w:rsidR="00B1778F" w:rsidRPr="00B1778F" w14:paraId="20541037" w14:textId="77777777" w:rsidTr="00B1778F">
        <w:tc>
          <w:tcPr>
            <w:cnfStyle w:val="001000000000" w:firstRow="0" w:lastRow="0" w:firstColumn="1" w:lastColumn="0" w:oddVBand="0" w:evenVBand="0" w:oddHBand="0" w:evenHBand="0" w:firstRowFirstColumn="0" w:firstRowLastColumn="0" w:lastRowFirstColumn="0" w:lastRowLastColumn="0"/>
            <w:tcW w:w="1501" w:type="dxa"/>
            <w:vAlign w:val="center"/>
          </w:tcPr>
          <w:p w14:paraId="0FA13A15" w14:textId="63FE102D" w:rsidR="00B1778F" w:rsidRPr="00B1778F" w:rsidRDefault="00B1778F" w:rsidP="00B1778F">
            <w:pPr>
              <w:spacing w:line="276" w:lineRule="auto"/>
              <w:jc w:val="center"/>
              <w:rPr>
                <w:rFonts w:ascii="Times New Roman" w:hAnsi="Times New Roman" w:cs="Times New Roman"/>
                <w:sz w:val="24"/>
                <w:szCs w:val="24"/>
              </w:rPr>
            </w:pPr>
            <w:r w:rsidRPr="00B1778F">
              <w:rPr>
                <w:rFonts w:ascii="Times New Roman" w:hAnsi="Times New Roman" w:cs="Times New Roman"/>
                <w:sz w:val="24"/>
                <w:szCs w:val="24"/>
              </w:rPr>
              <w:t>Proposed Model</w:t>
            </w:r>
          </w:p>
        </w:tc>
        <w:tc>
          <w:tcPr>
            <w:tcW w:w="1500" w:type="dxa"/>
            <w:vAlign w:val="center"/>
          </w:tcPr>
          <w:p w14:paraId="373E015C" w14:textId="23D9AEB7"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CICIDS 2017</w:t>
            </w:r>
          </w:p>
        </w:tc>
        <w:tc>
          <w:tcPr>
            <w:tcW w:w="1501" w:type="dxa"/>
            <w:vAlign w:val="center"/>
          </w:tcPr>
          <w:p w14:paraId="60C6F612" w14:textId="37C56AAF"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Chi-square</w:t>
            </w:r>
          </w:p>
        </w:tc>
        <w:tc>
          <w:tcPr>
            <w:tcW w:w="1502" w:type="dxa"/>
            <w:vAlign w:val="center"/>
          </w:tcPr>
          <w:p w14:paraId="0E69C4EB" w14:textId="7A112430"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Binary</w:t>
            </w:r>
          </w:p>
          <w:p w14:paraId="7EA636A7" w14:textId="77777777"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p w14:paraId="4BDAED99" w14:textId="2A7C352F"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Multiclass</w:t>
            </w:r>
          </w:p>
        </w:tc>
        <w:tc>
          <w:tcPr>
            <w:tcW w:w="1510" w:type="dxa"/>
            <w:vAlign w:val="center"/>
          </w:tcPr>
          <w:p w14:paraId="28D9F75A" w14:textId="1701B23E"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 xml:space="preserve">Randomized random forest </w:t>
            </w:r>
          </w:p>
        </w:tc>
        <w:tc>
          <w:tcPr>
            <w:tcW w:w="1502" w:type="dxa"/>
            <w:vAlign w:val="center"/>
          </w:tcPr>
          <w:p w14:paraId="1FFDEBB8" w14:textId="77777777"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99.98%</w:t>
            </w:r>
          </w:p>
          <w:p w14:paraId="60ACC1E9" w14:textId="77777777"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p w14:paraId="4CF2F955" w14:textId="1C7589BE" w:rsidR="00B1778F" w:rsidRPr="00B1778F" w:rsidRDefault="00B1778F" w:rsidP="00B1778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1778F">
              <w:rPr>
                <w:rFonts w:ascii="Times New Roman" w:hAnsi="Times New Roman" w:cs="Times New Roman"/>
                <w:b/>
                <w:bCs/>
                <w:sz w:val="24"/>
                <w:szCs w:val="24"/>
              </w:rPr>
              <w:t>99.98%</w:t>
            </w:r>
          </w:p>
        </w:tc>
      </w:tr>
    </w:tbl>
    <w:p w14:paraId="5ED9F4EA" w14:textId="32156A65" w:rsidR="00DF1D74" w:rsidRDefault="00872471" w:rsidP="00371B17">
      <w:pPr>
        <w:jc w:val="both"/>
        <w:rPr>
          <w:b/>
          <w:bCs/>
          <w:sz w:val="28"/>
          <w:szCs w:val="28"/>
        </w:rPr>
      </w:pPr>
      <w:r w:rsidRPr="00F10BCA">
        <w:rPr>
          <w:b/>
          <w:bCs/>
          <w:sz w:val="28"/>
          <w:szCs w:val="28"/>
        </w:rPr>
        <w:t xml:space="preserve">  </w:t>
      </w:r>
    </w:p>
    <w:p w14:paraId="1DEC7F19" w14:textId="7F44F85A" w:rsidR="00770C3E" w:rsidRPr="00770C3E" w:rsidRDefault="00770C3E" w:rsidP="00B63429">
      <w:pPr>
        <w:spacing w:line="360" w:lineRule="auto"/>
        <w:jc w:val="both"/>
        <w:rPr>
          <w:rFonts w:ascii="Times New Roman" w:hAnsi="Times New Roman" w:cs="Times New Roman"/>
        </w:rPr>
      </w:pPr>
      <w:r>
        <w:rPr>
          <w:rFonts w:ascii="Times New Roman" w:hAnsi="Times New Roman" w:cs="Times New Roman"/>
        </w:rPr>
        <w:t xml:space="preserve">From above Table 6 showing comparison among my proposed work and other previous studies showing </w:t>
      </w:r>
      <w:r w:rsidR="00C279E2">
        <w:rPr>
          <w:rFonts w:ascii="Times New Roman" w:hAnsi="Times New Roman" w:cs="Times New Roman"/>
        </w:rPr>
        <w:t>again that the proposed model in this study achieved a milestone performance.</w:t>
      </w:r>
    </w:p>
    <w:p w14:paraId="76D88D34" w14:textId="77777777" w:rsidR="006B02B2" w:rsidRPr="00DF1D74" w:rsidRDefault="006B02B2" w:rsidP="00DF1D74">
      <w:pPr>
        <w:pStyle w:val="ListParagraph"/>
        <w:ind w:left="360"/>
        <w:rPr>
          <w:b/>
          <w:bCs/>
          <w:sz w:val="28"/>
          <w:szCs w:val="28"/>
        </w:rPr>
      </w:pPr>
    </w:p>
    <w:p w14:paraId="49FA4209" w14:textId="4F7DCD8B" w:rsidR="00EB3A52" w:rsidRPr="0055145F" w:rsidRDefault="00F734EE" w:rsidP="0055145F">
      <w:pPr>
        <w:pStyle w:val="Heading2"/>
        <w:spacing w:line="480" w:lineRule="auto"/>
        <w:jc w:val="both"/>
        <w:rPr>
          <w:sz w:val="32"/>
          <w:szCs w:val="28"/>
        </w:rPr>
      </w:pPr>
      <w:bookmarkStart w:id="141" w:name="_Toc75864036"/>
      <w:bookmarkStart w:id="142" w:name="_Toc75873139"/>
      <w:r w:rsidRPr="00321E8A">
        <w:rPr>
          <w:sz w:val="32"/>
          <w:szCs w:val="28"/>
        </w:rPr>
        <w:lastRenderedPageBreak/>
        <w:t>3.5</w:t>
      </w:r>
      <w:r w:rsidR="00DF1D74" w:rsidRPr="00321E8A">
        <w:rPr>
          <w:sz w:val="32"/>
          <w:szCs w:val="28"/>
        </w:rPr>
        <w:t xml:space="preserve"> </w:t>
      </w:r>
      <w:r w:rsidR="00E972AF" w:rsidRPr="00321E8A">
        <w:rPr>
          <w:sz w:val="32"/>
          <w:szCs w:val="28"/>
        </w:rPr>
        <w:t>Summary</w:t>
      </w:r>
      <w:bookmarkEnd w:id="141"/>
      <w:bookmarkEnd w:id="142"/>
    </w:p>
    <w:p w14:paraId="0080F3BF" w14:textId="5BAA7569" w:rsidR="00596142" w:rsidRPr="006B5500" w:rsidRDefault="00EB3A52" w:rsidP="006B5500">
      <w:pPr>
        <w:keepNext/>
        <w:spacing w:after="100" w:afterAutospacing="1" w:line="360" w:lineRule="auto"/>
        <w:jc w:val="both"/>
        <w:rPr>
          <w:rFonts w:ascii="Times New Roman" w:hAnsi="Times New Roman" w:cs="Times New Roman"/>
          <w:noProof/>
          <w:lang w:eastAsia="en-IN" w:bidi="hi-IN"/>
        </w:rPr>
      </w:pPr>
      <w:r w:rsidRPr="00070BF5">
        <w:rPr>
          <w:rFonts w:ascii="Times New Roman" w:hAnsi="Times New Roman" w:cs="Times New Roman"/>
          <w:noProof/>
          <w:lang w:eastAsia="en-IN" w:bidi="hi-IN"/>
        </w:rPr>
        <w:t xml:space="preserve">In this chapter, proposed work and its implementation is discuused in detail. </w:t>
      </w:r>
      <w:r w:rsidR="00070BF5" w:rsidRPr="00070BF5">
        <w:rPr>
          <w:rFonts w:ascii="Times New Roman" w:hAnsi="Times New Roman" w:cs="Times New Roman"/>
          <w:noProof/>
          <w:lang w:eastAsia="en-IN" w:bidi="hi-IN"/>
        </w:rPr>
        <w:t>Proposed work is impplemented</w:t>
      </w:r>
      <w:r w:rsidR="00070BF5">
        <w:rPr>
          <w:rFonts w:ascii="Times New Roman" w:hAnsi="Times New Roman" w:cs="Times New Roman"/>
          <w:noProof/>
          <w:lang w:eastAsia="en-IN" w:bidi="hi-IN"/>
        </w:rPr>
        <w:t xml:space="preserve"> on CICIDS 2017 dataset shown in flow chart above. </w:t>
      </w:r>
      <w:r w:rsidR="00596142">
        <w:rPr>
          <w:rFonts w:ascii="Times New Roman" w:hAnsi="Times New Roman" w:cs="Times New Roman"/>
          <w:noProof/>
          <w:lang w:eastAsia="en-IN" w:bidi="hi-IN"/>
        </w:rPr>
        <w:t>I</w:t>
      </w:r>
      <w:r w:rsidR="00596142" w:rsidRPr="007B4B93">
        <w:rPr>
          <w:rFonts w:ascii="Times New Roman" w:hAnsi="Times New Roman" w:cs="Times New Roman"/>
          <w:noProof/>
          <w:lang w:eastAsia="en-IN" w:bidi="hi-IN"/>
        </w:rPr>
        <w:t xml:space="preserve"> evaluated several machine learning methods in this chapter. </w:t>
      </w:r>
      <w:r w:rsidR="007B4B93" w:rsidRPr="007B4B93">
        <w:rPr>
          <w:rFonts w:ascii="Times New Roman" w:hAnsi="Times New Roman" w:cs="Times New Roman"/>
          <w:noProof/>
          <w:lang w:eastAsia="en-IN" w:bidi="hi-IN"/>
        </w:rPr>
        <w:t>As we worked toward building our final model, the random forest classifier, which we utilise in our IDS, The learning-based IDS was then tested on its capacity to detect a set of created network threats.</w:t>
      </w:r>
      <w:r w:rsidR="00596142">
        <w:rPr>
          <w:rFonts w:ascii="Times New Roman" w:hAnsi="Times New Roman" w:cs="Times New Roman"/>
          <w:noProof/>
          <w:lang w:eastAsia="en-IN" w:bidi="hi-IN"/>
        </w:rPr>
        <w:t xml:space="preserve"> </w:t>
      </w:r>
      <w:r w:rsidR="00070BF5">
        <w:rPr>
          <w:rFonts w:ascii="Times New Roman" w:hAnsi="Times New Roman" w:cs="Times New Roman"/>
          <w:noProof/>
          <w:lang w:eastAsia="en-IN" w:bidi="hi-IN"/>
        </w:rPr>
        <w:t xml:space="preserve">In this work dataset is preprocesssed and performed multiple classification algorithms </w:t>
      </w:r>
      <w:r w:rsidR="0055145F">
        <w:rPr>
          <w:rFonts w:ascii="Times New Roman" w:hAnsi="Times New Roman" w:cs="Times New Roman"/>
          <w:noProof/>
          <w:lang w:eastAsia="en-IN" w:bidi="hi-IN"/>
        </w:rPr>
        <w:t>including supervised and unsupervised methods  of classification in machine learning. On anlaysing dataset it is found that the dataset has 79 attributes but after some pre-processing left with only 69 attributes then feature selection algorithm is applied to reeduce feature set so that processing time may be reduced and performance may increased. In this work chi-square feature selection method is proposed and here I selected the best 40 features as shown in plot of cumulative feature scores. After feature selection machine leraning algorithm is studied on multiple classification criterions so that performance is anlayze inn efiicient way for all model a best performed nmodel is then selected. Now main focussed wotrk of this study starts here which analyzes the hyper-parameters of selected model which is then tuned to increase the performance of model.</w:t>
      </w:r>
      <w:r w:rsidR="00596142">
        <w:rPr>
          <w:rFonts w:ascii="Times New Roman" w:hAnsi="Times New Roman" w:cs="Times New Roman"/>
          <w:noProof/>
          <w:lang w:eastAsia="en-IN" w:bidi="hi-IN"/>
        </w:rPr>
        <w:t xml:space="preserve"> And the final results werw analyzed and it is observed that model has increassed its performance and achieve a milestone accuracy. However by analyzing confusion matrix for multiclass classification Botnet category of attack is not upto the mark level of performance as compared to other attacks this may be some future directions of work for this project. However, the proposed model has overall optimal perormance and a new m</w:t>
      </w:r>
      <w:r w:rsidR="005C4C33">
        <w:rPr>
          <w:rFonts w:ascii="Times New Roman" w:hAnsi="Times New Roman" w:cs="Times New Roman"/>
          <w:noProof/>
          <w:lang w:eastAsia="en-IN" w:bidi="hi-IN"/>
        </w:rPr>
        <w:t>e</w:t>
      </w:r>
      <w:r w:rsidR="00596142">
        <w:rPr>
          <w:rFonts w:ascii="Times New Roman" w:hAnsi="Times New Roman" w:cs="Times New Roman"/>
          <w:noProof/>
          <w:lang w:eastAsia="en-IN" w:bidi="hi-IN"/>
        </w:rPr>
        <w:t>thod for detecting network attacks using optized machine learning approaches</w:t>
      </w:r>
      <w:r w:rsidR="005C4C33">
        <w:rPr>
          <w:rFonts w:ascii="Times New Roman" w:hAnsi="Times New Roman" w:cs="Times New Roman"/>
          <w:noProof/>
          <w:lang w:eastAsia="en-IN" w:bidi="hi-IN"/>
        </w:rPr>
        <w:t xml:space="preserve"> can be a way towards new models of impleementing ntwork intrusion detection syetms.</w:t>
      </w:r>
      <w:bookmarkStart w:id="143" w:name="_Toc75864037"/>
      <w:bookmarkStart w:id="144" w:name="_Toc75873140"/>
    </w:p>
    <w:bookmarkEnd w:id="143"/>
    <w:bookmarkEnd w:id="144"/>
    <w:p w14:paraId="571303CA" w14:textId="3567212D" w:rsidR="00596142" w:rsidRDefault="00596142" w:rsidP="007A1F56">
      <w:pPr>
        <w:autoSpaceDE w:val="0"/>
        <w:autoSpaceDN w:val="0"/>
        <w:adjustRightInd w:val="0"/>
        <w:spacing w:after="0" w:line="360" w:lineRule="auto"/>
        <w:jc w:val="both"/>
        <w:rPr>
          <w:rFonts w:ascii="Times New Roman" w:hAnsi="Times New Roman" w:cs="Times New Roman"/>
          <w:szCs w:val="21"/>
        </w:rPr>
      </w:pPr>
    </w:p>
    <w:p w14:paraId="507081A1" w14:textId="36AFE09E"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1448D7A8" w14:textId="4985FBBB"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34171B83" w14:textId="75873D9D"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6053A5BF" w14:textId="040A7804"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20AAECF3" w14:textId="5850E24B"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3206440B" w14:textId="356D29F2"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37EEFB7C" w14:textId="6632A454"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3FD71404" w14:textId="3927ADB4"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423F9A79" w14:textId="1D15E3C2"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6BCF4E1C" w14:textId="77777777" w:rsidR="006B5500" w:rsidRDefault="006B5500" w:rsidP="007A1F56">
      <w:pPr>
        <w:autoSpaceDE w:val="0"/>
        <w:autoSpaceDN w:val="0"/>
        <w:adjustRightInd w:val="0"/>
        <w:spacing w:after="0" w:line="360" w:lineRule="auto"/>
        <w:jc w:val="both"/>
        <w:rPr>
          <w:rFonts w:ascii="Times New Roman" w:hAnsi="Times New Roman" w:cs="Times New Roman"/>
          <w:szCs w:val="21"/>
        </w:rPr>
      </w:pPr>
    </w:p>
    <w:p w14:paraId="33813A5B" w14:textId="77777777" w:rsidR="00596142" w:rsidRPr="00D2434D" w:rsidRDefault="00596142" w:rsidP="00596142">
      <w:pPr>
        <w:pStyle w:val="Heading1"/>
        <w:jc w:val="both"/>
        <w:rPr>
          <w:rFonts w:ascii="Times New Roman" w:hAnsi="Times New Roman" w:cs="Times New Roman"/>
          <w:noProof/>
          <w:sz w:val="44"/>
          <w:szCs w:val="44"/>
          <w:lang w:eastAsia="en-IN" w:bidi="hi-IN"/>
        </w:rPr>
      </w:pPr>
      <w:r w:rsidRPr="00D2434D">
        <w:rPr>
          <w:noProof/>
          <w:sz w:val="56"/>
          <w:szCs w:val="56"/>
          <w:lang w:eastAsia="en-IN" w:bidi="hi-IN"/>
        </w:rPr>
        <w:lastRenderedPageBreak/>
        <w:t>Chapter 4: Conclusion and Future Works</w:t>
      </w:r>
    </w:p>
    <w:p w14:paraId="7FA88C1F" w14:textId="77777777" w:rsidR="00596142" w:rsidRPr="00B71735" w:rsidRDefault="008827CD" w:rsidP="00596142">
      <w:pPr>
        <w:rPr>
          <w:szCs w:val="40"/>
        </w:rPr>
      </w:pPr>
      <w:r>
        <w:rPr>
          <w:noProof/>
          <w:lang w:eastAsia="en-IN" w:bidi="hi-IN"/>
        </w:rPr>
        <w:pict w14:anchorId="6282158A">
          <v:rect id="_x0000_i1029" style="width:0;height:1.5pt" o:hralign="center" o:hrstd="t" o:hr="t" fillcolor="#a0a0a0" stroked="f"/>
        </w:pict>
      </w:r>
    </w:p>
    <w:p w14:paraId="6FEC97A2" w14:textId="77777777" w:rsidR="00596142" w:rsidRDefault="00596142" w:rsidP="007A1F56">
      <w:pPr>
        <w:autoSpaceDE w:val="0"/>
        <w:autoSpaceDN w:val="0"/>
        <w:adjustRightInd w:val="0"/>
        <w:spacing w:after="0" w:line="360" w:lineRule="auto"/>
        <w:jc w:val="both"/>
        <w:rPr>
          <w:rFonts w:ascii="Times New Roman" w:hAnsi="Times New Roman" w:cs="Times New Roman"/>
          <w:szCs w:val="21"/>
        </w:rPr>
      </w:pPr>
    </w:p>
    <w:p w14:paraId="64F082A5" w14:textId="4FF6FDEB" w:rsidR="007A1F56" w:rsidRPr="00321E8A" w:rsidRDefault="00ED5C08" w:rsidP="00321E8A">
      <w:pPr>
        <w:pStyle w:val="Heading2"/>
        <w:spacing w:line="480" w:lineRule="auto"/>
        <w:jc w:val="both"/>
        <w:rPr>
          <w:sz w:val="32"/>
          <w:szCs w:val="28"/>
        </w:rPr>
      </w:pPr>
      <w:bookmarkStart w:id="145" w:name="_Toc75864038"/>
      <w:bookmarkStart w:id="146" w:name="_Toc75873141"/>
      <w:r w:rsidRPr="00321E8A">
        <w:rPr>
          <w:sz w:val="32"/>
          <w:szCs w:val="28"/>
        </w:rPr>
        <w:t xml:space="preserve">4.1 </w:t>
      </w:r>
      <w:r w:rsidR="007A1F56" w:rsidRPr="00321E8A">
        <w:rPr>
          <w:sz w:val="32"/>
          <w:szCs w:val="28"/>
        </w:rPr>
        <w:t>Conclusions</w:t>
      </w:r>
      <w:bookmarkEnd w:id="145"/>
      <w:bookmarkEnd w:id="146"/>
    </w:p>
    <w:p w14:paraId="79D0CE87" w14:textId="09631D64" w:rsidR="007A1F56" w:rsidRPr="001D1B0C" w:rsidRDefault="00ED1554" w:rsidP="00D2434D">
      <w:pPr>
        <w:spacing w:line="480" w:lineRule="auto"/>
        <w:jc w:val="both"/>
        <w:rPr>
          <w:rFonts w:ascii="Times New Roman" w:hAnsi="Times New Roman" w:cs="Times New Roman"/>
        </w:rPr>
      </w:pPr>
      <w:r w:rsidRPr="00ED1554">
        <w:rPr>
          <w:rFonts w:ascii="Times New Roman" w:hAnsi="Times New Roman" w:cs="Times New Roman"/>
        </w:rPr>
        <w:t>It's critical to develop powerful anomalous intrusion detection systems since they're the first line of</w:t>
      </w:r>
      <w:r>
        <w:rPr>
          <w:rFonts w:ascii="Times New Roman" w:hAnsi="Times New Roman" w:cs="Times New Roman"/>
        </w:rPr>
        <w:t xml:space="preserve"> defending</w:t>
      </w:r>
      <w:r w:rsidRPr="00ED1554">
        <w:rPr>
          <w:rFonts w:ascii="Times New Roman" w:hAnsi="Times New Roman" w:cs="Times New Roman"/>
        </w:rPr>
        <w:t xml:space="preserve"> against new threats. An IDS model</w:t>
      </w:r>
      <w:r>
        <w:rPr>
          <w:rFonts w:ascii="Times New Roman" w:hAnsi="Times New Roman" w:cs="Times New Roman"/>
        </w:rPr>
        <w:t xml:space="preserve"> is</w:t>
      </w:r>
      <w:r w:rsidRPr="00ED1554">
        <w:rPr>
          <w:rFonts w:ascii="Times New Roman" w:hAnsi="Times New Roman" w:cs="Times New Roman"/>
        </w:rPr>
        <w:t xml:space="preserve"> suggested in this work using the tuned random fo</w:t>
      </w:r>
      <w:r>
        <w:rPr>
          <w:rFonts w:ascii="Times New Roman" w:hAnsi="Times New Roman" w:cs="Times New Roman"/>
        </w:rPr>
        <w:t>r</w:t>
      </w:r>
      <w:r w:rsidRPr="00ED1554">
        <w:rPr>
          <w:rFonts w:ascii="Times New Roman" w:hAnsi="Times New Roman" w:cs="Times New Roman"/>
        </w:rPr>
        <w:t>est algorithm. The models were tested and assessed using the CICIDS2017 dataset, and the findings were encouraging.</w:t>
      </w:r>
      <w:r>
        <w:rPr>
          <w:rFonts w:ascii="Times New Roman" w:hAnsi="Times New Roman" w:cs="Times New Roman"/>
        </w:rPr>
        <w:t xml:space="preserve"> P</w:t>
      </w:r>
      <w:r w:rsidR="007A1F56" w:rsidRPr="001D1B0C">
        <w:rPr>
          <w:rFonts w:ascii="Times New Roman" w:hAnsi="Times New Roman" w:cs="Times New Roman"/>
        </w:rPr>
        <w:t xml:space="preserve">roposed </w:t>
      </w:r>
      <w:r w:rsidR="00117C8A">
        <w:rPr>
          <w:rFonts w:ascii="Times New Roman" w:hAnsi="Times New Roman" w:cs="Times New Roman"/>
        </w:rPr>
        <w:t>randomized random forest algorithm framed by tuning hyper-parameters of random forest classifier achieved an improvement in accuracy of classifying and detecting the network attack in a network system. Successfully implemented the standard machine learning algorithms is 3 categories that is on all labels, binary classification, multi-class classification for support vector machine, decision tree, naïve bayes, random forest. All these models are evaluated on performance and the best preformed model I got was random forest is then tune by varying hyperparameters using rand</w:t>
      </w:r>
      <w:r w:rsidR="00803A3E">
        <w:rPr>
          <w:rFonts w:ascii="Times New Roman" w:hAnsi="Times New Roman" w:cs="Times New Roman"/>
        </w:rPr>
        <w:t>o</w:t>
      </w:r>
      <w:r w:rsidR="00117C8A">
        <w:rPr>
          <w:rFonts w:ascii="Times New Roman" w:hAnsi="Times New Roman" w:cs="Times New Roman"/>
        </w:rPr>
        <w:t>mi</w:t>
      </w:r>
      <w:r w:rsidR="00803A3E">
        <w:rPr>
          <w:rFonts w:ascii="Times New Roman" w:hAnsi="Times New Roman" w:cs="Times New Roman"/>
        </w:rPr>
        <w:t>z</w:t>
      </w:r>
      <w:r w:rsidR="00117C8A">
        <w:rPr>
          <w:rFonts w:ascii="Times New Roman" w:hAnsi="Times New Roman" w:cs="Times New Roman"/>
        </w:rPr>
        <w:t>ed search method. In this work a new method is framed to detect network attacks and successfully experimented on CICIDS 2017 data set with achieved accuracy 99.98% which in itself is a milestone.</w:t>
      </w:r>
      <w:r w:rsidR="0055145F">
        <w:rPr>
          <w:rFonts w:ascii="Times New Roman" w:hAnsi="Times New Roman" w:cs="Times New Roman"/>
        </w:rPr>
        <w:t xml:space="preserve"> </w:t>
      </w:r>
      <w:r w:rsidR="0055145F" w:rsidRPr="0055145F">
        <w:rPr>
          <w:rFonts w:ascii="Times New Roman" w:hAnsi="Times New Roman" w:cs="Times New Roman"/>
        </w:rPr>
        <w:t>I gained a better grasp of machine learning algorithms and the processes necessary to apply them while working on this project. The research gave me the opportunity to investigate various sorts of network threats and learn how to carry them out. I learned Python and the libraries that go with it (Numpy, Pandas, Scikit-Learn and Scapy). After all was said and done, I learned important abilities in software development, independent research, and time management.</w:t>
      </w:r>
    </w:p>
    <w:p w14:paraId="5A900209" w14:textId="2E193F95" w:rsidR="007A1F56" w:rsidRDefault="007A1F56" w:rsidP="007A1F56">
      <w:pPr>
        <w:spacing w:after="0" w:line="360" w:lineRule="auto"/>
        <w:rPr>
          <w:rFonts w:ascii="Times New Roman" w:hAnsi="Times New Roman" w:cs="Times New Roman"/>
          <w:b/>
          <w:sz w:val="24"/>
          <w:szCs w:val="24"/>
        </w:rPr>
      </w:pPr>
    </w:p>
    <w:p w14:paraId="19A8FE77" w14:textId="0336D95A" w:rsidR="00596142" w:rsidRDefault="00596142" w:rsidP="007A1F56">
      <w:pPr>
        <w:spacing w:after="0" w:line="360" w:lineRule="auto"/>
        <w:rPr>
          <w:rFonts w:ascii="Times New Roman" w:hAnsi="Times New Roman" w:cs="Times New Roman"/>
          <w:b/>
          <w:sz w:val="24"/>
          <w:szCs w:val="24"/>
        </w:rPr>
      </w:pPr>
    </w:p>
    <w:p w14:paraId="6A3CF50F" w14:textId="2707D22A" w:rsidR="00596142" w:rsidRDefault="00596142" w:rsidP="007A1F56">
      <w:pPr>
        <w:spacing w:after="0" w:line="360" w:lineRule="auto"/>
        <w:rPr>
          <w:rFonts w:ascii="Times New Roman" w:hAnsi="Times New Roman" w:cs="Times New Roman"/>
          <w:b/>
          <w:sz w:val="24"/>
          <w:szCs w:val="24"/>
        </w:rPr>
      </w:pPr>
    </w:p>
    <w:p w14:paraId="721657B7" w14:textId="5007EF91" w:rsidR="00596142" w:rsidRDefault="00596142" w:rsidP="007A1F56">
      <w:pPr>
        <w:spacing w:after="0" w:line="360" w:lineRule="auto"/>
        <w:rPr>
          <w:rFonts w:ascii="Times New Roman" w:hAnsi="Times New Roman" w:cs="Times New Roman"/>
          <w:b/>
          <w:sz w:val="24"/>
          <w:szCs w:val="24"/>
        </w:rPr>
      </w:pPr>
    </w:p>
    <w:p w14:paraId="5B7E69E9" w14:textId="77777777" w:rsidR="00596142" w:rsidRPr="001D1B0C" w:rsidRDefault="00596142" w:rsidP="007A1F56">
      <w:pPr>
        <w:spacing w:after="0" w:line="360" w:lineRule="auto"/>
        <w:rPr>
          <w:rFonts w:ascii="Times New Roman" w:hAnsi="Times New Roman" w:cs="Times New Roman"/>
          <w:b/>
          <w:sz w:val="24"/>
          <w:szCs w:val="24"/>
        </w:rPr>
      </w:pPr>
    </w:p>
    <w:p w14:paraId="61AAE9CF" w14:textId="10D8C0DF" w:rsidR="007A1F56" w:rsidRPr="00321E8A" w:rsidRDefault="00ED5C08" w:rsidP="00321E8A">
      <w:pPr>
        <w:pStyle w:val="Heading2"/>
        <w:spacing w:line="480" w:lineRule="auto"/>
        <w:jc w:val="both"/>
        <w:rPr>
          <w:sz w:val="32"/>
          <w:szCs w:val="28"/>
        </w:rPr>
      </w:pPr>
      <w:bookmarkStart w:id="147" w:name="_Toc75864039"/>
      <w:bookmarkStart w:id="148" w:name="_Toc75873142"/>
      <w:r w:rsidRPr="00321E8A">
        <w:rPr>
          <w:sz w:val="32"/>
          <w:szCs w:val="28"/>
        </w:rPr>
        <w:lastRenderedPageBreak/>
        <w:t xml:space="preserve">4.2 </w:t>
      </w:r>
      <w:r w:rsidR="007A1F56" w:rsidRPr="00321E8A">
        <w:rPr>
          <w:sz w:val="32"/>
          <w:szCs w:val="28"/>
        </w:rPr>
        <w:t>Future works</w:t>
      </w:r>
      <w:bookmarkEnd w:id="147"/>
      <w:bookmarkEnd w:id="148"/>
      <w:r w:rsidR="007A1F56" w:rsidRPr="00321E8A">
        <w:rPr>
          <w:sz w:val="32"/>
          <w:szCs w:val="28"/>
        </w:rPr>
        <w:t xml:space="preserve">                      </w:t>
      </w:r>
    </w:p>
    <w:p w14:paraId="190F57D0" w14:textId="743FBFD4" w:rsidR="00ED1554" w:rsidRDefault="007A1F56" w:rsidP="007A1F56">
      <w:pPr>
        <w:spacing w:line="360" w:lineRule="auto"/>
        <w:jc w:val="both"/>
        <w:rPr>
          <w:rFonts w:ascii="Times New Roman" w:hAnsi="Times New Roman" w:cs="Times New Roman"/>
        </w:rPr>
      </w:pPr>
      <w:r w:rsidRPr="001D1B0C">
        <w:rPr>
          <w:rFonts w:ascii="Times New Roman" w:hAnsi="Times New Roman" w:cs="Times New Roman"/>
        </w:rPr>
        <w:t>This work illustrated the importance of using an optimal subset of features with a suitable classification algorithm for designing an intrusion detection system. On evaluation, the advantage</w:t>
      </w:r>
      <w:r w:rsidR="00D2434D">
        <w:rPr>
          <w:rFonts w:ascii="Times New Roman" w:hAnsi="Times New Roman" w:cs="Times New Roman"/>
        </w:rPr>
        <w:t>s</w:t>
      </w:r>
      <w:r w:rsidRPr="001D1B0C">
        <w:rPr>
          <w:rFonts w:ascii="Times New Roman" w:hAnsi="Times New Roman" w:cs="Times New Roman"/>
        </w:rPr>
        <w:t xml:space="preserve"> of the proposed method</w:t>
      </w:r>
      <w:r w:rsidR="00596142">
        <w:rPr>
          <w:rFonts w:ascii="Times New Roman" w:hAnsi="Times New Roman" w:cs="Times New Roman"/>
        </w:rPr>
        <w:t xml:space="preserve"> </w:t>
      </w:r>
      <w:r w:rsidR="00D2434D">
        <w:rPr>
          <w:rFonts w:ascii="Times New Roman" w:hAnsi="Times New Roman" w:cs="Times New Roman"/>
        </w:rPr>
        <w:t>i.e.</w:t>
      </w:r>
      <w:r w:rsidR="00596142">
        <w:rPr>
          <w:rFonts w:ascii="Times New Roman" w:hAnsi="Times New Roman" w:cs="Times New Roman"/>
        </w:rPr>
        <w:t xml:space="preserve"> r</w:t>
      </w:r>
      <w:r w:rsidR="00D2434D">
        <w:rPr>
          <w:rFonts w:ascii="Times New Roman" w:hAnsi="Times New Roman" w:cs="Times New Roman"/>
        </w:rPr>
        <w:t>andomized random forest</w:t>
      </w:r>
      <w:r w:rsidRPr="001D1B0C">
        <w:rPr>
          <w:rFonts w:ascii="Times New Roman" w:hAnsi="Times New Roman" w:cs="Times New Roman"/>
        </w:rPr>
        <w:t xml:space="preserve"> </w:t>
      </w:r>
      <w:r w:rsidR="00D2434D">
        <w:rPr>
          <w:rFonts w:ascii="Times New Roman" w:hAnsi="Times New Roman" w:cs="Times New Roman"/>
        </w:rPr>
        <w:t xml:space="preserve">algorithm for classification with proposed feature extraction method to </w:t>
      </w:r>
      <w:r w:rsidRPr="001D1B0C">
        <w:rPr>
          <w:rFonts w:ascii="Times New Roman" w:hAnsi="Times New Roman" w:cs="Times New Roman"/>
        </w:rPr>
        <w:t>reducing the features to best contributors improves the model performance by eliminating redundant features.</w:t>
      </w:r>
      <w:r w:rsidR="001B18D8">
        <w:rPr>
          <w:rFonts w:ascii="Times New Roman" w:hAnsi="Times New Roman" w:cs="Times New Roman"/>
        </w:rPr>
        <w:t xml:space="preserve"> On analyzing results, I could see there might be some improvement </w:t>
      </w:r>
      <w:r w:rsidR="00E16B70">
        <w:rPr>
          <w:rFonts w:ascii="Times New Roman" w:hAnsi="Times New Roman" w:cs="Times New Roman"/>
        </w:rPr>
        <w:t xml:space="preserve">still </w:t>
      </w:r>
      <w:r w:rsidR="001B18D8">
        <w:rPr>
          <w:rFonts w:ascii="Times New Roman" w:hAnsi="Times New Roman" w:cs="Times New Roman"/>
        </w:rPr>
        <w:t xml:space="preserve">possible </w:t>
      </w:r>
      <w:r w:rsidR="00E16B70">
        <w:rPr>
          <w:rFonts w:ascii="Times New Roman" w:hAnsi="Times New Roman" w:cs="Times New Roman"/>
        </w:rPr>
        <w:t xml:space="preserve">as Botnet category of attack is lacking to the optimum performance. </w:t>
      </w:r>
      <w:r w:rsidR="00E16B70" w:rsidRPr="00E16B70">
        <w:rPr>
          <w:rFonts w:ascii="Times New Roman" w:hAnsi="Times New Roman" w:cs="Times New Roman"/>
        </w:rPr>
        <w:t xml:space="preserve">Botnet is the weakest of the attacks, with some of its labelling classified as benign. The cause for this misclassification, we believe, is related to the botnet's many operating stages. Botnets connect with a command </w:t>
      </w:r>
      <w:r w:rsidR="002F54A2">
        <w:rPr>
          <w:rFonts w:ascii="Times New Roman" w:hAnsi="Times New Roman" w:cs="Times New Roman"/>
        </w:rPr>
        <w:t>on</w:t>
      </w:r>
      <w:r w:rsidR="00E16B70" w:rsidRPr="00E16B70">
        <w:rPr>
          <w:rFonts w:ascii="Times New Roman" w:hAnsi="Times New Roman" w:cs="Times New Roman"/>
        </w:rPr>
        <w:t xml:space="preserve"> server, which is capable of executing a wide range of instructions.</w:t>
      </w:r>
      <w:r w:rsidR="00E16B70">
        <w:rPr>
          <w:rFonts w:ascii="Times New Roman" w:hAnsi="Times New Roman" w:cs="Times New Roman"/>
        </w:rPr>
        <w:t xml:space="preserve"> </w:t>
      </w:r>
      <w:r w:rsidR="00E16B70" w:rsidRPr="00E16B70">
        <w:rPr>
          <w:rFonts w:ascii="Times New Roman" w:hAnsi="Times New Roman" w:cs="Times New Roman"/>
        </w:rPr>
        <w:t>As a result, it's probable that our algorithm has learned to recogni</w:t>
      </w:r>
      <w:r w:rsidR="002F54A2">
        <w:rPr>
          <w:rFonts w:ascii="Times New Roman" w:hAnsi="Times New Roman" w:cs="Times New Roman"/>
        </w:rPr>
        <w:t>z</w:t>
      </w:r>
      <w:r w:rsidR="00E16B70" w:rsidRPr="00E16B70">
        <w:rPr>
          <w:rFonts w:ascii="Times New Roman" w:hAnsi="Times New Roman" w:cs="Times New Roman"/>
        </w:rPr>
        <w:t>e botnet when malicious network traffic is generated as a result of botnet activity (such as being used in a DDoS attack). However, bots can remain idle, or the adversary might reduce the intensity of the assaults to pass as "regular" traffic, which is most likely why our algorithm classifies botnet traffic as benign.</w:t>
      </w:r>
    </w:p>
    <w:p w14:paraId="6D8B3B49" w14:textId="12909B1E" w:rsidR="002F54A2" w:rsidRDefault="002F54A2" w:rsidP="007A1F56">
      <w:pPr>
        <w:spacing w:line="360" w:lineRule="auto"/>
        <w:jc w:val="both"/>
        <w:rPr>
          <w:rFonts w:ascii="Times New Roman" w:hAnsi="Times New Roman" w:cs="Times New Roman"/>
        </w:rPr>
      </w:pPr>
      <w:r>
        <w:rPr>
          <w:rFonts w:ascii="Times New Roman" w:hAnsi="Times New Roman" w:cs="Times New Roman"/>
        </w:rPr>
        <w:t>Some possible ways for future directions of work to achieve more success could be:</w:t>
      </w:r>
    </w:p>
    <w:p w14:paraId="51564E3F" w14:textId="3A30A6E6" w:rsidR="007B4B93" w:rsidRPr="007B4B93" w:rsidRDefault="007B4B93" w:rsidP="007B4B93">
      <w:pPr>
        <w:pStyle w:val="ListParagraph"/>
        <w:numPr>
          <w:ilvl w:val="0"/>
          <w:numId w:val="47"/>
        </w:numPr>
        <w:autoSpaceDE w:val="0"/>
        <w:autoSpaceDN w:val="0"/>
        <w:adjustRightInd w:val="0"/>
        <w:spacing w:after="0" w:line="360" w:lineRule="auto"/>
        <w:jc w:val="both"/>
        <w:rPr>
          <w:rFonts w:ascii="Times New Roman" w:hAnsi="Times New Roman" w:cs="Times New Roman"/>
          <w:lang w:bidi="hi-IN"/>
        </w:rPr>
      </w:pPr>
      <w:r w:rsidRPr="007B4B93">
        <w:rPr>
          <w:rFonts w:ascii="Times New Roman" w:hAnsi="Times New Roman" w:cs="Times New Roman"/>
          <w:b/>
          <w:bCs/>
          <w:lang w:bidi="hi-IN"/>
        </w:rPr>
        <w:t xml:space="preserve">Deep Learning: </w:t>
      </w:r>
      <w:r w:rsidRPr="007B4B93">
        <w:rPr>
          <w:rFonts w:ascii="Times New Roman" w:hAnsi="Times New Roman" w:cs="Times New Roman"/>
          <w:lang w:bidi="hi-IN"/>
        </w:rPr>
        <w:t>Neural networks are used in deep learning, which is a form of machine learning. The computer learns to execute a task, in this case, identifying threats, using multiple neural network-based techniques that yielded promising results.</w:t>
      </w:r>
    </w:p>
    <w:p w14:paraId="777F88EA" w14:textId="77777777" w:rsidR="007B4B93" w:rsidRPr="007B4B93" w:rsidRDefault="007B4B93" w:rsidP="007B4B93">
      <w:pPr>
        <w:autoSpaceDE w:val="0"/>
        <w:autoSpaceDN w:val="0"/>
        <w:adjustRightInd w:val="0"/>
        <w:spacing w:after="0" w:line="360" w:lineRule="auto"/>
        <w:jc w:val="both"/>
        <w:rPr>
          <w:rFonts w:ascii="Times New Roman" w:hAnsi="Times New Roman" w:cs="Times New Roman"/>
          <w:lang w:bidi="hi-IN"/>
        </w:rPr>
      </w:pPr>
    </w:p>
    <w:p w14:paraId="09403E1B" w14:textId="4731B63A" w:rsidR="007B4B93" w:rsidRPr="007B4B93" w:rsidRDefault="007B4B93" w:rsidP="007B4B93">
      <w:pPr>
        <w:pStyle w:val="ListParagraph"/>
        <w:numPr>
          <w:ilvl w:val="0"/>
          <w:numId w:val="47"/>
        </w:numPr>
        <w:autoSpaceDE w:val="0"/>
        <w:autoSpaceDN w:val="0"/>
        <w:adjustRightInd w:val="0"/>
        <w:spacing w:after="0" w:line="360" w:lineRule="auto"/>
        <w:jc w:val="both"/>
        <w:rPr>
          <w:rFonts w:ascii="Times New Roman" w:hAnsi="Times New Roman" w:cs="Times New Roman"/>
          <w:lang w:bidi="hi-IN"/>
        </w:rPr>
      </w:pPr>
      <w:r w:rsidRPr="007B4B93">
        <w:rPr>
          <w:rFonts w:ascii="Times New Roman" w:hAnsi="Times New Roman" w:cs="Times New Roman"/>
          <w:b/>
          <w:bCs/>
          <w:lang w:bidi="hi-IN"/>
        </w:rPr>
        <w:t>Feature Selection:</w:t>
      </w:r>
      <w:r w:rsidRPr="007B4B93">
        <w:rPr>
          <w:rFonts w:ascii="Times New Roman" w:hAnsi="Times New Roman" w:cs="Times New Roman"/>
          <w:lang w:bidi="hi-IN"/>
        </w:rPr>
        <w:t xml:space="preserve"> I believe that the reason that detecting XSS attacks did not attain the same level of performance as other attacks was due to the features used. As a result, future study might combine application-level data to produce more relevant characteristics in the hopes of improving botnet and online attack performance.</w:t>
      </w:r>
    </w:p>
    <w:p w14:paraId="70A93887" w14:textId="77777777" w:rsidR="007B4B93" w:rsidRDefault="007B4B93" w:rsidP="007B4B93">
      <w:pPr>
        <w:autoSpaceDE w:val="0"/>
        <w:autoSpaceDN w:val="0"/>
        <w:adjustRightInd w:val="0"/>
        <w:spacing w:after="0" w:line="360" w:lineRule="auto"/>
        <w:jc w:val="both"/>
        <w:rPr>
          <w:rFonts w:ascii="Times New Roman" w:hAnsi="Times New Roman" w:cs="Times New Roman"/>
          <w:lang w:bidi="hi-IN"/>
        </w:rPr>
      </w:pPr>
    </w:p>
    <w:p w14:paraId="5D9B1EC8" w14:textId="4BDA67AB" w:rsidR="002F54A2" w:rsidRDefault="002F54A2" w:rsidP="007A1F56">
      <w:pPr>
        <w:spacing w:line="360" w:lineRule="auto"/>
        <w:jc w:val="both"/>
        <w:rPr>
          <w:rFonts w:ascii="Times New Roman" w:hAnsi="Times New Roman" w:cs="Times New Roman"/>
        </w:rPr>
      </w:pPr>
    </w:p>
    <w:p w14:paraId="14C7D946" w14:textId="253604C6" w:rsidR="00596142" w:rsidRDefault="00596142" w:rsidP="007A1F56">
      <w:pPr>
        <w:spacing w:line="360" w:lineRule="auto"/>
        <w:jc w:val="both"/>
        <w:rPr>
          <w:rFonts w:ascii="Times New Roman" w:hAnsi="Times New Roman" w:cs="Times New Roman"/>
        </w:rPr>
      </w:pPr>
    </w:p>
    <w:p w14:paraId="2461F7F9" w14:textId="5D72CF57" w:rsidR="00596142" w:rsidRDefault="00596142" w:rsidP="007A1F56">
      <w:pPr>
        <w:spacing w:line="360" w:lineRule="auto"/>
        <w:jc w:val="both"/>
        <w:rPr>
          <w:rFonts w:ascii="Times New Roman" w:hAnsi="Times New Roman" w:cs="Times New Roman"/>
        </w:rPr>
      </w:pPr>
    </w:p>
    <w:p w14:paraId="18892C2D" w14:textId="61707F94" w:rsidR="00596142" w:rsidRDefault="00596142" w:rsidP="007A1F56">
      <w:pPr>
        <w:spacing w:line="360" w:lineRule="auto"/>
        <w:jc w:val="both"/>
        <w:rPr>
          <w:rFonts w:ascii="Times New Roman" w:hAnsi="Times New Roman" w:cs="Times New Roman"/>
        </w:rPr>
      </w:pPr>
    </w:p>
    <w:p w14:paraId="33DB4AAD" w14:textId="7ECC96A0" w:rsidR="00596142" w:rsidRDefault="00596142" w:rsidP="007A1F56">
      <w:pPr>
        <w:spacing w:line="360" w:lineRule="auto"/>
        <w:jc w:val="both"/>
        <w:rPr>
          <w:rFonts w:ascii="Times New Roman" w:hAnsi="Times New Roman" w:cs="Times New Roman"/>
        </w:rPr>
      </w:pPr>
    </w:p>
    <w:p w14:paraId="09BB78C8" w14:textId="77777777" w:rsidR="00596142" w:rsidRDefault="00596142" w:rsidP="007A1F56">
      <w:pPr>
        <w:spacing w:line="360" w:lineRule="auto"/>
        <w:jc w:val="both"/>
        <w:rPr>
          <w:rFonts w:ascii="Times New Roman" w:hAnsi="Times New Roman" w:cs="Times New Roman"/>
        </w:rPr>
      </w:pPr>
    </w:p>
    <w:p w14:paraId="65562F33" w14:textId="77777777" w:rsidR="00ED1554" w:rsidRDefault="00ED1554" w:rsidP="007A1F56">
      <w:pPr>
        <w:spacing w:line="360" w:lineRule="auto"/>
        <w:jc w:val="both"/>
        <w:rPr>
          <w:rFonts w:ascii="Times New Roman" w:hAnsi="Times New Roman" w:cs="Times New Roman"/>
        </w:rPr>
      </w:pPr>
    </w:p>
    <w:bookmarkStart w:id="149" w:name="_Toc75864040" w:displacedByCustomXml="next"/>
    <w:bookmarkStart w:id="150" w:name="_Toc75873143" w:displacedByCustomXml="next"/>
    <w:sdt>
      <w:sdtPr>
        <w:rPr>
          <w:rFonts w:eastAsiaTheme="minorHAnsi" w:cstheme="majorHAnsi"/>
          <w:color w:val="auto"/>
          <w:spacing w:val="0"/>
          <w:kern w:val="0"/>
          <w:sz w:val="56"/>
          <w:szCs w:val="56"/>
        </w:rPr>
        <w:id w:val="1713540841"/>
        <w:docPartObj>
          <w:docPartGallery w:val="Bibliographies"/>
          <w:docPartUnique/>
        </w:docPartObj>
      </w:sdtPr>
      <w:sdtEndPr>
        <w:rPr>
          <w:rFonts w:asciiTheme="minorHAnsi" w:hAnsiTheme="minorHAnsi" w:cstheme="minorHAnsi"/>
          <w:sz w:val="22"/>
          <w:szCs w:val="22"/>
        </w:rPr>
      </w:sdtEndPr>
      <w:sdtContent>
        <w:p w14:paraId="7EB7C9DD" w14:textId="4863ADDC" w:rsidR="00CE72DC" w:rsidRPr="00720077" w:rsidRDefault="00CE72DC" w:rsidP="00720077">
          <w:pPr>
            <w:pStyle w:val="Heading1"/>
            <w:jc w:val="center"/>
            <w:rPr>
              <w:rFonts w:cstheme="majorHAnsi"/>
              <w:sz w:val="56"/>
              <w:szCs w:val="56"/>
            </w:rPr>
          </w:pPr>
          <w:r w:rsidRPr="00720077">
            <w:rPr>
              <w:rFonts w:cstheme="majorHAnsi"/>
              <w:sz w:val="56"/>
              <w:szCs w:val="56"/>
            </w:rPr>
            <w:t>References</w:t>
          </w:r>
          <w:bookmarkEnd w:id="150"/>
          <w:bookmarkEnd w:id="149"/>
        </w:p>
        <w:p w14:paraId="64A9802A" w14:textId="3ED95311" w:rsidR="00415258" w:rsidRPr="00720077" w:rsidRDefault="00415258" w:rsidP="00720077">
          <w:pPr>
            <w:spacing w:line="360" w:lineRule="auto"/>
            <w:jc w:val="both"/>
            <w:rPr>
              <w:rFonts w:cstheme="minorHAns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0"/>
            <w:gridCol w:w="8216"/>
          </w:tblGrid>
          <w:tr w:rsidR="00415258" w:rsidRPr="00720077" w14:paraId="09443A22" w14:textId="77777777" w:rsidTr="00D93845">
            <w:trPr>
              <w:divId w:val="1508710017"/>
              <w:tblCellSpacing w:w="15" w:type="dxa"/>
            </w:trPr>
            <w:tc>
              <w:tcPr>
                <w:tcW w:w="424" w:type="pct"/>
                <w:hideMark/>
              </w:tcPr>
              <w:p w14:paraId="7238AA51" w14:textId="7CDDD10B"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[1] </w:t>
                </w:r>
              </w:p>
            </w:tc>
            <w:tc>
              <w:tcPr>
                <w:tcW w:w="4526" w:type="pct"/>
                <w:hideMark/>
              </w:tcPr>
              <w:p w14:paraId="02EAEAF4"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G. C. S. J. M. D. Yuyang Zhou, "Building an Efficient Intrusion Detection System Based on Feature Selection and Ensemble Classifier," </w:t>
                </w:r>
                <w:r w:rsidRPr="00720077">
                  <w:rPr>
                    <w:rFonts w:cstheme="minorHAnsi"/>
                    <w:i/>
                    <w:iCs/>
                    <w:noProof/>
                  </w:rPr>
                  <w:t xml:space="preserve">Computer Networks, </w:t>
                </w:r>
                <w:r w:rsidRPr="00720077">
                  <w:rPr>
                    <w:rFonts w:cstheme="minorHAnsi"/>
                    <w:noProof/>
                  </w:rPr>
                  <w:t xml:space="preserve">vol. 174, no. 1389-1286, p. 107247, 2020. </w:t>
                </w:r>
              </w:p>
            </w:tc>
          </w:tr>
          <w:tr w:rsidR="00415258" w:rsidRPr="00720077" w14:paraId="01C40612" w14:textId="77777777" w:rsidTr="00D93845">
            <w:trPr>
              <w:divId w:val="1508710017"/>
              <w:tblCellSpacing w:w="15" w:type="dxa"/>
            </w:trPr>
            <w:tc>
              <w:tcPr>
                <w:tcW w:w="424" w:type="pct"/>
                <w:hideMark/>
              </w:tcPr>
              <w:p w14:paraId="1976D344"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[2] </w:t>
                </w:r>
              </w:p>
            </w:tc>
            <w:tc>
              <w:tcPr>
                <w:tcW w:w="4526" w:type="pct"/>
                <w:hideMark/>
              </w:tcPr>
              <w:p w14:paraId="7E93A8EA"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H.-J. a. L. C.-H. a. L. Y.-C. a. T. K.-Y. Liao, "Intrusion detection system: A comprehensive review," </w:t>
                </w:r>
                <w:r w:rsidRPr="00720077">
                  <w:rPr>
                    <w:rFonts w:cstheme="minorHAnsi"/>
                    <w:i/>
                    <w:iCs/>
                    <w:noProof/>
                  </w:rPr>
                  <w:t xml:space="preserve">Journal of Network and Computer Applications, </w:t>
                </w:r>
                <w:r w:rsidRPr="00720077">
                  <w:rPr>
                    <w:rFonts w:cstheme="minorHAnsi"/>
                    <w:noProof/>
                  </w:rPr>
                  <w:t xml:space="preserve">vol. 36, pp. 16-24, 2013. </w:t>
                </w:r>
              </w:p>
            </w:tc>
          </w:tr>
          <w:tr w:rsidR="00415258" w:rsidRPr="00720077" w14:paraId="0EAF29CD" w14:textId="77777777" w:rsidTr="00D93845">
            <w:trPr>
              <w:divId w:val="1508710017"/>
              <w:tblCellSpacing w:w="15" w:type="dxa"/>
            </w:trPr>
            <w:tc>
              <w:tcPr>
                <w:tcW w:w="424" w:type="pct"/>
                <w:hideMark/>
              </w:tcPr>
              <w:p w14:paraId="58298F5E" w14:textId="6D6E7AEA"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[3] </w:t>
                </w:r>
                <w:r w:rsidR="00E23157" w:rsidRPr="00720077">
                  <w:rPr>
                    <w:rFonts w:cstheme="minorHAnsi"/>
                    <w:noProof/>
                  </w:rPr>
                  <w:t xml:space="preserve">        </w:t>
                </w:r>
              </w:p>
            </w:tc>
            <w:tc>
              <w:tcPr>
                <w:tcW w:w="4526" w:type="pct"/>
                <w:hideMark/>
              </w:tcPr>
              <w:p w14:paraId="4D6DF725" w14:textId="2BF71935" w:rsidR="00415258" w:rsidRPr="00720077" w:rsidRDefault="00E23157" w:rsidP="00720077">
                <w:pPr>
                  <w:spacing w:line="360" w:lineRule="auto"/>
                  <w:jc w:val="both"/>
                  <w:rPr>
                    <w:rFonts w:cstheme="minorHAnsi"/>
                    <w:noProof/>
                  </w:rPr>
                </w:pPr>
                <w:r w:rsidRPr="00720077">
                  <w:rPr>
                    <w:rFonts w:cstheme="minorHAnsi"/>
                    <w:noProof/>
                  </w:rPr>
                  <w:t>Ahmad, Z, Shahid Khan, A, Wai Shiang, C, Abdullah, J, Ahmad, F. Network intrusion detection system: A systematic study of machine learning and deep learning approaches. Trans Emerging Tel Tech. 2021; 32:e4150. https://doi.org/10.1002/ett.4150</w:t>
                </w:r>
              </w:p>
            </w:tc>
          </w:tr>
          <w:tr w:rsidR="00415258" w:rsidRPr="00720077" w14:paraId="0F04E6C3" w14:textId="77777777" w:rsidTr="00D93845">
            <w:trPr>
              <w:divId w:val="1508710017"/>
              <w:tblCellSpacing w:w="15" w:type="dxa"/>
            </w:trPr>
            <w:tc>
              <w:tcPr>
                <w:tcW w:w="424" w:type="pct"/>
                <w:hideMark/>
              </w:tcPr>
              <w:p w14:paraId="70E34B67" w14:textId="77777777" w:rsidR="00415258" w:rsidRPr="00720077" w:rsidRDefault="00415258" w:rsidP="00720077">
                <w:pPr>
                  <w:pStyle w:val="Bibliography"/>
                  <w:spacing w:line="360" w:lineRule="auto"/>
                  <w:jc w:val="both"/>
                  <w:rPr>
                    <w:rFonts w:eastAsiaTheme="minorEastAsia" w:cstheme="minorHAnsi"/>
                    <w:noProof/>
                  </w:rPr>
                </w:pPr>
                <w:r w:rsidRPr="00720077">
                  <w:rPr>
                    <w:rFonts w:cstheme="minorHAnsi"/>
                    <w:noProof/>
                  </w:rPr>
                  <w:t xml:space="preserve">[4] </w:t>
                </w:r>
              </w:p>
            </w:tc>
            <w:tc>
              <w:tcPr>
                <w:tcW w:w="4526" w:type="pct"/>
                <w:hideMark/>
              </w:tcPr>
              <w:p w14:paraId="5AD09585" w14:textId="48ED12AD" w:rsidR="00415258" w:rsidRPr="00720077" w:rsidRDefault="00E23157" w:rsidP="00720077">
                <w:pPr>
                  <w:spacing w:line="360" w:lineRule="auto"/>
                  <w:jc w:val="both"/>
                  <w:rPr>
                    <w:rFonts w:cstheme="minorHAnsi"/>
                    <w:noProof/>
                  </w:rPr>
                </w:pPr>
                <w:r w:rsidRPr="00720077">
                  <w:rPr>
                    <w:rFonts w:cstheme="minorHAnsi"/>
                    <w:noProof/>
                  </w:rPr>
                  <w:t>Kumar I., Mohd N., Bhatt C., Sharma S.K. (2020) Development of IDS Using Supervised Machine Learning. In: Pant M., Kumar Sharma T., Arya R., Sahana B., Zolfagharinia H. (eds) Soft Computing: Theories and Applications. Advances in Intelligent Systems and Computing, vol 1154. Springer, Singapore. https://doi.org/10.1007/978-981-15-4032-5_52</w:t>
                </w:r>
              </w:p>
            </w:tc>
          </w:tr>
          <w:tr w:rsidR="00415258" w:rsidRPr="00720077" w14:paraId="19DB02E5" w14:textId="77777777" w:rsidTr="00D93845">
            <w:trPr>
              <w:divId w:val="1508710017"/>
              <w:tblCellSpacing w:w="15" w:type="dxa"/>
            </w:trPr>
            <w:tc>
              <w:tcPr>
                <w:tcW w:w="424" w:type="pct"/>
                <w:hideMark/>
              </w:tcPr>
              <w:p w14:paraId="4A157957" w14:textId="77777777" w:rsidR="00415258" w:rsidRPr="00720077" w:rsidRDefault="00415258" w:rsidP="00720077">
                <w:pPr>
                  <w:pStyle w:val="Bibliography"/>
                  <w:spacing w:line="360" w:lineRule="auto"/>
                  <w:jc w:val="both"/>
                  <w:rPr>
                    <w:rFonts w:eastAsiaTheme="minorEastAsia" w:cstheme="minorHAnsi"/>
                    <w:noProof/>
                  </w:rPr>
                </w:pPr>
                <w:r w:rsidRPr="00720077">
                  <w:rPr>
                    <w:rFonts w:cstheme="minorHAnsi"/>
                    <w:noProof/>
                  </w:rPr>
                  <w:t xml:space="preserve">[5] </w:t>
                </w:r>
              </w:p>
            </w:tc>
            <w:tc>
              <w:tcPr>
                <w:tcW w:w="4526" w:type="pct"/>
                <w:hideMark/>
              </w:tcPr>
              <w:p w14:paraId="34DCE8C8"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A. H. L. a. A. A. G. Iman Sharafaldin, "Toward Generating a New Intrusion Detection Dataset and Intrusion Traffic Characterization," in </w:t>
                </w:r>
                <w:r w:rsidRPr="00720077">
                  <w:rPr>
                    <w:rFonts w:cstheme="minorHAnsi"/>
                    <w:i/>
                    <w:iCs/>
                    <w:noProof/>
                  </w:rPr>
                  <w:t>4th International Conference on Information Systems Security and Privacy (ICISSP)</w:t>
                </w:r>
                <w:r w:rsidRPr="00720077">
                  <w:rPr>
                    <w:rFonts w:cstheme="minorHAnsi"/>
                    <w:noProof/>
                  </w:rPr>
                  <w:t xml:space="preserve">, Portugal, Jan 2018. </w:t>
                </w:r>
              </w:p>
            </w:tc>
          </w:tr>
          <w:tr w:rsidR="00415258" w:rsidRPr="00720077" w14:paraId="3FEE4836" w14:textId="77777777" w:rsidTr="00D93845">
            <w:trPr>
              <w:divId w:val="1508710017"/>
              <w:tblCellSpacing w:w="15" w:type="dxa"/>
            </w:trPr>
            <w:tc>
              <w:tcPr>
                <w:tcW w:w="424" w:type="pct"/>
                <w:hideMark/>
              </w:tcPr>
              <w:p w14:paraId="020AD48D"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[6] </w:t>
                </w:r>
              </w:p>
            </w:tc>
            <w:tc>
              <w:tcPr>
                <w:tcW w:w="4526" w:type="pct"/>
                <w:hideMark/>
              </w:tcPr>
              <w:p w14:paraId="7488D207"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"CICIDS 2017 Dataset," [Online]. Available: https://www.unb.ca/cic/datasets/ids-2017.html.</w:t>
                </w:r>
              </w:p>
            </w:tc>
          </w:tr>
          <w:tr w:rsidR="00415258" w:rsidRPr="00720077" w14:paraId="7BA35A6D" w14:textId="77777777" w:rsidTr="00D93845">
            <w:trPr>
              <w:divId w:val="1508710017"/>
              <w:tblCellSpacing w:w="15" w:type="dxa"/>
            </w:trPr>
            <w:tc>
              <w:tcPr>
                <w:tcW w:w="424" w:type="pct"/>
                <w:hideMark/>
              </w:tcPr>
              <w:p w14:paraId="33551F27" w14:textId="77777777" w:rsidR="00415258" w:rsidRPr="00720077" w:rsidRDefault="00415258" w:rsidP="00720077">
                <w:pPr>
                  <w:pStyle w:val="Bibliography"/>
                  <w:spacing w:line="360" w:lineRule="auto"/>
                  <w:jc w:val="both"/>
                  <w:rPr>
                    <w:rFonts w:cstheme="minorHAnsi"/>
                    <w:noProof/>
                  </w:rPr>
                </w:pPr>
                <w:r w:rsidRPr="00720077">
                  <w:rPr>
                    <w:rFonts w:cstheme="minorHAnsi"/>
                    <w:noProof/>
                  </w:rPr>
                  <w:t xml:space="preserve">[7] </w:t>
                </w:r>
              </w:p>
            </w:tc>
            <w:tc>
              <w:tcPr>
                <w:tcW w:w="4526" w:type="pct"/>
                <w:hideMark/>
              </w:tcPr>
              <w:p w14:paraId="6398E558" w14:textId="091B6F09" w:rsidR="00415258" w:rsidRPr="00720077" w:rsidRDefault="0054343C" w:rsidP="00720077">
                <w:pPr>
                  <w:spacing w:line="360" w:lineRule="auto"/>
                  <w:jc w:val="both"/>
                  <w:rPr>
                    <w:rFonts w:cstheme="minorHAnsi"/>
                    <w:noProof/>
                  </w:rPr>
                </w:pPr>
                <w:r w:rsidRPr="00720077">
                  <w:rPr>
                    <w:rFonts w:cstheme="minorHAnsi"/>
                    <w:noProof/>
                  </w:rPr>
                  <w:t>Khraisat, A., Gondal, I., Vamplew, P. et al. Survey of intrusion detection systems: techniques, datasets and challenges. Cybersecur 2, 20 (2019). https://doi.org/10.1186/s42400-019-0038</w:t>
                </w:r>
              </w:p>
            </w:tc>
          </w:tr>
          <w:tr w:rsidR="00415258" w:rsidRPr="00720077" w14:paraId="62B84F35" w14:textId="77777777" w:rsidTr="00D93845">
            <w:trPr>
              <w:divId w:val="1508710017"/>
              <w:tblCellSpacing w:w="15" w:type="dxa"/>
            </w:trPr>
            <w:tc>
              <w:tcPr>
                <w:tcW w:w="424" w:type="pct"/>
                <w:hideMark/>
              </w:tcPr>
              <w:p w14:paraId="44D0F24C" w14:textId="77777777" w:rsidR="00415258" w:rsidRPr="00720077" w:rsidRDefault="00415258" w:rsidP="00720077">
                <w:pPr>
                  <w:pStyle w:val="Bibliography"/>
                  <w:spacing w:line="360" w:lineRule="auto"/>
                  <w:jc w:val="both"/>
                  <w:rPr>
                    <w:rFonts w:eastAsiaTheme="minorEastAsia" w:cstheme="minorHAnsi"/>
                    <w:noProof/>
                  </w:rPr>
                </w:pPr>
                <w:r w:rsidRPr="00720077">
                  <w:rPr>
                    <w:rFonts w:cstheme="minorHAnsi"/>
                    <w:noProof/>
                  </w:rPr>
                  <w:t xml:space="preserve">[8] </w:t>
                </w:r>
              </w:p>
            </w:tc>
            <w:tc>
              <w:tcPr>
                <w:tcW w:w="4526" w:type="pct"/>
                <w:hideMark/>
              </w:tcPr>
              <w:p w14:paraId="1EEC1A43" w14:textId="48FB69E5" w:rsidR="00415258" w:rsidRPr="00720077" w:rsidRDefault="00A0703C" w:rsidP="00720077">
                <w:pPr>
                  <w:spacing w:line="360" w:lineRule="auto"/>
                  <w:jc w:val="both"/>
                  <w:rPr>
                    <w:rFonts w:cstheme="minorHAnsi"/>
                    <w:noProof/>
                  </w:rPr>
                </w:pPr>
                <w:r w:rsidRPr="00720077">
                  <w:rPr>
                    <w:rFonts w:cstheme="minorHAnsi"/>
                    <w:noProof/>
                  </w:rPr>
                  <w:t>Othman, Suad &amp; Nabeel, Taha &amp; Ba-Alwi, Fadl &amp; Zahary, Ammar. (2018). Survey on Intrusion Detection System Types. 7. 444-462.</w:t>
                </w:r>
              </w:p>
            </w:tc>
          </w:tr>
          <w:tr w:rsidR="00415258" w:rsidRPr="00720077" w14:paraId="444BB7A4" w14:textId="77777777" w:rsidTr="00D93845">
            <w:trPr>
              <w:divId w:val="1508710017"/>
              <w:tblCellSpacing w:w="15" w:type="dxa"/>
            </w:trPr>
            <w:tc>
              <w:tcPr>
                <w:tcW w:w="424" w:type="pct"/>
                <w:hideMark/>
              </w:tcPr>
              <w:p w14:paraId="53C3A069" w14:textId="77777777" w:rsidR="00415258" w:rsidRPr="00720077" w:rsidRDefault="00415258" w:rsidP="00720077">
                <w:pPr>
                  <w:pStyle w:val="Bibliography"/>
                  <w:spacing w:line="360" w:lineRule="auto"/>
                  <w:jc w:val="both"/>
                  <w:rPr>
                    <w:rFonts w:eastAsiaTheme="minorEastAsia" w:cstheme="minorHAnsi"/>
                    <w:noProof/>
                  </w:rPr>
                </w:pPr>
                <w:r w:rsidRPr="00720077">
                  <w:rPr>
                    <w:rFonts w:cstheme="minorHAnsi"/>
                    <w:noProof/>
                  </w:rPr>
                  <w:t xml:space="preserve">[9] </w:t>
                </w:r>
              </w:p>
            </w:tc>
            <w:tc>
              <w:tcPr>
                <w:tcW w:w="4526" w:type="pct"/>
                <w:hideMark/>
              </w:tcPr>
              <w:p w14:paraId="12EDB52A" w14:textId="5417977F" w:rsidR="00415258" w:rsidRPr="00720077" w:rsidRDefault="00B52D55" w:rsidP="00720077">
                <w:pPr>
                  <w:spacing w:line="360" w:lineRule="auto"/>
                  <w:jc w:val="both"/>
                  <w:rPr>
                    <w:rFonts w:cstheme="minorHAnsi"/>
                    <w:noProof/>
                  </w:rPr>
                </w:pPr>
                <w:r w:rsidRPr="00720077">
                  <w:rPr>
                    <w:rFonts w:cstheme="minorHAnsi"/>
                    <w:noProof/>
                  </w:rPr>
                  <w:t>Kai Peng, Victor C. M. Leung, Lixin Zheng, Shangguang Wang, Chao Huang, Tao Lin, "Intrusion Detection System Based on Decision Tree over Big Data in Fog Environment", Wireless Communications and Mobile Computing, vol. 2018, Article ID 4680867, 10 pages, 2018. https://doi.org/10.1155/2018/4680867</w:t>
                </w:r>
              </w:p>
            </w:tc>
          </w:tr>
          <w:tr w:rsidR="00415258" w:rsidRPr="00720077" w14:paraId="4D35045F" w14:textId="77777777" w:rsidTr="00F62B5F">
            <w:trPr>
              <w:divId w:val="1508710017"/>
              <w:tblCellSpacing w:w="15" w:type="dxa"/>
            </w:trPr>
            <w:tc>
              <w:tcPr>
                <w:tcW w:w="424" w:type="pct"/>
                <w:hideMark/>
              </w:tcPr>
              <w:p w14:paraId="27D0EEF0" w14:textId="77777777" w:rsidR="00415258" w:rsidRPr="00720077" w:rsidRDefault="00415258" w:rsidP="00720077">
                <w:pPr>
                  <w:pStyle w:val="Bibliography"/>
                  <w:spacing w:line="360" w:lineRule="auto"/>
                  <w:jc w:val="both"/>
                  <w:rPr>
                    <w:rFonts w:eastAsiaTheme="minorEastAsia" w:cstheme="minorHAnsi"/>
                    <w:noProof/>
                  </w:rPr>
                </w:pPr>
                <w:r w:rsidRPr="00720077">
                  <w:rPr>
                    <w:rFonts w:cstheme="minorHAnsi"/>
                    <w:noProof/>
                  </w:rPr>
                  <w:lastRenderedPageBreak/>
                  <w:t xml:space="preserve">[10] </w:t>
                </w:r>
              </w:p>
            </w:tc>
            <w:tc>
              <w:tcPr>
                <w:tcW w:w="4526" w:type="pct"/>
              </w:tcPr>
              <w:p w14:paraId="156B374B" w14:textId="574A36AD" w:rsidR="00415258" w:rsidRPr="00720077" w:rsidRDefault="00B52D55" w:rsidP="00720077">
                <w:pPr>
                  <w:spacing w:line="360" w:lineRule="auto"/>
                  <w:jc w:val="both"/>
                  <w:rPr>
                    <w:rFonts w:cstheme="minorHAnsi"/>
                    <w:noProof/>
                  </w:rPr>
                </w:pPr>
                <w:r w:rsidRPr="00720077">
                  <w:rPr>
                    <w:rFonts w:cstheme="minorHAnsi"/>
                    <w:noProof/>
                  </w:rPr>
                  <w:t>Poria Pirozmand, Mohsen Angoraj Ghafary, Safieh Siadat, Jiankang Ren, "Intrusion Detection into Cloud-Fog-Based IoT Networks Using Game Theory", Wireless Communications and</w:t>
                </w:r>
                <w:r w:rsidRPr="00720077">
                  <w:rPr>
                    <w:rFonts w:cstheme="minorHAnsi"/>
                  </w:rPr>
                  <w:t xml:space="preserve"> </w:t>
                </w:r>
                <w:r w:rsidRPr="00720077">
                  <w:rPr>
                    <w:rFonts w:cstheme="minorHAnsi"/>
                    <w:noProof/>
                  </w:rPr>
                  <w:t>Mobile Computing, vol. 2020, Article ID 8819545, 9 pages, 2020. https://doi.org/10.1155/2020/8819545</w:t>
                </w:r>
              </w:p>
            </w:tc>
          </w:tr>
          <w:tr w:rsidR="00F62B5F" w:rsidRPr="00720077" w14:paraId="62EC70EC" w14:textId="77777777" w:rsidTr="00D93845">
            <w:trPr>
              <w:divId w:val="1508710017"/>
              <w:tblCellSpacing w:w="15" w:type="dxa"/>
            </w:trPr>
            <w:tc>
              <w:tcPr>
                <w:tcW w:w="424" w:type="pct"/>
                <w:hideMark/>
              </w:tcPr>
              <w:p w14:paraId="05F59F56"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[11] </w:t>
                </w:r>
              </w:p>
            </w:tc>
            <w:tc>
              <w:tcPr>
                <w:tcW w:w="4526" w:type="pct"/>
                <w:hideMark/>
              </w:tcPr>
              <w:p w14:paraId="3AEE4C28" w14:textId="60CBBA03" w:rsidR="00F62B5F" w:rsidRPr="00720077" w:rsidRDefault="00F62B5F" w:rsidP="00720077">
                <w:pPr>
                  <w:spacing w:line="360" w:lineRule="auto"/>
                  <w:jc w:val="both"/>
                  <w:rPr>
                    <w:rFonts w:cstheme="minorHAnsi"/>
                    <w:noProof/>
                  </w:rPr>
                </w:pPr>
                <w:r w:rsidRPr="00720077">
                  <w:rPr>
                    <w:rFonts w:cstheme="minorHAnsi"/>
                    <w:noProof/>
                  </w:rPr>
                  <w:t>M. Tavallaee, E. Bagheri, W. Lu, and A. Ghorbani, “A Detailed Analysis of the KDD CUP 99 Data Set,” Submitted to Second IEEE Symposium on Computational Intelligence for Security and Defense Applications (CISDA), 2009.</w:t>
                </w:r>
              </w:p>
            </w:tc>
          </w:tr>
          <w:tr w:rsidR="00F62B5F" w:rsidRPr="00720077" w14:paraId="464C5021" w14:textId="77777777" w:rsidTr="00D93845">
            <w:trPr>
              <w:divId w:val="1508710017"/>
              <w:tblCellSpacing w:w="15" w:type="dxa"/>
            </w:trPr>
            <w:tc>
              <w:tcPr>
                <w:tcW w:w="424" w:type="pct"/>
                <w:hideMark/>
              </w:tcPr>
              <w:p w14:paraId="23B4F82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[12] </w:t>
                </w:r>
              </w:p>
            </w:tc>
            <w:tc>
              <w:tcPr>
                <w:tcW w:w="4526" w:type="pct"/>
                <w:hideMark/>
              </w:tcPr>
              <w:p w14:paraId="70A0077E" w14:textId="56A8AD1A" w:rsidR="00F62B5F" w:rsidRPr="00720077" w:rsidRDefault="00F62B5F" w:rsidP="00720077">
                <w:pPr>
                  <w:spacing w:line="360" w:lineRule="auto"/>
                  <w:jc w:val="both"/>
                  <w:rPr>
                    <w:rFonts w:cstheme="minorHAnsi"/>
                    <w:noProof/>
                  </w:rPr>
                </w:pPr>
                <w:r w:rsidRPr="00720077">
                  <w:rPr>
                    <w:rFonts w:cstheme="minorHAnsi"/>
                    <w:noProof/>
                  </w:rPr>
                  <w:t>Moustafa, Nour, and Jill Slay. "UNSW-NB15: a comprehensive data set for network intrusion detection systems (UNSW-NB15 network data set)." Military Communications and Information Systems Conference (MilCIS), 2015. IEEE, 2015.</w:t>
                </w:r>
              </w:p>
            </w:tc>
          </w:tr>
          <w:tr w:rsidR="00F62B5F" w:rsidRPr="00720077" w14:paraId="5BA4E259" w14:textId="77777777" w:rsidTr="00D93845">
            <w:trPr>
              <w:divId w:val="1508710017"/>
              <w:tblCellSpacing w:w="15" w:type="dxa"/>
            </w:trPr>
            <w:tc>
              <w:tcPr>
                <w:tcW w:w="424" w:type="pct"/>
                <w:hideMark/>
              </w:tcPr>
              <w:p w14:paraId="78AAD66E"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[13] </w:t>
                </w:r>
              </w:p>
            </w:tc>
            <w:tc>
              <w:tcPr>
                <w:tcW w:w="4526" w:type="pct"/>
                <w:hideMark/>
              </w:tcPr>
              <w:p w14:paraId="4CF12F00" w14:textId="5196FD83" w:rsidR="00F62B5F" w:rsidRPr="00720077" w:rsidRDefault="00F62B5F" w:rsidP="00720077">
                <w:pPr>
                  <w:spacing w:line="360" w:lineRule="auto"/>
                  <w:jc w:val="both"/>
                  <w:rPr>
                    <w:rFonts w:cstheme="minorHAnsi"/>
                    <w:noProof/>
                  </w:rPr>
                </w:pPr>
                <w:r w:rsidRPr="00720077">
                  <w:rPr>
                    <w:rFonts w:cstheme="minorHAnsi"/>
                    <w:noProof/>
                  </w:rPr>
                  <w:t>Kurniabudi, D. Stiawan, Darmawijoyo, M. Y. Bin Idris, A. M. Bamhdi and R. Budiarto, "CICIDS-2017 Dataset Feature Analysis With Information Gain for Anomaly Detection," in IEEE Access, vol. 8, pp. 132911-132921, 2020, doi: 10.1109/ACCESS.2020.3009843.</w:t>
                </w:r>
              </w:p>
            </w:tc>
          </w:tr>
          <w:tr w:rsidR="00F62B5F" w:rsidRPr="00720077" w14:paraId="74E6F769" w14:textId="77777777" w:rsidTr="00D93845">
            <w:trPr>
              <w:divId w:val="1508710017"/>
              <w:tblCellSpacing w:w="15" w:type="dxa"/>
            </w:trPr>
            <w:tc>
              <w:tcPr>
                <w:tcW w:w="424" w:type="pct"/>
                <w:hideMark/>
              </w:tcPr>
              <w:p w14:paraId="5F8C57E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[14] </w:t>
                </w:r>
              </w:p>
            </w:tc>
            <w:tc>
              <w:tcPr>
                <w:tcW w:w="4526" w:type="pct"/>
                <w:hideMark/>
              </w:tcPr>
              <w:p w14:paraId="261453FE" w14:textId="2F7C5237" w:rsidR="00F62B5F" w:rsidRPr="00720077" w:rsidRDefault="00F62B5F" w:rsidP="00720077">
                <w:pPr>
                  <w:spacing w:line="360" w:lineRule="auto"/>
                  <w:jc w:val="both"/>
                  <w:rPr>
                    <w:rFonts w:cstheme="minorHAnsi"/>
                    <w:noProof/>
                  </w:rPr>
                </w:pPr>
                <w:r w:rsidRPr="00720077">
                  <w:rPr>
                    <w:rFonts w:cstheme="minorHAnsi"/>
                    <w:noProof/>
                  </w:rPr>
                  <w:t>A. Borkar, A. Donode and A. Kumari, A survey on Intrusion Detection System (IDS) and Internal Intrusion Detection and protection system (IIDPS)," 2017 Inter-national Conference on Inventive Computing and Informatics (ICICI), Coimbatore,2017, pp. 949-953.</w:t>
                </w:r>
              </w:p>
            </w:tc>
          </w:tr>
          <w:tr w:rsidR="00F62B5F" w:rsidRPr="00720077" w14:paraId="2FB9A37D" w14:textId="77777777" w:rsidTr="00D93845">
            <w:trPr>
              <w:divId w:val="1508710017"/>
              <w:tblCellSpacing w:w="15" w:type="dxa"/>
            </w:trPr>
            <w:tc>
              <w:tcPr>
                <w:tcW w:w="424" w:type="pct"/>
                <w:hideMark/>
              </w:tcPr>
              <w:p w14:paraId="5BAE6390"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[15] </w:t>
                </w:r>
              </w:p>
            </w:tc>
            <w:tc>
              <w:tcPr>
                <w:tcW w:w="4526" w:type="pct"/>
                <w:hideMark/>
              </w:tcPr>
              <w:p w14:paraId="4C2E8538" w14:textId="5AD4D841" w:rsidR="00F62B5F" w:rsidRPr="00720077" w:rsidRDefault="00F62B5F" w:rsidP="00720077">
                <w:pPr>
                  <w:spacing w:line="360" w:lineRule="auto"/>
                  <w:jc w:val="both"/>
                  <w:rPr>
                    <w:rFonts w:cstheme="minorHAnsi"/>
                    <w:noProof/>
                  </w:rPr>
                </w:pPr>
                <w:r w:rsidRPr="00720077">
                  <w:rPr>
                    <w:rFonts w:cstheme="minorHAnsi"/>
                    <w:noProof/>
                  </w:rPr>
                  <w:t>Das, Sumit, Aritra Dey, Akash Pal and Nabamita Roy. \Applications of Articial Intelligence in Machine Learning: Review and Prospect." 2015 International Journal of Computer Applications 115, 2015, pp. 31-41.</w:t>
                </w:r>
              </w:p>
            </w:tc>
          </w:tr>
          <w:tr w:rsidR="00F62B5F" w:rsidRPr="00720077" w14:paraId="722FA677" w14:textId="77777777" w:rsidTr="00D93845">
            <w:trPr>
              <w:divId w:val="1508710017"/>
              <w:tblCellSpacing w:w="15" w:type="dxa"/>
            </w:trPr>
            <w:tc>
              <w:tcPr>
                <w:tcW w:w="424" w:type="pct"/>
                <w:hideMark/>
              </w:tcPr>
              <w:p w14:paraId="7FC1CCB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[16] </w:t>
                </w:r>
              </w:p>
            </w:tc>
            <w:tc>
              <w:tcPr>
                <w:tcW w:w="4526" w:type="pct"/>
                <w:hideMark/>
              </w:tcPr>
              <w:p w14:paraId="48D6C425" w14:textId="6C674456" w:rsidR="00F62B5F" w:rsidRPr="00720077" w:rsidRDefault="00F62B5F" w:rsidP="00720077">
                <w:pPr>
                  <w:spacing w:line="360" w:lineRule="auto"/>
                  <w:jc w:val="both"/>
                  <w:rPr>
                    <w:rFonts w:cstheme="minorHAnsi"/>
                    <w:noProof/>
                  </w:rPr>
                </w:pPr>
                <w:r w:rsidRPr="00720077">
                  <w:rPr>
                    <w:rFonts w:cstheme="minorHAnsi"/>
                    <w:noProof/>
                  </w:rPr>
                  <w:t>Mohamed A.B., Idris N.B., Shanmugum B. (2012) A Brief Introduction to Intrusion Detection System. In: Ponnambalam S.G., Parkkinen J., Ramanathan K.C. (eds) Trends in Intelligent Robotics, Automation, and Manufacturing. IRAM 2012. Communications in Computer and Information Science, vol 330. Springer, Berlin, Heidelberg. https://doi.org/10.1007/978-3-642-35197-6_29</w:t>
                </w:r>
              </w:p>
            </w:tc>
          </w:tr>
          <w:tr w:rsidR="00F62B5F" w:rsidRPr="00720077" w14:paraId="3BB05D6F" w14:textId="77777777" w:rsidTr="00F62B5F">
            <w:trPr>
              <w:divId w:val="1508710017"/>
              <w:tblCellSpacing w:w="15" w:type="dxa"/>
            </w:trPr>
            <w:tc>
              <w:tcPr>
                <w:tcW w:w="424" w:type="pct"/>
                <w:hideMark/>
              </w:tcPr>
              <w:p w14:paraId="29121A1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[17] </w:t>
                </w:r>
              </w:p>
            </w:tc>
            <w:tc>
              <w:tcPr>
                <w:tcW w:w="4526" w:type="pct"/>
              </w:tcPr>
              <w:p w14:paraId="367EDB50" w14:textId="76C26A9D" w:rsidR="00F62B5F" w:rsidRPr="00720077" w:rsidRDefault="00F62B5F" w:rsidP="00720077">
                <w:pPr>
                  <w:spacing w:line="360" w:lineRule="auto"/>
                  <w:jc w:val="both"/>
                  <w:rPr>
                    <w:rFonts w:cstheme="minorHAnsi"/>
                    <w:noProof/>
                  </w:rPr>
                </w:pPr>
                <w:r w:rsidRPr="00720077">
                  <w:rPr>
                    <w:rFonts w:cstheme="minorHAnsi"/>
                    <w:noProof/>
                  </w:rPr>
                  <w:t>Tiwari, Mohit &amp; Kumar, Raj &amp; Bharti, Akash &amp; Kishan, Jai. (2017). INTRUSION DETECTION SYSTEM. International Journal of Technical Research and Applications. 5. 2320-8163.</w:t>
                </w:r>
              </w:p>
            </w:tc>
          </w:tr>
          <w:tr w:rsidR="00F62B5F" w:rsidRPr="00720077" w14:paraId="2CF14A33" w14:textId="77777777" w:rsidTr="00D93845">
            <w:trPr>
              <w:divId w:val="1508710017"/>
              <w:tblCellSpacing w:w="15" w:type="dxa"/>
            </w:trPr>
            <w:tc>
              <w:tcPr>
                <w:tcW w:w="424" w:type="pct"/>
                <w:hideMark/>
              </w:tcPr>
              <w:p w14:paraId="77FD4F33"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[18] </w:t>
                </w:r>
              </w:p>
            </w:tc>
            <w:tc>
              <w:tcPr>
                <w:tcW w:w="4526" w:type="pct"/>
                <w:hideMark/>
              </w:tcPr>
              <w:p w14:paraId="4BD45C99" w14:textId="7147605E" w:rsidR="00F62B5F" w:rsidRPr="00720077" w:rsidRDefault="00F62B5F" w:rsidP="00720077">
                <w:pPr>
                  <w:spacing w:line="360" w:lineRule="auto"/>
                  <w:jc w:val="both"/>
                  <w:rPr>
                    <w:rFonts w:cstheme="minorHAnsi"/>
                    <w:noProof/>
                  </w:rPr>
                </w:pPr>
                <w:r w:rsidRPr="00720077">
                  <w:rPr>
                    <w:rFonts w:cstheme="minorHAnsi"/>
                    <w:noProof/>
                  </w:rPr>
                  <w:t>Othman, Suad &amp; Alsohybe, Nabeel &amp; Ba-Alwi, Fadl &amp; Zahary, Ammar. (2018). Survey on Intrusion Detection System Types. 7. 444-462.</w:t>
                </w:r>
              </w:p>
            </w:tc>
          </w:tr>
          <w:tr w:rsidR="00F62B5F" w:rsidRPr="00720077" w14:paraId="03B2DA5B" w14:textId="77777777" w:rsidTr="00D93845">
            <w:trPr>
              <w:divId w:val="1508710017"/>
              <w:tblCellSpacing w:w="15" w:type="dxa"/>
            </w:trPr>
            <w:tc>
              <w:tcPr>
                <w:tcW w:w="424" w:type="pct"/>
                <w:hideMark/>
              </w:tcPr>
              <w:p w14:paraId="3FB86097"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lastRenderedPageBreak/>
                  <w:t xml:space="preserve">[19] </w:t>
                </w:r>
              </w:p>
            </w:tc>
            <w:tc>
              <w:tcPr>
                <w:tcW w:w="4526" w:type="pct"/>
                <w:hideMark/>
              </w:tcPr>
              <w:p w14:paraId="1F5E676F" w14:textId="3CC396B1" w:rsidR="00F62B5F" w:rsidRPr="00720077" w:rsidRDefault="00F62B5F" w:rsidP="00720077">
                <w:pPr>
                  <w:spacing w:line="360" w:lineRule="auto"/>
                  <w:jc w:val="both"/>
                  <w:rPr>
                    <w:rFonts w:cstheme="minorHAnsi"/>
                    <w:noProof/>
                  </w:rPr>
                </w:pPr>
                <w:r w:rsidRPr="00720077">
                  <w:rPr>
                    <w:rFonts w:cstheme="minorHAnsi"/>
                    <w:noProof/>
                  </w:rPr>
                  <w:t>Yu, Kun-Ming &amp; Wu, Ming-Feng &amp; Wong, Wai-Tak. (2008). Protocol-based classification for intrusion detection. 3.</w:t>
                </w:r>
              </w:p>
            </w:tc>
          </w:tr>
          <w:tr w:rsidR="00F62B5F" w:rsidRPr="00720077" w14:paraId="78E8FCE5" w14:textId="77777777" w:rsidTr="00D93845">
            <w:trPr>
              <w:divId w:val="1508710017"/>
              <w:tblCellSpacing w:w="15" w:type="dxa"/>
            </w:trPr>
            <w:tc>
              <w:tcPr>
                <w:tcW w:w="424" w:type="pct"/>
                <w:hideMark/>
              </w:tcPr>
              <w:p w14:paraId="7F6F7E0A"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[20] </w:t>
                </w:r>
              </w:p>
            </w:tc>
            <w:tc>
              <w:tcPr>
                <w:tcW w:w="4526" w:type="pct"/>
                <w:hideMark/>
              </w:tcPr>
              <w:p w14:paraId="7343538B" w14:textId="2BD4688A" w:rsidR="00F62B5F" w:rsidRPr="00720077" w:rsidRDefault="00F62B5F" w:rsidP="00720077">
                <w:pPr>
                  <w:spacing w:line="360" w:lineRule="auto"/>
                  <w:jc w:val="both"/>
                  <w:rPr>
                    <w:rFonts w:cstheme="minorHAnsi"/>
                    <w:noProof/>
                  </w:rPr>
                </w:pPr>
                <w:r w:rsidRPr="00720077">
                  <w:rPr>
                    <w:rFonts w:cstheme="minorHAnsi"/>
                    <w:noProof/>
                  </w:rPr>
                  <w:t>K. V. Rajkumar, V. Vaidehi, S. Pradeep, N. Srinivasan, and M. Vanishree, "Application Level IDS using Protocol Analysis," 2007 International Conference on Signal Processing, Communications and Networking, 2007, pp. 355-359, DOI: 10.1109/ICSCN.2007.350762.</w:t>
                </w:r>
              </w:p>
            </w:tc>
          </w:tr>
          <w:tr w:rsidR="00F62B5F" w:rsidRPr="00720077" w14:paraId="32F54B1A" w14:textId="77777777" w:rsidTr="00D93845">
            <w:trPr>
              <w:divId w:val="1508710017"/>
              <w:tblCellSpacing w:w="15" w:type="dxa"/>
            </w:trPr>
            <w:tc>
              <w:tcPr>
                <w:tcW w:w="424" w:type="pct"/>
                <w:hideMark/>
              </w:tcPr>
              <w:p w14:paraId="1D3AD1B5"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[21] </w:t>
                </w:r>
              </w:p>
            </w:tc>
            <w:tc>
              <w:tcPr>
                <w:tcW w:w="4526" w:type="pct"/>
              </w:tcPr>
              <w:p w14:paraId="748BD19C" w14:textId="3944C230" w:rsidR="00F62B5F" w:rsidRPr="00720077" w:rsidRDefault="00F62B5F" w:rsidP="00720077">
                <w:pPr>
                  <w:spacing w:line="360" w:lineRule="auto"/>
                  <w:jc w:val="both"/>
                  <w:rPr>
                    <w:rFonts w:cstheme="minorHAnsi"/>
                    <w:noProof/>
                  </w:rPr>
                </w:pPr>
                <w:r w:rsidRPr="00720077">
                  <w:rPr>
                    <w:rFonts w:cstheme="minorHAnsi"/>
                    <w:noProof/>
                  </w:rPr>
                  <w:t>Garg, Akash &amp; Maheshwari, Prachi. (2016). A hybrid intrusion detection system: A review. 1-5. 10.1109/ISCO.2016.7726909.</w:t>
                </w:r>
              </w:p>
            </w:tc>
          </w:tr>
          <w:tr w:rsidR="00F62B5F" w:rsidRPr="00720077" w14:paraId="0BF3FD42" w14:textId="77777777" w:rsidTr="00D93845">
            <w:trPr>
              <w:divId w:val="1508710017"/>
              <w:tblCellSpacing w:w="15" w:type="dxa"/>
            </w:trPr>
            <w:tc>
              <w:tcPr>
                <w:tcW w:w="424" w:type="pct"/>
                <w:hideMark/>
              </w:tcPr>
              <w:p w14:paraId="074F00FC"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[22] </w:t>
                </w:r>
              </w:p>
            </w:tc>
            <w:tc>
              <w:tcPr>
                <w:tcW w:w="4526" w:type="pct"/>
              </w:tcPr>
              <w:p w14:paraId="7CE58388" w14:textId="4D1930F6" w:rsidR="00F62B5F" w:rsidRPr="00720077" w:rsidRDefault="00F62B5F" w:rsidP="00720077">
                <w:pPr>
                  <w:spacing w:line="360" w:lineRule="auto"/>
                  <w:jc w:val="both"/>
                  <w:rPr>
                    <w:rFonts w:cstheme="minorHAnsi"/>
                    <w:noProof/>
                  </w:rPr>
                </w:pPr>
                <w:r w:rsidRPr="00720077">
                  <w:rPr>
                    <w:rFonts w:cstheme="minorHAnsi"/>
                    <w:noProof/>
                  </w:rPr>
                  <w:t>A. H. Almutairi and N. T. Abdelmajeed, "Innovative signature based intrusion detection system: Parallel processing and minimized database," 2017 International Conference on the Frontiers and Advances in Data Science (FADS), 2017, pp. 114-119, doi: 10.1109/FADS.2017.8253208.</w:t>
                </w:r>
              </w:p>
            </w:tc>
          </w:tr>
          <w:tr w:rsidR="00F62B5F" w:rsidRPr="00720077" w14:paraId="1F80CD1D" w14:textId="77777777" w:rsidTr="00D93845">
            <w:trPr>
              <w:divId w:val="1508710017"/>
              <w:tblCellSpacing w:w="15" w:type="dxa"/>
            </w:trPr>
            <w:tc>
              <w:tcPr>
                <w:tcW w:w="424" w:type="pct"/>
                <w:hideMark/>
              </w:tcPr>
              <w:p w14:paraId="2A478267"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[23] </w:t>
                </w:r>
              </w:p>
            </w:tc>
            <w:tc>
              <w:tcPr>
                <w:tcW w:w="4526" w:type="pct"/>
                <w:hideMark/>
              </w:tcPr>
              <w:p w14:paraId="14627074" w14:textId="1A5CFA63" w:rsidR="00F62B5F" w:rsidRPr="00720077" w:rsidRDefault="00F62B5F" w:rsidP="00720077">
                <w:pPr>
                  <w:spacing w:line="360" w:lineRule="auto"/>
                  <w:jc w:val="both"/>
                  <w:rPr>
                    <w:rFonts w:cstheme="minorHAnsi"/>
                    <w:noProof/>
                  </w:rPr>
                </w:pPr>
                <w:r w:rsidRPr="00720077">
                  <w:rPr>
                    <w:rFonts w:cstheme="minorHAnsi"/>
                    <w:noProof/>
                  </w:rPr>
                  <w:t>Khraisat A, Gondal I, Vamplew P (2018) An anomaly intrusion detection system using C5 decision tree classifier. In: Trends and applications in knowledge discovery and data mining. Springer International Publishing, Cham, pp 149–155</w:t>
                </w:r>
              </w:p>
            </w:tc>
          </w:tr>
          <w:tr w:rsidR="00F62B5F" w:rsidRPr="00720077" w14:paraId="211DDBF7" w14:textId="77777777" w:rsidTr="00D93845">
            <w:trPr>
              <w:divId w:val="1508710017"/>
              <w:tblCellSpacing w:w="15" w:type="dxa"/>
            </w:trPr>
            <w:tc>
              <w:tcPr>
                <w:tcW w:w="424" w:type="pct"/>
                <w:hideMark/>
              </w:tcPr>
              <w:p w14:paraId="2B498324"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[24] </w:t>
                </w:r>
              </w:p>
            </w:tc>
            <w:tc>
              <w:tcPr>
                <w:tcW w:w="4526" w:type="pct"/>
                <w:hideMark/>
              </w:tcPr>
              <w:p w14:paraId="3E38B8FF" w14:textId="339FBB2F" w:rsidR="00F62B5F" w:rsidRPr="00720077" w:rsidRDefault="00F62B5F" w:rsidP="00720077">
                <w:pPr>
                  <w:spacing w:line="360" w:lineRule="auto"/>
                  <w:jc w:val="both"/>
                  <w:rPr>
                    <w:rFonts w:cstheme="minorHAnsi"/>
                    <w:noProof/>
                  </w:rPr>
                </w:pPr>
                <w:r w:rsidRPr="00720077">
                  <w:rPr>
                    <w:rFonts w:cstheme="minorHAnsi"/>
                    <w:noProof/>
                  </w:rPr>
                  <w:t>Watt, Jeremy, Reza Borhani, and Aggelos K. Katsaggelos.Introduction to Machine Learning." Chapter. In Machine Learning Rened: Foundations, Algorithms, and Applications, 2nd ed., pp 1{18. Cambridge: Cambridge University Press, 2020.doi:10.1017/9781108690935.003.</w:t>
                </w:r>
              </w:p>
            </w:tc>
          </w:tr>
          <w:tr w:rsidR="00F62B5F" w:rsidRPr="00720077" w14:paraId="0727C420" w14:textId="77777777" w:rsidTr="00D93845">
            <w:trPr>
              <w:divId w:val="1508710017"/>
              <w:tblCellSpacing w:w="15" w:type="dxa"/>
            </w:trPr>
            <w:tc>
              <w:tcPr>
                <w:tcW w:w="424" w:type="pct"/>
                <w:hideMark/>
              </w:tcPr>
              <w:p w14:paraId="118C5798"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[25] </w:t>
                </w:r>
              </w:p>
            </w:tc>
            <w:tc>
              <w:tcPr>
                <w:tcW w:w="4526" w:type="pct"/>
                <w:hideMark/>
              </w:tcPr>
              <w:p w14:paraId="500912EC" w14:textId="05169203" w:rsidR="00F62B5F" w:rsidRPr="00720077" w:rsidRDefault="00F62B5F" w:rsidP="00720077">
                <w:pPr>
                  <w:spacing w:line="360" w:lineRule="auto"/>
                  <w:jc w:val="both"/>
                  <w:rPr>
                    <w:rFonts w:cstheme="minorHAnsi"/>
                    <w:noProof/>
                  </w:rPr>
                </w:pPr>
                <w:r w:rsidRPr="00720077">
                  <w:rPr>
                    <w:rFonts w:cstheme="minorHAnsi"/>
                    <w:noProof/>
                  </w:rPr>
                  <w:t>Girish Chandrashekar, Ferat Sahin, A Survey on Feature Selection Methods," Computers Electrical Engineering, Volume 40, Issue 1, 2014, pp 16-28, ISSN 0045-7906.</w:t>
                </w:r>
              </w:p>
            </w:tc>
          </w:tr>
          <w:tr w:rsidR="00F62B5F" w:rsidRPr="00720077" w14:paraId="697A825D" w14:textId="77777777" w:rsidTr="00D93845">
            <w:trPr>
              <w:divId w:val="1508710017"/>
              <w:tblCellSpacing w:w="15" w:type="dxa"/>
            </w:trPr>
            <w:tc>
              <w:tcPr>
                <w:tcW w:w="424" w:type="pct"/>
                <w:hideMark/>
              </w:tcPr>
              <w:p w14:paraId="1B9BB1AE"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[26] </w:t>
                </w:r>
              </w:p>
            </w:tc>
            <w:tc>
              <w:tcPr>
                <w:tcW w:w="4526" w:type="pct"/>
                <w:hideMark/>
              </w:tcPr>
              <w:p w14:paraId="3EFC2093" w14:textId="388CDBD5" w:rsidR="00F62B5F" w:rsidRPr="00720077" w:rsidRDefault="00F62B5F" w:rsidP="00720077">
                <w:pPr>
                  <w:spacing w:line="360" w:lineRule="auto"/>
                  <w:jc w:val="both"/>
                  <w:rPr>
                    <w:rFonts w:cstheme="minorHAnsi"/>
                    <w:noProof/>
                  </w:rPr>
                </w:pPr>
                <w:r w:rsidRPr="00720077">
                  <w:rPr>
                    <w:rFonts w:cstheme="minorHAnsi"/>
                    <w:noProof/>
                  </w:rPr>
                  <w:t>Rafael G. Mantovani, Andre L. D. Rossi, Joaquin Vanschoren, Bernd Bischl and Andre C. P. L. F., 2015. Effectiveness of Random Search in SVM hyper-parameter Tuning. IEEE Proceedings of the 2015 International Joint Conference on Neural Networks, July 2015.</w:t>
                </w:r>
              </w:p>
            </w:tc>
          </w:tr>
          <w:tr w:rsidR="00F62B5F" w:rsidRPr="00720077" w14:paraId="3A1CE4DA" w14:textId="77777777" w:rsidTr="00D93845">
            <w:trPr>
              <w:divId w:val="1508710017"/>
              <w:tblCellSpacing w:w="15" w:type="dxa"/>
            </w:trPr>
            <w:tc>
              <w:tcPr>
                <w:tcW w:w="424" w:type="pct"/>
                <w:hideMark/>
              </w:tcPr>
              <w:p w14:paraId="1BE8174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[27] </w:t>
                </w:r>
              </w:p>
            </w:tc>
            <w:tc>
              <w:tcPr>
                <w:tcW w:w="4526" w:type="pct"/>
                <w:hideMark/>
              </w:tcPr>
              <w:p w14:paraId="31D100EA" w14:textId="1D5521F4" w:rsidR="00F62B5F" w:rsidRPr="00720077" w:rsidRDefault="00F62B5F" w:rsidP="00720077">
                <w:pPr>
                  <w:spacing w:line="360" w:lineRule="auto"/>
                  <w:jc w:val="both"/>
                  <w:rPr>
                    <w:rFonts w:cstheme="minorHAnsi"/>
                    <w:noProof/>
                  </w:rPr>
                </w:pPr>
                <w:r w:rsidRPr="00720077">
                  <w:rPr>
                    <w:rFonts w:cstheme="minorHAnsi"/>
                    <w:noProof/>
                  </w:rPr>
                  <w:t>Ahlam Alrehili and Kholood Albalawi, 2019. Sentiment Analysis of Customer Reviews using Ensemble Method, International Conference on Computer and Information Sciences (ICCIS), IEEE.</w:t>
                </w:r>
              </w:p>
            </w:tc>
          </w:tr>
          <w:tr w:rsidR="00F62B5F" w:rsidRPr="00720077" w14:paraId="4539499E" w14:textId="77777777" w:rsidTr="00D93845">
            <w:trPr>
              <w:divId w:val="1508710017"/>
              <w:tblCellSpacing w:w="15" w:type="dxa"/>
            </w:trPr>
            <w:tc>
              <w:tcPr>
                <w:tcW w:w="424" w:type="pct"/>
                <w:hideMark/>
              </w:tcPr>
              <w:p w14:paraId="018462DB"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[28] </w:t>
                </w:r>
              </w:p>
            </w:tc>
            <w:tc>
              <w:tcPr>
                <w:tcW w:w="4526" w:type="pct"/>
                <w:hideMark/>
              </w:tcPr>
              <w:p w14:paraId="4ED10F00" w14:textId="076E0FEF" w:rsidR="00F62B5F" w:rsidRPr="00720077" w:rsidRDefault="00F62B5F" w:rsidP="00720077">
                <w:pPr>
                  <w:spacing w:line="360" w:lineRule="auto"/>
                  <w:jc w:val="both"/>
                  <w:rPr>
                    <w:rFonts w:cstheme="minorHAnsi"/>
                    <w:noProof/>
                  </w:rPr>
                </w:pPr>
                <w:r w:rsidRPr="00720077">
                  <w:rPr>
                    <w:rFonts w:cstheme="minorHAnsi"/>
                    <w:noProof/>
                  </w:rPr>
                  <w:t>Arif Yulianto, Parman Sukarno and Novian Anggis Suwastika, (2019), Improving AdaBoost-based Intrusion Detection System (IDS) Performance on CIC IDS 2017 Dataset. In Journal of Physics: Conference Series (Vol. 1192, No. 1, p. 012018). IOP Publishing</w:t>
                </w:r>
              </w:p>
            </w:tc>
          </w:tr>
          <w:tr w:rsidR="00F62B5F" w:rsidRPr="00720077" w14:paraId="37CC845A" w14:textId="77777777" w:rsidTr="00D93845">
            <w:trPr>
              <w:divId w:val="1508710017"/>
              <w:tblCellSpacing w:w="15" w:type="dxa"/>
            </w:trPr>
            <w:tc>
              <w:tcPr>
                <w:tcW w:w="424" w:type="pct"/>
                <w:hideMark/>
              </w:tcPr>
              <w:p w14:paraId="41CA16CD"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lastRenderedPageBreak/>
                  <w:t xml:space="preserve">[29] </w:t>
                </w:r>
              </w:p>
            </w:tc>
            <w:tc>
              <w:tcPr>
                <w:tcW w:w="4526" w:type="pct"/>
                <w:hideMark/>
              </w:tcPr>
              <w:p w14:paraId="00D99F9A" w14:textId="5C4AA2C8" w:rsidR="00F62B5F" w:rsidRPr="00720077" w:rsidRDefault="00F62B5F" w:rsidP="00720077">
                <w:pPr>
                  <w:spacing w:line="360" w:lineRule="auto"/>
                  <w:jc w:val="both"/>
                  <w:rPr>
                    <w:rFonts w:cstheme="minorHAnsi"/>
                    <w:noProof/>
                  </w:rPr>
                </w:pPr>
                <w:r w:rsidRPr="00720077">
                  <w:rPr>
                    <w:rFonts w:cstheme="minorHAnsi"/>
                    <w:noProof/>
                  </w:rPr>
                  <w:t>Razan Abdulhammed, Hassan Musafer, Ali Alessa, Miad Faezipour and Abdelshakour Abuzneid., (2019, Features Dimensionality Reduction Approaches for Machine Learning Based Network Intrusion Detection. Electronics 8(3):322; DOI: 10.3390/electronics8030322.</w:t>
                </w:r>
              </w:p>
            </w:tc>
          </w:tr>
          <w:tr w:rsidR="00F62B5F" w:rsidRPr="00720077" w14:paraId="56E6BB7F" w14:textId="77777777" w:rsidTr="00D93845">
            <w:trPr>
              <w:divId w:val="1508710017"/>
              <w:tblCellSpacing w:w="15" w:type="dxa"/>
            </w:trPr>
            <w:tc>
              <w:tcPr>
                <w:tcW w:w="424" w:type="pct"/>
                <w:hideMark/>
              </w:tcPr>
              <w:p w14:paraId="3BFE4D6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[30] </w:t>
                </w:r>
              </w:p>
            </w:tc>
            <w:tc>
              <w:tcPr>
                <w:tcW w:w="4526" w:type="pct"/>
                <w:hideMark/>
              </w:tcPr>
              <w:p w14:paraId="25EB81FE" w14:textId="247CB15B" w:rsidR="00F62B5F" w:rsidRPr="00720077" w:rsidRDefault="00F62B5F" w:rsidP="00720077">
                <w:pPr>
                  <w:spacing w:line="360" w:lineRule="auto"/>
                  <w:jc w:val="both"/>
                  <w:rPr>
                    <w:rFonts w:cstheme="minorHAnsi"/>
                    <w:noProof/>
                  </w:rPr>
                </w:pPr>
                <w:r w:rsidRPr="00720077">
                  <w:rPr>
                    <w:rFonts w:cstheme="minorHAnsi"/>
                    <w:noProof/>
                  </w:rPr>
                  <w:t>Khraisat, A., Gondal, I., Vamplew, P. et al. Survey of intrusion detection systems: techniques, datasets, and challenges. Cybersecurity 2, 20 (2019). https://doi.org/10.1186/s42400-019-00387</w:t>
                </w:r>
              </w:p>
            </w:tc>
          </w:tr>
          <w:tr w:rsidR="00F62B5F" w:rsidRPr="00720077" w14:paraId="4DF037E3" w14:textId="77777777" w:rsidTr="00D93845">
            <w:trPr>
              <w:divId w:val="1508710017"/>
              <w:tblCellSpacing w:w="15" w:type="dxa"/>
            </w:trPr>
            <w:tc>
              <w:tcPr>
                <w:tcW w:w="424" w:type="pct"/>
                <w:hideMark/>
              </w:tcPr>
              <w:p w14:paraId="6CB3E940"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[31] </w:t>
                </w:r>
              </w:p>
            </w:tc>
            <w:tc>
              <w:tcPr>
                <w:tcW w:w="4526" w:type="pct"/>
                <w:hideMark/>
              </w:tcPr>
              <w:p w14:paraId="4D082E97" w14:textId="07254A09" w:rsidR="00F62B5F" w:rsidRPr="00720077" w:rsidRDefault="00F62B5F" w:rsidP="00720077">
                <w:pPr>
                  <w:spacing w:line="360" w:lineRule="auto"/>
                  <w:jc w:val="both"/>
                  <w:rPr>
                    <w:rFonts w:cstheme="minorHAnsi"/>
                    <w:noProof/>
                  </w:rPr>
                </w:pPr>
                <w:r w:rsidRPr="00720077">
                  <w:rPr>
                    <w:rFonts w:cstheme="minorHAnsi"/>
                    <w:noProof/>
                  </w:rPr>
                  <w:t>Welikala, R.A, Fraz, MM, Dehmeshki, J, Hoppe, A, Tah, V, Mann, S, Williamson, TH &amp; Barman, SA (2015) Genetic Algorithm Based Feature Selection combined with dual classification for the Automated Detection of proliferative Diabetic Retinopathy‟, Computerized Medical Imaging and Graphics, vol. 43, pp.64-77</w:t>
                </w:r>
              </w:p>
            </w:tc>
          </w:tr>
          <w:tr w:rsidR="00F62B5F" w:rsidRPr="00720077" w14:paraId="393D528B" w14:textId="77777777" w:rsidTr="00D93845">
            <w:trPr>
              <w:divId w:val="1508710017"/>
              <w:tblCellSpacing w:w="15" w:type="dxa"/>
            </w:trPr>
            <w:tc>
              <w:tcPr>
                <w:tcW w:w="424" w:type="pct"/>
                <w:hideMark/>
              </w:tcPr>
              <w:p w14:paraId="139CE1EC"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[32] </w:t>
                </w:r>
              </w:p>
            </w:tc>
            <w:tc>
              <w:tcPr>
                <w:tcW w:w="4526" w:type="pct"/>
                <w:hideMark/>
              </w:tcPr>
              <w:p w14:paraId="0493E824" w14:textId="587967E0" w:rsidR="00F62B5F" w:rsidRPr="00720077" w:rsidRDefault="00F62B5F" w:rsidP="00720077">
                <w:pPr>
                  <w:spacing w:line="360" w:lineRule="auto"/>
                  <w:jc w:val="both"/>
                  <w:rPr>
                    <w:rFonts w:cstheme="minorHAnsi"/>
                    <w:noProof/>
                  </w:rPr>
                </w:pPr>
                <w:r w:rsidRPr="00720077">
                  <w:rPr>
                    <w:rFonts w:cstheme="minorHAnsi"/>
                    <w:noProof/>
                  </w:rPr>
                  <w:t>Wenjuan Lian, Guoqing Nie, Bin Jia, Dandan Shi, Qi Fan, and Yongquan Liang “An Intrusion Detection Method Based on Decision Tree-Recursive Feature Elimination in Ensemble Learning” https://doi.org/10.1155/2020/2835023</w:t>
                </w:r>
              </w:p>
            </w:tc>
          </w:tr>
          <w:tr w:rsidR="00F62B5F" w:rsidRPr="00720077" w14:paraId="3C1A7875" w14:textId="77777777" w:rsidTr="00D93845">
            <w:trPr>
              <w:divId w:val="1508710017"/>
              <w:tblCellSpacing w:w="15" w:type="dxa"/>
            </w:trPr>
            <w:tc>
              <w:tcPr>
                <w:tcW w:w="424" w:type="pct"/>
                <w:hideMark/>
              </w:tcPr>
              <w:p w14:paraId="0094717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[33] </w:t>
                </w:r>
              </w:p>
            </w:tc>
            <w:tc>
              <w:tcPr>
                <w:tcW w:w="4526" w:type="pct"/>
                <w:hideMark/>
              </w:tcPr>
              <w:p w14:paraId="59D0D8D0" w14:textId="1EA2682C" w:rsidR="00F62B5F" w:rsidRPr="00720077" w:rsidRDefault="00F62B5F" w:rsidP="00720077">
                <w:pPr>
                  <w:spacing w:line="360" w:lineRule="auto"/>
                  <w:jc w:val="both"/>
                  <w:rPr>
                    <w:rFonts w:cstheme="minorHAnsi"/>
                    <w:noProof/>
                  </w:rPr>
                </w:pPr>
                <w:r w:rsidRPr="00720077">
                  <w:rPr>
                    <w:rFonts w:cstheme="minorHAnsi"/>
                    <w:noProof/>
                  </w:rPr>
                  <w:t>A. Alazab, M. Hobbs, J. Abawajy and M. Alazab, "Using feature selection for intrusion detection system," 2012 International Symposium on Communications and Information Technologies (ISCIT), 2012, pp. 296-301, DOI: 10.1109/ISCIT.2012.6380910.</w:t>
                </w:r>
              </w:p>
            </w:tc>
          </w:tr>
          <w:tr w:rsidR="00F62B5F" w:rsidRPr="00720077" w14:paraId="72F7C27F" w14:textId="77777777" w:rsidTr="00D93845">
            <w:trPr>
              <w:divId w:val="1508710017"/>
              <w:tblCellSpacing w:w="15" w:type="dxa"/>
            </w:trPr>
            <w:tc>
              <w:tcPr>
                <w:tcW w:w="424" w:type="pct"/>
                <w:hideMark/>
              </w:tcPr>
              <w:p w14:paraId="5E8BFE16"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[34] </w:t>
                </w:r>
              </w:p>
            </w:tc>
            <w:tc>
              <w:tcPr>
                <w:tcW w:w="4526" w:type="pct"/>
                <w:hideMark/>
              </w:tcPr>
              <w:p w14:paraId="3B9F8D2D" w14:textId="10292108" w:rsidR="00F62B5F" w:rsidRPr="00720077" w:rsidRDefault="00F62B5F" w:rsidP="00720077">
                <w:pPr>
                  <w:spacing w:line="360" w:lineRule="auto"/>
                  <w:jc w:val="both"/>
                  <w:rPr>
                    <w:rFonts w:cstheme="minorHAnsi"/>
                    <w:noProof/>
                  </w:rPr>
                </w:pPr>
                <w:r w:rsidRPr="00720077">
                  <w:rPr>
                    <w:rFonts w:cstheme="minorHAnsi"/>
                    <w:noProof/>
                  </w:rPr>
                  <w:t>B. Abolhasanzadeh, "Nonlinear dimensionality reduction for intrusion detection using auto-encoder bottleneck features," 2015 7th Conference on Information and Knowledge Technology (IKT), 2015, pp. 1-5, DOI: 10.1109/IKT.2015.7288799.</w:t>
                </w:r>
              </w:p>
            </w:tc>
          </w:tr>
          <w:tr w:rsidR="00F62B5F" w:rsidRPr="00720077" w14:paraId="549A2989" w14:textId="77777777" w:rsidTr="00D93845">
            <w:trPr>
              <w:divId w:val="1508710017"/>
              <w:tblCellSpacing w:w="15" w:type="dxa"/>
            </w:trPr>
            <w:tc>
              <w:tcPr>
                <w:tcW w:w="424" w:type="pct"/>
                <w:hideMark/>
              </w:tcPr>
              <w:p w14:paraId="25ED8976"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[35] </w:t>
                </w:r>
              </w:p>
            </w:tc>
            <w:tc>
              <w:tcPr>
                <w:tcW w:w="4526" w:type="pct"/>
                <w:hideMark/>
              </w:tcPr>
              <w:p w14:paraId="24BF2925" w14:textId="141D7248" w:rsidR="00F62B5F" w:rsidRPr="00720077" w:rsidRDefault="00F62B5F" w:rsidP="00720077">
                <w:pPr>
                  <w:spacing w:line="360" w:lineRule="auto"/>
                  <w:jc w:val="both"/>
                  <w:rPr>
                    <w:rFonts w:cstheme="minorHAnsi"/>
                    <w:noProof/>
                  </w:rPr>
                </w:pPr>
                <w:r w:rsidRPr="00720077">
                  <w:rPr>
                    <w:rFonts w:cstheme="minorHAnsi"/>
                    <w:noProof/>
                  </w:rPr>
                  <w:t>S. Omar, H. H. Jebur, and S. Benqdara, “An adaptive intrusion detection model based on machine learning techniques,” International Journal of Computer Applications, vol. 70, no. 7, pp. 1–5, 2017.</w:t>
                </w:r>
              </w:p>
            </w:tc>
          </w:tr>
          <w:tr w:rsidR="00F62B5F" w:rsidRPr="00720077" w14:paraId="7F4C0665" w14:textId="77777777" w:rsidTr="00D93845">
            <w:trPr>
              <w:divId w:val="1508710017"/>
              <w:tblCellSpacing w:w="15" w:type="dxa"/>
            </w:trPr>
            <w:tc>
              <w:tcPr>
                <w:tcW w:w="424" w:type="pct"/>
                <w:hideMark/>
              </w:tcPr>
              <w:p w14:paraId="39385658"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[36] </w:t>
                </w:r>
              </w:p>
            </w:tc>
            <w:tc>
              <w:tcPr>
                <w:tcW w:w="4526" w:type="pct"/>
                <w:hideMark/>
              </w:tcPr>
              <w:p w14:paraId="4155452F" w14:textId="418E1508" w:rsidR="00F62B5F" w:rsidRPr="00720077" w:rsidRDefault="00D318D4" w:rsidP="00720077">
                <w:pPr>
                  <w:spacing w:line="360" w:lineRule="auto"/>
                  <w:jc w:val="both"/>
                  <w:rPr>
                    <w:rFonts w:cstheme="minorHAnsi"/>
                    <w:noProof/>
                  </w:rPr>
                </w:pPr>
                <w:r w:rsidRPr="00720077">
                  <w:rPr>
                    <w:rFonts w:cstheme="minorHAnsi"/>
                    <w:noProof/>
                  </w:rPr>
                  <w:t>Cao, Xi Hang et al. “A robust data scaling algorithm to improve classification accuracies in biomedical data.” BMC bioinformatics vol. 17,1 359. 9 Sep. 2016, doi:10.1186/s12859-016-1236-x</w:t>
                </w:r>
              </w:p>
            </w:tc>
          </w:tr>
          <w:tr w:rsidR="00F62B5F" w:rsidRPr="00720077" w14:paraId="28408586" w14:textId="77777777" w:rsidTr="00D93845">
            <w:trPr>
              <w:divId w:val="1508710017"/>
              <w:tblCellSpacing w:w="15" w:type="dxa"/>
            </w:trPr>
            <w:tc>
              <w:tcPr>
                <w:tcW w:w="424" w:type="pct"/>
                <w:hideMark/>
              </w:tcPr>
              <w:p w14:paraId="229E473B"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[37] </w:t>
                </w:r>
              </w:p>
            </w:tc>
            <w:tc>
              <w:tcPr>
                <w:tcW w:w="4526" w:type="pct"/>
                <w:hideMark/>
              </w:tcPr>
              <w:p w14:paraId="2D1F63B3" w14:textId="49AA886E" w:rsidR="00F62B5F" w:rsidRPr="00720077" w:rsidRDefault="00D318D4" w:rsidP="00720077">
                <w:pPr>
                  <w:spacing w:line="360" w:lineRule="auto"/>
                  <w:jc w:val="both"/>
                  <w:rPr>
                    <w:rFonts w:cstheme="minorHAnsi"/>
                    <w:noProof/>
                  </w:rPr>
                </w:pPr>
                <w:r w:rsidRPr="00720077">
                  <w:rPr>
                    <w:rFonts w:cstheme="minorHAnsi"/>
                    <w:noProof/>
                  </w:rPr>
                  <w:t>Wang, Z., Lin, Z. Optimal Feature Selection for Learning-Based Algorithms for Sentiment Classification. Cogn Comput 12, 238–248 (2020). https://doi.org/10.1007/s12559-019-09669-5</w:t>
                </w:r>
              </w:p>
            </w:tc>
          </w:tr>
          <w:tr w:rsidR="00F62B5F" w:rsidRPr="00720077" w14:paraId="5FB4FCD0" w14:textId="77777777" w:rsidTr="00D93845">
            <w:trPr>
              <w:divId w:val="1508710017"/>
              <w:tblCellSpacing w:w="15" w:type="dxa"/>
            </w:trPr>
            <w:tc>
              <w:tcPr>
                <w:tcW w:w="424" w:type="pct"/>
                <w:hideMark/>
              </w:tcPr>
              <w:p w14:paraId="4E4F21B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lastRenderedPageBreak/>
                  <w:t xml:space="preserve">[38] </w:t>
                </w:r>
              </w:p>
            </w:tc>
            <w:tc>
              <w:tcPr>
                <w:tcW w:w="4526" w:type="pct"/>
                <w:hideMark/>
              </w:tcPr>
              <w:p w14:paraId="4CCC9676" w14:textId="4A523CD7" w:rsidR="00F62B5F" w:rsidRPr="00720077" w:rsidRDefault="00D318D4" w:rsidP="00720077">
                <w:pPr>
                  <w:spacing w:line="360" w:lineRule="auto"/>
                  <w:jc w:val="both"/>
                  <w:rPr>
                    <w:rFonts w:cstheme="minorHAnsi"/>
                    <w:noProof/>
                  </w:rPr>
                </w:pPr>
                <w:r w:rsidRPr="00720077">
                  <w:rPr>
                    <w:rFonts w:cstheme="minorHAnsi"/>
                    <w:noProof/>
                  </w:rPr>
                  <w:t>(2008) Pearson’s Correlation Coefficient. In: Kirch W. (eds) Encyclopedia of Public Health. Springer, Dordrecht. https://doi.org/10.1007/978-1-4020-5614-7_2569</w:t>
                </w:r>
              </w:p>
            </w:tc>
          </w:tr>
          <w:tr w:rsidR="00F62B5F" w:rsidRPr="00720077" w14:paraId="71C96A5E" w14:textId="77777777" w:rsidTr="00D93845">
            <w:trPr>
              <w:divId w:val="1508710017"/>
              <w:tblCellSpacing w:w="15" w:type="dxa"/>
            </w:trPr>
            <w:tc>
              <w:tcPr>
                <w:tcW w:w="424" w:type="pct"/>
                <w:hideMark/>
              </w:tcPr>
              <w:p w14:paraId="3D53B07F"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[39] </w:t>
                </w:r>
              </w:p>
            </w:tc>
            <w:tc>
              <w:tcPr>
                <w:tcW w:w="4526" w:type="pct"/>
                <w:hideMark/>
              </w:tcPr>
              <w:p w14:paraId="4EA6D86B" w14:textId="71A0229D" w:rsidR="00F62B5F" w:rsidRPr="00720077" w:rsidRDefault="00D318D4" w:rsidP="00720077">
                <w:pPr>
                  <w:spacing w:line="360" w:lineRule="auto"/>
                  <w:jc w:val="both"/>
                  <w:rPr>
                    <w:rFonts w:cstheme="minorHAnsi"/>
                    <w:noProof/>
                  </w:rPr>
                </w:pPr>
                <w:r w:rsidRPr="00720077">
                  <w:rPr>
                    <w:rFonts w:cstheme="minorHAnsi"/>
                    <w:noProof/>
                  </w:rPr>
                  <w:t>Ostertagova, Eva &amp; Ostertag, Oskar. (2013). Methodology and Application of One-way ANOVA. American Journal of Mechanical Engineering. 1. 256-261. 10.12691/ajme-1-7-21.</w:t>
                </w:r>
              </w:p>
            </w:tc>
          </w:tr>
          <w:tr w:rsidR="00F62B5F" w:rsidRPr="00720077" w14:paraId="5B4C8B67" w14:textId="77777777" w:rsidTr="00D93845">
            <w:trPr>
              <w:divId w:val="1508710017"/>
              <w:tblCellSpacing w:w="15" w:type="dxa"/>
            </w:trPr>
            <w:tc>
              <w:tcPr>
                <w:tcW w:w="424" w:type="pct"/>
                <w:hideMark/>
              </w:tcPr>
              <w:p w14:paraId="57028EC2"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[40] </w:t>
                </w:r>
              </w:p>
            </w:tc>
            <w:tc>
              <w:tcPr>
                <w:tcW w:w="4526" w:type="pct"/>
                <w:hideMark/>
              </w:tcPr>
              <w:p w14:paraId="182B9700" w14:textId="50DD7106" w:rsidR="00F62B5F" w:rsidRPr="00720077" w:rsidRDefault="00631176" w:rsidP="00720077">
                <w:pPr>
                  <w:spacing w:line="360" w:lineRule="auto"/>
                  <w:jc w:val="both"/>
                  <w:rPr>
                    <w:rFonts w:cstheme="minorHAnsi"/>
                    <w:noProof/>
                  </w:rPr>
                </w:pPr>
                <w:r w:rsidRPr="00720077">
                  <w:rPr>
                    <w:rFonts w:cstheme="minorHAnsi"/>
                    <w:noProof/>
                  </w:rPr>
                  <w:t>Tian, Yingjie &amp; Shi, Yong &amp; Liu, Xiaohui. (2012). Recent advances on support vector machines research. Technological and Economic Development of Economy. 18. 10.3846/20294913.2012.661205.</w:t>
                </w:r>
              </w:p>
            </w:tc>
          </w:tr>
          <w:tr w:rsidR="00F62B5F" w:rsidRPr="00720077" w14:paraId="0D507BAC" w14:textId="77777777" w:rsidTr="00D93845">
            <w:trPr>
              <w:divId w:val="1508710017"/>
              <w:tblCellSpacing w:w="15" w:type="dxa"/>
            </w:trPr>
            <w:tc>
              <w:tcPr>
                <w:tcW w:w="424" w:type="pct"/>
                <w:hideMark/>
              </w:tcPr>
              <w:p w14:paraId="228CD54C"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[41] </w:t>
                </w:r>
              </w:p>
            </w:tc>
            <w:tc>
              <w:tcPr>
                <w:tcW w:w="4526" w:type="pct"/>
                <w:hideMark/>
              </w:tcPr>
              <w:p w14:paraId="0FDF8726" w14:textId="3C2B964C" w:rsidR="00F62B5F" w:rsidRPr="00720077" w:rsidRDefault="00AE41FC" w:rsidP="00720077">
                <w:pPr>
                  <w:spacing w:line="360" w:lineRule="auto"/>
                  <w:jc w:val="both"/>
                  <w:rPr>
                    <w:rFonts w:cstheme="minorHAnsi"/>
                    <w:noProof/>
                  </w:rPr>
                </w:pPr>
                <w:r w:rsidRPr="00720077">
                  <w:rPr>
                    <w:rFonts w:cstheme="minorHAnsi"/>
                    <w:noProof/>
                  </w:rPr>
                  <w:t>Patel, Harsh &amp; Prajapati, Purvi. (2018). Study and Analysis of Decision Tree Based Classification Algorithms. International Journal of Computer Sciences and Engineering. 6. 74-78. 10.26438/ijcse/v6i10.7478.</w:t>
                </w:r>
              </w:p>
            </w:tc>
          </w:tr>
          <w:tr w:rsidR="00F62B5F" w:rsidRPr="00720077" w14:paraId="511F4BD3" w14:textId="77777777" w:rsidTr="00D93845">
            <w:trPr>
              <w:divId w:val="1508710017"/>
              <w:tblCellSpacing w:w="15" w:type="dxa"/>
            </w:trPr>
            <w:tc>
              <w:tcPr>
                <w:tcW w:w="424" w:type="pct"/>
                <w:hideMark/>
              </w:tcPr>
              <w:p w14:paraId="63A5382B"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[42] </w:t>
                </w:r>
              </w:p>
            </w:tc>
            <w:tc>
              <w:tcPr>
                <w:tcW w:w="4526" w:type="pct"/>
                <w:hideMark/>
              </w:tcPr>
              <w:p w14:paraId="5468BCC9" w14:textId="2895B9B9" w:rsidR="00F62B5F" w:rsidRPr="00720077" w:rsidRDefault="00AE41FC" w:rsidP="00720077">
                <w:pPr>
                  <w:spacing w:line="360" w:lineRule="auto"/>
                  <w:jc w:val="both"/>
                  <w:rPr>
                    <w:rFonts w:cstheme="minorHAnsi"/>
                    <w:noProof/>
                  </w:rPr>
                </w:pPr>
                <w:r w:rsidRPr="00720077">
                  <w:rPr>
                    <w:rFonts w:cstheme="minorHAnsi"/>
                    <w:noProof/>
                  </w:rPr>
                  <w:t>Kaviani, Pouria &amp; Dhotre, Sunita. (2017). Short Survey on Naive Bayes Algorithm. International Journal of Advance Research in Computer Science and Management. 04.</w:t>
                </w:r>
              </w:p>
            </w:tc>
          </w:tr>
          <w:tr w:rsidR="00F62B5F" w:rsidRPr="00720077" w14:paraId="1DA296C2" w14:textId="77777777" w:rsidTr="00D93845">
            <w:trPr>
              <w:divId w:val="1508710017"/>
              <w:tblCellSpacing w:w="15" w:type="dxa"/>
            </w:trPr>
            <w:tc>
              <w:tcPr>
                <w:tcW w:w="424" w:type="pct"/>
                <w:hideMark/>
              </w:tcPr>
              <w:p w14:paraId="38ACD191"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[43] </w:t>
                </w:r>
              </w:p>
            </w:tc>
            <w:tc>
              <w:tcPr>
                <w:tcW w:w="4526" w:type="pct"/>
                <w:hideMark/>
              </w:tcPr>
              <w:p w14:paraId="58F08170" w14:textId="3CA8C3BE" w:rsidR="00F62B5F" w:rsidRPr="00720077" w:rsidRDefault="00AE41FC" w:rsidP="00720077">
                <w:pPr>
                  <w:spacing w:line="360" w:lineRule="auto"/>
                  <w:jc w:val="both"/>
                  <w:rPr>
                    <w:rFonts w:cstheme="minorHAnsi"/>
                    <w:noProof/>
                  </w:rPr>
                </w:pPr>
                <w:r w:rsidRPr="00720077">
                  <w:rPr>
                    <w:rFonts w:cstheme="minorHAnsi"/>
                    <w:noProof/>
                  </w:rPr>
                  <w:t>K. Taunk, S. De, S. Verma and A. Swetapadma, "A Brief Review of Nearest Neighbor Algorithm for Learning and Classification," 2019 International Conference on Intelligent Computing and Control Systems (ICCS), 2019, pp. 1255-1260, doi: 10.1109/ICCS45141.2019.9065747.</w:t>
                </w:r>
              </w:p>
            </w:tc>
          </w:tr>
          <w:tr w:rsidR="00F62B5F" w:rsidRPr="00720077" w14:paraId="4CA95018" w14:textId="77777777" w:rsidTr="00D93845">
            <w:trPr>
              <w:divId w:val="1508710017"/>
              <w:tblCellSpacing w:w="15" w:type="dxa"/>
            </w:trPr>
            <w:tc>
              <w:tcPr>
                <w:tcW w:w="424" w:type="pct"/>
                <w:hideMark/>
              </w:tcPr>
              <w:p w14:paraId="017E47A1"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[44] </w:t>
                </w:r>
              </w:p>
            </w:tc>
            <w:tc>
              <w:tcPr>
                <w:tcW w:w="4526" w:type="pct"/>
                <w:hideMark/>
              </w:tcPr>
              <w:p w14:paraId="648E92F9" w14:textId="5ED9D468" w:rsidR="00F62B5F" w:rsidRPr="00720077" w:rsidRDefault="00AE41FC" w:rsidP="00720077">
                <w:pPr>
                  <w:spacing w:line="360" w:lineRule="auto"/>
                  <w:jc w:val="both"/>
                  <w:rPr>
                    <w:rFonts w:cstheme="minorHAnsi"/>
                    <w:noProof/>
                  </w:rPr>
                </w:pPr>
                <w:r w:rsidRPr="00720077">
                  <w:rPr>
                    <w:rFonts w:cstheme="minorHAnsi"/>
                    <w:noProof/>
                  </w:rPr>
                  <w:t>K. P. Sinaga and M. Yang, "Unsupervised K-Means Clustering Algorithm," in IEEE Access, vol. 8, pp. 80716-80727, 2020, doi: 10.1109/ACCESS.2020.2988796.</w:t>
                </w:r>
              </w:p>
            </w:tc>
          </w:tr>
          <w:tr w:rsidR="00F62B5F" w:rsidRPr="00720077" w14:paraId="60A82595" w14:textId="77777777" w:rsidTr="00D93845">
            <w:trPr>
              <w:divId w:val="1508710017"/>
              <w:tblCellSpacing w:w="15" w:type="dxa"/>
            </w:trPr>
            <w:tc>
              <w:tcPr>
                <w:tcW w:w="424" w:type="pct"/>
                <w:hideMark/>
              </w:tcPr>
              <w:p w14:paraId="167294C5"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[45] </w:t>
                </w:r>
              </w:p>
            </w:tc>
            <w:tc>
              <w:tcPr>
                <w:tcW w:w="4526" w:type="pct"/>
                <w:hideMark/>
              </w:tcPr>
              <w:p w14:paraId="44C1FA32" w14:textId="5F98A021" w:rsidR="00F62B5F" w:rsidRPr="00720077" w:rsidRDefault="005710E7" w:rsidP="00720077">
                <w:pPr>
                  <w:spacing w:line="360" w:lineRule="auto"/>
                  <w:jc w:val="both"/>
                  <w:rPr>
                    <w:rFonts w:cstheme="minorHAnsi"/>
                    <w:noProof/>
                  </w:rPr>
                </w:pPr>
                <w:r w:rsidRPr="00720077">
                  <w:rPr>
                    <w:rFonts w:cstheme="minorHAnsi"/>
                    <w:noProof/>
                  </w:rPr>
                  <w:t>A. Tesfahun and D. L. Bhaskari, "Intrusion Detection Using Random Forests Classifier with SMOTE and Feature Reduction," 2013 International Conference on Cloud &amp; Ubiquitous Computing &amp; Emerging Technologies, 2013, pp. 127-132, doi: 10.1109/CUBE.2013.31.</w:t>
                </w:r>
              </w:p>
            </w:tc>
          </w:tr>
          <w:tr w:rsidR="00F62B5F" w:rsidRPr="00720077" w14:paraId="028359A9" w14:textId="77777777" w:rsidTr="00D93845">
            <w:trPr>
              <w:divId w:val="1508710017"/>
              <w:tblCellSpacing w:w="15" w:type="dxa"/>
            </w:trPr>
            <w:tc>
              <w:tcPr>
                <w:tcW w:w="424" w:type="pct"/>
                <w:hideMark/>
              </w:tcPr>
              <w:p w14:paraId="2DB6A1AB"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[46] </w:t>
                </w:r>
              </w:p>
            </w:tc>
            <w:tc>
              <w:tcPr>
                <w:tcW w:w="4526" w:type="pct"/>
                <w:hideMark/>
              </w:tcPr>
              <w:p w14:paraId="5264DD1C" w14:textId="69926D9D" w:rsidR="00F62B5F" w:rsidRPr="00720077" w:rsidRDefault="005710E7" w:rsidP="00720077">
                <w:pPr>
                  <w:spacing w:line="360" w:lineRule="auto"/>
                  <w:jc w:val="both"/>
                  <w:rPr>
                    <w:rFonts w:cstheme="minorHAnsi"/>
                    <w:noProof/>
                  </w:rPr>
                </w:pPr>
                <w:r w:rsidRPr="00720077">
                  <w:rPr>
                    <w:rFonts w:cstheme="minorHAnsi"/>
                    <w:noProof/>
                  </w:rPr>
                  <w:t>Sarker, I.H. Machine Learning: Algorithms, Real-World Applications and Research Directions. SN COMPUT. SCI. 2, 160 (2021). https://doi.org/10.1007/s42979-021-00592-x</w:t>
                </w:r>
              </w:p>
            </w:tc>
          </w:tr>
          <w:tr w:rsidR="00F62B5F" w:rsidRPr="00720077" w14:paraId="7F1CC038" w14:textId="77777777" w:rsidTr="00D93845">
            <w:trPr>
              <w:divId w:val="1508710017"/>
              <w:tblCellSpacing w:w="15" w:type="dxa"/>
            </w:trPr>
            <w:tc>
              <w:tcPr>
                <w:tcW w:w="424" w:type="pct"/>
                <w:hideMark/>
              </w:tcPr>
              <w:p w14:paraId="04135DBF"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[47] </w:t>
                </w:r>
              </w:p>
            </w:tc>
            <w:tc>
              <w:tcPr>
                <w:tcW w:w="4526" w:type="pct"/>
                <w:hideMark/>
              </w:tcPr>
              <w:p w14:paraId="76002873" w14:textId="2FB6D0CE" w:rsidR="00F62B5F" w:rsidRPr="00720077" w:rsidRDefault="005710E7" w:rsidP="00720077">
                <w:pPr>
                  <w:spacing w:line="360" w:lineRule="auto"/>
                  <w:jc w:val="both"/>
                  <w:rPr>
                    <w:rFonts w:cstheme="minorHAnsi"/>
                    <w:noProof/>
                  </w:rPr>
                </w:pPr>
                <w:r w:rsidRPr="00720077">
                  <w:rPr>
                    <w:rFonts w:cstheme="minorHAnsi"/>
                    <w:noProof/>
                  </w:rPr>
                  <w:t>Kurniabudi, Kurniabudi &amp; Stiawan, Deris &amp; Dr, Darmawijoyo &amp; Idris, Mohd &amp; Bamhdi, Alwi &amp; Budiarto, Rahmat. (2020). CICIDS-2017 Dataset Feature Analysis with Information Gain for Anomaly Detection. IEEE Access. PP. 1-1. 10.1109/ACCESS.2020.3009843.</w:t>
                </w:r>
              </w:p>
            </w:tc>
          </w:tr>
          <w:tr w:rsidR="00F62B5F" w:rsidRPr="00720077" w14:paraId="6657D564" w14:textId="77777777" w:rsidTr="00D93845">
            <w:trPr>
              <w:divId w:val="1508710017"/>
              <w:tblCellSpacing w:w="15" w:type="dxa"/>
            </w:trPr>
            <w:tc>
              <w:tcPr>
                <w:tcW w:w="424" w:type="pct"/>
                <w:hideMark/>
              </w:tcPr>
              <w:p w14:paraId="0D073063"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[48] </w:t>
                </w:r>
              </w:p>
            </w:tc>
            <w:tc>
              <w:tcPr>
                <w:tcW w:w="4526" w:type="pct"/>
                <w:hideMark/>
              </w:tcPr>
              <w:p w14:paraId="67D80C2C" w14:textId="3DA94312" w:rsidR="00F62B5F" w:rsidRPr="00720077" w:rsidRDefault="00720077" w:rsidP="00720077">
                <w:pPr>
                  <w:spacing w:line="360" w:lineRule="auto"/>
                  <w:jc w:val="both"/>
                  <w:rPr>
                    <w:rFonts w:cstheme="minorHAnsi"/>
                    <w:noProof/>
                  </w:rPr>
                </w:pPr>
                <w:r w:rsidRPr="00720077">
                  <w:rPr>
                    <w:rFonts w:cstheme="minorHAnsi"/>
                    <w:noProof/>
                  </w:rPr>
                  <w:t xml:space="preserve">CICIDS dataset description. </w:t>
                </w:r>
                <w:hyperlink r:id="rId38" w:history="1">
                  <w:r w:rsidRPr="00720077">
                    <w:rPr>
                      <w:rStyle w:val="Hyperlink"/>
                      <w:rFonts w:cstheme="minorHAnsi"/>
                      <w:noProof/>
                    </w:rPr>
                    <w:t>https://www.unb.ca/cic/datasets/ids-2017.html</w:t>
                  </w:r>
                </w:hyperlink>
              </w:p>
            </w:tc>
          </w:tr>
          <w:tr w:rsidR="00F62B5F" w:rsidRPr="00720077" w14:paraId="44B5BD33" w14:textId="77777777" w:rsidTr="00D93845">
            <w:trPr>
              <w:divId w:val="1508710017"/>
              <w:tblCellSpacing w:w="15" w:type="dxa"/>
            </w:trPr>
            <w:tc>
              <w:tcPr>
                <w:tcW w:w="424" w:type="pct"/>
                <w:hideMark/>
              </w:tcPr>
              <w:p w14:paraId="52A23C43"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lastRenderedPageBreak/>
                  <w:t xml:space="preserve">[49] </w:t>
                </w:r>
              </w:p>
            </w:tc>
            <w:tc>
              <w:tcPr>
                <w:tcW w:w="4526" w:type="pct"/>
                <w:hideMark/>
              </w:tcPr>
              <w:p w14:paraId="34EEB580" w14:textId="5D56BD6E" w:rsidR="00F62B5F" w:rsidRPr="00720077" w:rsidRDefault="00720077" w:rsidP="00720077">
                <w:pPr>
                  <w:spacing w:line="360" w:lineRule="auto"/>
                  <w:jc w:val="both"/>
                  <w:rPr>
                    <w:rFonts w:cstheme="minorHAnsi"/>
                    <w:noProof/>
                  </w:rPr>
                </w:pPr>
                <w:r w:rsidRPr="00720077">
                  <w:rPr>
                    <w:rFonts w:cstheme="minorHAnsi"/>
                    <w:noProof/>
                  </w:rPr>
                  <w:t>Y. Zhai, W. Song, X. Liu, L. Liu and X. Zhao, "A Chi-Square Statistics Based Feature Selection Method in Text Classification," 2018 IEEE 9th International Conference on Software Engineering and Service Science (ICSESS), 2018, pp. 160-163, doi: 10.1109/ICSESS.2018.8663882.</w:t>
                </w:r>
              </w:p>
            </w:tc>
          </w:tr>
          <w:tr w:rsidR="00F62B5F" w:rsidRPr="00720077" w14:paraId="23706174" w14:textId="77777777" w:rsidTr="00D93845">
            <w:trPr>
              <w:divId w:val="1508710017"/>
              <w:tblCellSpacing w:w="15" w:type="dxa"/>
            </w:trPr>
            <w:tc>
              <w:tcPr>
                <w:tcW w:w="424" w:type="pct"/>
                <w:hideMark/>
              </w:tcPr>
              <w:p w14:paraId="0B28353B"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[50] </w:t>
                </w:r>
              </w:p>
            </w:tc>
            <w:tc>
              <w:tcPr>
                <w:tcW w:w="4526" w:type="pct"/>
                <w:hideMark/>
              </w:tcPr>
              <w:p w14:paraId="208EDAE6" w14:textId="3BDE339F" w:rsidR="00F62B5F" w:rsidRPr="00720077" w:rsidRDefault="00720077" w:rsidP="00720077">
                <w:pPr>
                  <w:spacing w:line="360" w:lineRule="auto"/>
                  <w:jc w:val="both"/>
                  <w:rPr>
                    <w:rFonts w:cstheme="minorHAnsi"/>
                    <w:noProof/>
                  </w:rPr>
                </w:pPr>
                <w:r w:rsidRPr="00720077">
                  <w:rPr>
                    <w:rFonts w:cstheme="minorHAnsi"/>
                    <w:noProof/>
                  </w:rPr>
                  <w:t>Thaseen, Sumaiya &amp; Cherukuri, Aswani Kumar. (2016). Intrusion Detection Model Using Chi Square Feature Selection and Modified Naïve Bayes Classifier. 10.1007/978-3-319-30348-2_7.</w:t>
                </w:r>
              </w:p>
            </w:tc>
          </w:tr>
          <w:tr w:rsidR="00F62B5F" w:rsidRPr="00720077" w14:paraId="203BC8B9" w14:textId="77777777" w:rsidTr="00D93845">
            <w:trPr>
              <w:divId w:val="1508710017"/>
              <w:tblCellSpacing w:w="15" w:type="dxa"/>
            </w:trPr>
            <w:tc>
              <w:tcPr>
                <w:tcW w:w="424" w:type="pct"/>
                <w:hideMark/>
              </w:tcPr>
              <w:p w14:paraId="295765F3"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[51] </w:t>
                </w:r>
              </w:p>
            </w:tc>
            <w:tc>
              <w:tcPr>
                <w:tcW w:w="4526" w:type="pct"/>
                <w:hideMark/>
              </w:tcPr>
              <w:p w14:paraId="18EEE7B5" w14:textId="5641BCBC" w:rsidR="00F62B5F" w:rsidRPr="00720077" w:rsidRDefault="00C96672" w:rsidP="00720077">
                <w:pPr>
                  <w:spacing w:line="360" w:lineRule="auto"/>
                  <w:jc w:val="both"/>
                  <w:rPr>
                    <w:rFonts w:cstheme="minorHAnsi"/>
                    <w:noProof/>
                  </w:rPr>
                </w:pPr>
                <w:r w:rsidRPr="00720077">
                  <w:rPr>
                    <w:rFonts w:cstheme="minorHAnsi"/>
                    <w:noProof/>
                  </w:rPr>
                  <w:t>Probst, P, Wright, MN, Boulesteix, A-L. Hyperparameters and tuning strategies for random forest. WIREs Data Mining Knowl Discov. 2019; 9:e1301. https://doi.org/10.1002/widm.1301</w:t>
                </w:r>
              </w:p>
            </w:tc>
          </w:tr>
          <w:tr w:rsidR="00F62B5F" w:rsidRPr="00720077" w14:paraId="0052E725" w14:textId="77777777" w:rsidTr="00D93845">
            <w:trPr>
              <w:divId w:val="1508710017"/>
              <w:tblCellSpacing w:w="15" w:type="dxa"/>
            </w:trPr>
            <w:tc>
              <w:tcPr>
                <w:tcW w:w="424" w:type="pct"/>
                <w:hideMark/>
              </w:tcPr>
              <w:p w14:paraId="30901D00"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[52] </w:t>
                </w:r>
              </w:p>
            </w:tc>
            <w:tc>
              <w:tcPr>
                <w:tcW w:w="4526" w:type="pct"/>
                <w:hideMark/>
              </w:tcPr>
              <w:p w14:paraId="23B560E5" w14:textId="1AF1CD5C" w:rsidR="00F62B5F" w:rsidRPr="00720077" w:rsidRDefault="00C96672" w:rsidP="00720077">
                <w:pPr>
                  <w:spacing w:line="360" w:lineRule="auto"/>
                  <w:jc w:val="both"/>
                  <w:rPr>
                    <w:rFonts w:cstheme="minorHAnsi"/>
                    <w:noProof/>
                  </w:rPr>
                </w:pPr>
                <w:r w:rsidRPr="00720077">
                  <w:rPr>
                    <w:rFonts w:cstheme="minorHAnsi"/>
                    <w:noProof/>
                  </w:rPr>
                  <w:t>Probst, P., Wright, M.N., &amp; Boulesteix, A. (2019). Hyperparameters and tuning strategies for random forest. Wiley Interdisciplinary Reviews: Data Mining and Knowledge Discovery, 9.</w:t>
                </w:r>
              </w:p>
            </w:tc>
          </w:tr>
          <w:tr w:rsidR="00F62B5F" w:rsidRPr="00720077" w14:paraId="0438B003" w14:textId="77777777" w:rsidTr="00D93845">
            <w:trPr>
              <w:divId w:val="1508710017"/>
              <w:tblCellSpacing w:w="15" w:type="dxa"/>
            </w:trPr>
            <w:tc>
              <w:tcPr>
                <w:tcW w:w="424" w:type="pct"/>
                <w:hideMark/>
              </w:tcPr>
              <w:p w14:paraId="077A2187"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[53] </w:t>
                </w:r>
              </w:p>
            </w:tc>
            <w:tc>
              <w:tcPr>
                <w:tcW w:w="4526" w:type="pct"/>
                <w:hideMark/>
              </w:tcPr>
              <w:p w14:paraId="7364FC87" w14:textId="75721340" w:rsidR="00F62B5F" w:rsidRPr="00720077" w:rsidRDefault="00C96672" w:rsidP="00720077">
                <w:pPr>
                  <w:spacing w:line="360" w:lineRule="auto"/>
                  <w:jc w:val="both"/>
                  <w:rPr>
                    <w:rFonts w:cstheme="minorHAnsi"/>
                    <w:noProof/>
                  </w:rPr>
                </w:pPr>
                <w:r w:rsidRPr="00720077">
                  <w:rPr>
                    <w:rFonts w:cstheme="minorHAnsi"/>
                    <w:noProof/>
                  </w:rPr>
                  <w:t>H. Zhang, C. Q. Wu, S. Gao, Z. Wang, Y. Xu and Y. Liu, "An Effective Deep Learning Based Scheme for Network Intrusion Detection," 2018 24th International Conference on Pattern Recognition (ICPR), 2018, pp. 682-687, doi: 10.1109/ICPR.2018.8546162.</w:t>
                </w:r>
              </w:p>
            </w:tc>
          </w:tr>
          <w:tr w:rsidR="00F62B5F" w:rsidRPr="00720077" w14:paraId="69F8B121" w14:textId="77777777" w:rsidTr="00D93845">
            <w:trPr>
              <w:divId w:val="1508710017"/>
              <w:tblCellSpacing w:w="15" w:type="dxa"/>
            </w:trPr>
            <w:tc>
              <w:tcPr>
                <w:tcW w:w="424" w:type="pct"/>
                <w:hideMark/>
              </w:tcPr>
              <w:p w14:paraId="0DC519B7"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[54] </w:t>
                </w:r>
              </w:p>
            </w:tc>
            <w:tc>
              <w:tcPr>
                <w:tcW w:w="4526" w:type="pct"/>
                <w:hideMark/>
              </w:tcPr>
              <w:p w14:paraId="5D7844EA" w14:textId="66DF4AB3" w:rsidR="00F62B5F" w:rsidRPr="00720077" w:rsidRDefault="00C96672" w:rsidP="00720077">
                <w:pPr>
                  <w:spacing w:line="360" w:lineRule="auto"/>
                  <w:jc w:val="both"/>
                  <w:rPr>
                    <w:rFonts w:cstheme="minorHAnsi"/>
                    <w:noProof/>
                  </w:rPr>
                </w:pPr>
                <w:r w:rsidRPr="00720077">
                  <w:rPr>
                    <w:rFonts w:cstheme="minorHAnsi"/>
                    <w:noProof/>
                  </w:rPr>
                  <w:t>Colak, M. &amp; Karaaslan, Erol &amp; Colak, C. &amp; ARSLAN, Ahmet &amp; Erdil, Nevzat. (2017). Handling imbalanced class problem for the prediction of atrial fibrillation in obese patient. Biomedical Research (India). 28. 3293-3299.</w:t>
                </w:r>
              </w:p>
            </w:tc>
          </w:tr>
          <w:tr w:rsidR="00F62B5F" w:rsidRPr="00720077" w14:paraId="61B94F50" w14:textId="77777777" w:rsidTr="00D93845">
            <w:trPr>
              <w:divId w:val="1508710017"/>
              <w:tblCellSpacing w:w="15" w:type="dxa"/>
            </w:trPr>
            <w:tc>
              <w:tcPr>
                <w:tcW w:w="424" w:type="pct"/>
                <w:hideMark/>
              </w:tcPr>
              <w:p w14:paraId="04B01CF4"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[55] </w:t>
                </w:r>
              </w:p>
            </w:tc>
            <w:tc>
              <w:tcPr>
                <w:tcW w:w="4526" w:type="pct"/>
                <w:hideMark/>
              </w:tcPr>
              <w:p w14:paraId="73536792" w14:textId="7BEF0F3D" w:rsidR="00F62B5F" w:rsidRPr="00720077" w:rsidRDefault="00F62B5F" w:rsidP="00720077">
                <w:pPr>
                  <w:spacing w:line="360" w:lineRule="auto"/>
                  <w:jc w:val="both"/>
                  <w:rPr>
                    <w:rFonts w:cstheme="minorHAnsi"/>
                    <w:noProof/>
                  </w:rPr>
                </w:pPr>
                <w:r w:rsidRPr="00720077">
                  <w:rPr>
                    <w:rFonts w:cstheme="minorHAnsi"/>
                    <w:noProof/>
                  </w:rPr>
                  <w:t>Jan, Sana &amp; Ahmed, Saeed &amp; Shakhov, Vladimir &amp; Koo, Insoo. (2019). Toward a Lightweight Intrusion Detection System for the Internet of Things. IEEE Access. PP. 1-1. 10.1109/ACCESS.2019.2907965.</w:t>
                </w:r>
              </w:p>
            </w:tc>
          </w:tr>
          <w:tr w:rsidR="00F62B5F" w:rsidRPr="00720077" w14:paraId="48AF0120" w14:textId="77777777" w:rsidTr="00D93845">
            <w:trPr>
              <w:divId w:val="1508710017"/>
              <w:tblCellSpacing w:w="15" w:type="dxa"/>
            </w:trPr>
            <w:tc>
              <w:tcPr>
                <w:tcW w:w="424" w:type="pct"/>
                <w:hideMark/>
              </w:tcPr>
              <w:p w14:paraId="1D2492E5"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[56] </w:t>
                </w:r>
              </w:p>
            </w:tc>
            <w:tc>
              <w:tcPr>
                <w:tcW w:w="4526" w:type="pct"/>
                <w:hideMark/>
              </w:tcPr>
              <w:p w14:paraId="1F242513" w14:textId="615407C0" w:rsidR="00F62B5F" w:rsidRPr="00720077" w:rsidRDefault="00F62B5F" w:rsidP="00720077">
                <w:pPr>
                  <w:spacing w:line="360" w:lineRule="auto"/>
                  <w:jc w:val="both"/>
                  <w:rPr>
                    <w:rFonts w:cstheme="minorHAnsi"/>
                    <w:noProof/>
                  </w:rPr>
                </w:pPr>
                <w:r w:rsidRPr="00720077">
                  <w:rPr>
                    <w:rFonts w:cstheme="minorHAnsi"/>
                    <w:noProof/>
                  </w:rPr>
                  <w:t>Aljanabi, Mohammad &amp; Ismail, Mohd Arfian. (2021). Improved Intrusion Detection Algorithm based on TLBO and GA Algorithms. International Arab Journal of Information Technology. 18. 170-179. 10.34028/iajit/18/2/5.</w:t>
                </w:r>
              </w:p>
            </w:tc>
          </w:tr>
          <w:tr w:rsidR="00F62B5F" w:rsidRPr="00720077" w14:paraId="7F66A0B4" w14:textId="77777777" w:rsidTr="00D93845">
            <w:trPr>
              <w:divId w:val="1508710017"/>
              <w:tblCellSpacing w:w="15" w:type="dxa"/>
            </w:trPr>
            <w:tc>
              <w:tcPr>
                <w:tcW w:w="424" w:type="pct"/>
                <w:hideMark/>
              </w:tcPr>
              <w:p w14:paraId="7CCAFD71" w14:textId="77777777" w:rsidR="00F62B5F" w:rsidRPr="00720077" w:rsidRDefault="00F62B5F" w:rsidP="00720077">
                <w:pPr>
                  <w:pStyle w:val="Bibliography"/>
                  <w:spacing w:line="360" w:lineRule="auto"/>
                  <w:jc w:val="both"/>
                  <w:rPr>
                    <w:rFonts w:eastAsiaTheme="minorEastAsia" w:cstheme="minorHAnsi"/>
                    <w:noProof/>
                  </w:rPr>
                </w:pPr>
                <w:r w:rsidRPr="00720077">
                  <w:rPr>
                    <w:rFonts w:cstheme="minorHAnsi"/>
                    <w:noProof/>
                  </w:rPr>
                  <w:t xml:space="preserve">[57] </w:t>
                </w:r>
              </w:p>
            </w:tc>
            <w:tc>
              <w:tcPr>
                <w:tcW w:w="4526" w:type="pct"/>
                <w:hideMark/>
              </w:tcPr>
              <w:p w14:paraId="1269C992" w14:textId="0126EE0A" w:rsidR="00F62B5F" w:rsidRPr="00720077" w:rsidRDefault="00F62B5F" w:rsidP="00720077">
                <w:pPr>
                  <w:spacing w:line="360" w:lineRule="auto"/>
                  <w:jc w:val="both"/>
                  <w:rPr>
                    <w:rFonts w:cstheme="minorHAnsi"/>
                    <w:noProof/>
                  </w:rPr>
                </w:pPr>
                <w:r w:rsidRPr="00720077">
                  <w:rPr>
                    <w:rFonts w:cstheme="minorHAnsi"/>
                    <w:noProof/>
                  </w:rPr>
                  <w:t>Musafer, Hassan &amp; Abuzneid, Abdelshakour &amp; Faezipour, Miad &amp; Mahmood, Ausif. (2020). An Enhanced Design of Sparse Autoencoder for Latent Features Extraction Based on Trigonometric Simplexes for Network Intrusion Detection Systems. Electronics. 9. 259. 10.3390/electronics9020259.</w:t>
                </w:r>
              </w:p>
            </w:tc>
          </w:tr>
          <w:tr w:rsidR="00F62B5F" w:rsidRPr="00720077" w14:paraId="7D3688FC" w14:textId="77777777" w:rsidTr="00D93845">
            <w:trPr>
              <w:divId w:val="1508710017"/>
              <w:tblCellSpacing w:w="15" w:type="dxa"/>
            </w:trPr>
            <w:tc>
              <w:tcPr>
                <w:tcW w:w="424" w:type="pct"/>
                <w:hideMark/>
              </w:tcPr>
              <w:p w14:paraId="01AE498F" w14:textId="32547E54" w:rsidR="00F62B5F" w:rsidRPr="00720077" w:rsidRDefault="00F62B5F" w:rsidP="00720077">
                <w:pPr>
                  <w:pStyle w:val="Bibliography"/>
                  <w:spacing w:line="360" w:lineRule="auto"/>
                  <w:jc w:val="both"/>
                  <w:rPr>
                    <w:rFonts w:eastAsiaTheme="minorEastAsia" w:cstheme="minorHAnsi"/>
                    <w:noProof/>
                  </w:rPr>
                </w:pPr>
              </w:p>
            </w:tc>
            <w:tc>
              <w:tcPr>
                <w:tcW w:w="4526" w:type="pct"/>
                <w:hideMark/>
              </w:tcPr>
              <w:p w14:paraId="1648AD8C" w14:textId="77777777" w:rsidR="00F62B5F" w:rsidRPr="00720077" w:rsidRDefault="00F62B5F" w:rsidP="00720077">
                <w:pPr>
                  <w:spacing w:line="360" w:lineRule="auto"/>
                  <w:jc w:val="both"/>
                  <w:rPr>
                    <w:rFonts w:cstheme="minorHAnsi"/>
                    <w:noProof/>
                  </w:rPr>
                </w:pPr>
              </w:p>
            </w:tc>
          </w:tr>
        </w:tbl>
        <w:p w14:paraId="594FE8F4" w14:textId="78C31585" w:rsidR="00A22284" w:rsidRPr="00720077" w:rsidRDefault="008827CD" w:rsidP="00720077">
          <w:pPr>
            <w:spacing w:line="360" w:lineRule="auto"/>
            <w:jc w:val="both"/>
            <w:rPr>
              <w:rFonts w:cstheme="minorHAnsi"/>
            </w:rPr>
          </w:pPr>
        </w:p>
      </w:sdtContent>
    </w:sdt>
    <w:sectPr w:rsidR="00A22284" w:rsidRPr="00720077" w:rsidSect="00B4704A">
      <w:headerReference w:type="default" r:id="rId39"/>
      <w:pgSz w:w="11906" w:h="16838" w:code="9"/>
      <w:pgMar w:top="1440" w:right="1008" w:bottom="1440" w:left="1872" w:header="144"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8E86" w14:textId="77777777" w:rsidR="008827CD" w:rsidRDefault="008827CD" w:rsidP="00B6507A">
      <w:pPr>
        <w:spacing w:after="0" w:line="240" w:lineRule="auto"/>
      </w:pPr>
      <w:r>
        <w:separator/>
      </w:r>
    </w:p>
  </w:endnote>
  <w:endnote w:type="continuationSeparator" w:id="0">
    <w:p w14:paraId="1450D316" w14:textId="77777777" w:rsidR="008827CD" w:rsidRDefault="008827CD" w:rsidP="00B6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038D6" w14:textId="77777777" w:rsidR="008827CD" w:rsidRDefault="008827CD" w:rsidP="00B6507A">
      <w:pPr>
        <w:spacing w:after="0" w:line="240" w:lineRule="auto"/>
      </w:pPr>
      <w:r>
        <w:separator/>
      </w:r>
    </w:p>
  </w:footnote>
  <w:footnote w:type="continuationSeparator" w:id="0">
    <w:p w14:paraId="39F95448" w14:textId="77777777" w:rsidR="008827CD" w:rsidRDefault="008827CD" w:rsidP="00B65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59371DCD" w14:textId="77777777" w:rsidR="00A70D10" w:rsidRDefault="00A70D1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685AAFD" w14:textId="77777777" w:rsidR="00A70D10" w:rsidRDefault="00A70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20" style="width:0;height:1.5pt" o:hralign="center" o:bullet="t" o:hrstd="t" o:hr="t" fillcolor="#a0a0a0" stroked="f"/>
    </w:pict>
  </w:numPicBullet>
  <w:abstractNum w:abstractNumId="0" w15:restartNumberingAfterBreak="0">
    <w:nsid w:val="07836D48"/>
    <w:multiLevelType w:val="multilevel"/>
    <w:tmpl w:val="A98CCCD8"/>
    <w:lvl w:ilvl="0">
      <w:start w:val="1"/>
      <w:numFmt w:val="decimal"/>
      <w:lvlText w:val="%1."/>
      <w:lvlJc w:val="left"/>
      <w:pPr>
        <w:ind w:left="1155" w:hanging="360"/>
      </w:pPr>
      <w:rPr>
        <w:b/>
        <w:bCs/>
      </w:rPr>
    </w:lvl>
    <w:lvl w:ilvl="1">
      <w:start w:val="2"/>
      <w:numFmt w:val="decimal"/>
      <w:isLgl/>
      <w:lvlText w:val="%1.%2"/>
      <w:lvlJc w:val="left"/>
      <w:pPr>
        <w:ind w:left="1383" w:hanging="588"/>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235" w:hanging="1440"/>
      </w:pPr>
      <w:rPr>
        <w:rFonts w:hint="default"/>
      </w:rPr>
    </w:lvl>
  </w:abstractNum>
  <w:abstractNum w:abstractNumId="1" w15:restartNumberingAfterBreak="0">
    <w:nsid w:val="07945E97"/>
    <w:multiLevelType w:val="hybridMultilevel"/>
    <w:tmpl w:val="4742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14FD7"/>
    <w:multiLevelType w:val="hybridMultilevel"/>
    <w:tmpl w:val="BB86B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826CE"/>
    <w:multiLevelType w:val="multilevel"/>
    <w:tmpl w:val="DDEC36E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674E0"/>
    <w:multiLevelType w:val="multilevel"/>
    <w:tmpl w:val="3104B772"/>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5" w15:restartNumberingAfterBreak="0">
    <w:nsid w:val="17357B46"/>
    <w:multiLevelType w:val="hybridMultilevel"/>
    <w:tmpl w:val="0D445926"/>
    <w:lvl w:ilvl="0" w:tplc="202CB054">
      <w:start w:val="1"/>
      <w:numFmt w:val="decimal"/>
      <w:lvlText w:val="[%1]"/>
      <w:lvlJc w:val="righ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A8D560B"/>
    <w:multiLevelType w:val="multilevel"/>
    <w:tmpl w:val="5B40221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FC7C31"/>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0C5FDD"/>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F82054"/>
    <w:multiLevelType w:val="multilevel"/>
    <w:tmpl w:val="C5E690DA"/>
    <w:lvl w:ilvl="0">
      <w:start w:val="1"/>
      <w:numFmt w:val="decimal"/>
      <w:lvlText w:val="%1."/>
      <w:lvlJc w:val="left"/>
      <w:pPr>
        <w:ind w:left="720" w:hanging="360"/>
      </w:pPr>
    </w:lvl>
    <w:lvl w:ilvl="1">
      <w:start w:val="1"/>
      <w:numFmt w:val="decimal"/>
      <w:isLgl/>
      <w:lvlText w:val="%1.%2."/>
      <w:lvlJc w:val="left"/>
      <w:pPr>
        <w:ind w:left="1710" w:hanging="720"/>
      </w:pPr>
      <w:rPr>
        <w:b w:val="0"/>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0" w15:restartNumberingAfterBreak="0">
    <w:nsid w:val="1EEE4CBC"/>
    <w:multiLevelType w:val="hybridMultilevel"/>
    <w:tmpl w:val="22DE1D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CF23DF"/>
    <w:multiLevelType w:val="multilevel"/>
    <w:tmpl w:val="85E64BB6"/>
    <w:lvl w:ilvl="0">
      <w:start w:val="1"/>
      <w:numFmt w:val="decimal"/>
      <w:lvlText w:val="%1."/>
      <w:lvlJc w:val="left"/>
      <w:pPr>
        <w:ind w:left="720" w:hanging="360"/>
      </w:pPr>
      <w:rPr>
        <w:rFonts w:hint="default"/>
        <w:b/>
        <w:bCs/>
      </w:rPr>
    </w:lvl>
    <w:lvl w:ilvl="1">
      <w:start w:val="1"/>
      <w:numFmt w:val="bullet"/>
      <w:lvlText w:val=""/>
      <w:lvlJc w:val="left"/>
      <w:pPr>
        <w:ind w:left="1080" w:hanging="720"/>
      </w:pPr>
      <w:rPr>
        <w:rFonts w:ascii="Wingdings" w:hAnsi="Wingdings" w:hint="default"/>
        <w:sz w:val="28"/>
        <w:szCs w:val="28"/>
      </w:rPr>
    </w:lvl>
    <w:lvl w:ilvl="2">
      <w:start w:val="1"/>
      <w:numFmt w:val="bullet"/>
      <w:lvlText w:val=""/>
      <w:lvlJc w:val="left"/>
      <w:pPr>
        <w:ind w:left="1080" w:hanging="720"/>
      </w:pPr>
      <w:rPr>
        <w:rFonts w:ascii="Wingdings" w:hAnsi="Wingdings" w:hint="default"/>
      </w:rPr>
    </w:lvl>
    <w:lvl w:ilvl="3">
      <w:start w:val="1"/>
      <w:numFmt w:val="bullet"/>
      <w:lvlText w:val=""/>
      <w:lvlJc w:val="left"/>
      <w:pPr>
        <w:ind w:left="1440" w:hanging="1080"/>
      </w:pPr>
      <w:rPr>
        <w:rFonts w:ascii="Wingdings" w:hAnsi="Wingding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57A73C7"/>
    <w:multiLevelType w:val="hybridMultilevel"/>
    <w:tmpl w:val="06065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514C07"/>
    <w:multiLevelType w:val="hybridMultilevel"/>
    <w:tmpl w:val="F92235EC"/>
    <w:lvl w:ilvl="0" w:tplc="6D2A6FF8">
      <w:start w:val="1"/>
      <w:numFmt w:val="decimal"/>
      <w:lvlText w:val="Equation %1."/>
      <w:lvlJc w:val="left"/>
      <w:pPr>
        <w:ind w:left="810" w:hanging="360"/>
      </w:pPr>
      <w:rPr>
        <w:rFonts w:hint="default"/>
        <w:b/>
        <w:bCs/>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4" w15:restartNumberingAfterBreak="0">
    <w:nsid w:val="2CAB69C1"/>
    <w:multiLevelType w:val="hybridMultilevel"/>
    <w:tmpl w:val="ACC6DC9C"/>
    <w:lvl w:ilvl="0" w:tplc="0B4228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1C62D9"/>
    <w:multiLevelType w:val="hybridMultilevel"/>
    <w:tmpl w:val="9B3AA552"/>
    <w:lvl w:ilvl="0" w:tplc="518A85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20736B"/>
    <w:multiLevelType w:val="hybridMultilevel"/>
    <w:tmpl w:val="3E8E46E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AA1DBC"/>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E28D3"/>
    <w:multiLevelType w:val="hybridMultilevel"/>
    <w:tmpl w:val="CC30F886"/>
    <w:lvl w:ilvl="0" w:tplc="56CE7B6C">
      <w:start w:val="1"/>
      <w:numFmt w:val="decimal"/>
      <w:lvlText w:val="%1."/>
      <w:lvlJc w:val="left"/>
      <w:pPr>
        <w:ind w:left="1095" w:hanging="360"/>
      </w:pPr>
      <w:rPr>
        <w:b/>
        <w:bCs/>
      </w:rPr>
    </w:lvl>
    <w:lvl w:ilvl="1" w:tplc="8432FF66">
      <w:start w:val="1"/>
      <w:numFmt w:val="lowerLetter"/>
      <w:lvlText w:val="%2."/>
      <w:lvlJc w:val="left"/>
      <w:pPr>
        <w:ind w:left="1815" w:hanging="360"/>
      </w:pPr>
      <w:rPr>
        <w:b/>
        <w:bCs/>
      </w:rPr>
    </w:lvl>
    <w:lvl w:ilvl="2" w:tplc="4009001B">
      <w:start w:val="1"/>
      <w:numFmt w:val="lowerRoman"/>
      <w:lvlText w:val="%3."/>
      <w:lvlJc w:val="right"/>
      <w:pPr>
        <w:ind w:left="2535" w:hanging="180"/>
      </w:pPr>
    </w:lvl>
    <w:lvl w:ilvl="3" w:tplc="4009000F">
      <w:start w:val="1"/>
      <w:numFmt w:val="decimal"/>
      <w:lvlText w:val="%4."/>
      <w:lvlJc w:val="left"/>
      <w:pPr>
        <w:ind w:left="3255" w:hanging="360"/>
      </w:pPr>
    </w:lvl>
    <w:lvl w:ilvl="4" w:tplc="40090019">
      <w:start w:val="1"/>
      <w:numFmt w:val="lowerLetter"/>
      <w:lvlText w:val="%5."/>
      <w:lvlJc w:val="left"/>
      <w:pPr>
        <w:ind w:left="3975" w:hanging="360"/>
      </w:pPr>
    </w:lvl>
    <w:lvl w:ilvl="5" w:tplc="4009001B">
      <w:start w:val="1"/>
      <w:numFmt w:val="lowerRoman"/>
      <w:lvlText w:val="%6."/>
      <w:lvlJc w:val="right"/>
      <w:pPr>
        <w:ind w:left="4695" w:hanging="180"/>
      </w:pPr>
    </w:lvl>
    <w:lvl w:ilvl="6" w:tplc="4009000F">
      <w:start w:val="1"/>
      <w:numFmt w:val="decimal"/>
      <w:lvlText w:val="%7."/>
      <w:lvlJc w:val="left"/>
      <w:pPr>
        <w:ind w:left="5415" w:hanging="360"/>
      </w:pPr>
    </w:lvl>
    <w:lvl w:ilvl="7" w:tplc="40090019">
      <w:start w:val="1"/>
      <w:numFmt w:val="lowerLetter"/>
      <w:lvlText w:val="%8."/>
      <w:lvlJc w:val="left"/>
      <w:pPr>
        <w:ind w:left="6135" w:hanging="360"/>
      </w:pPr>
    </w:lvl>
    <w:lvl w:ilvl="8" w:tplc="4009001B">
      <w:start w:val="1"/>
      <w:numFmt w:val="lowerRoman"/>
      <w:lvlText w:val="%9."/>
      <w:lvlJc w:val="right"/>
      <w:pPr>
        <w:ind w:left="6855" w:hanging="180"/>
      </w:pPr>
    </w:lvl>
  </w:abstractNum>
  <w:abstractNum w:abstractNumId="19" w15:restartNumberingAfterBreak="0">
    <w:nsid w:val="357A4C8F"/>
    <w:multiLevelType w:val="multilevel"/>
    <w:tmpl w:val="263E5D96"/>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0" w15:restartNumberingAfterBreak="0">
    <w:nsid w:val="3D3F5575"/>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CF45D9"/>
    <w:multiLevelType w:val="hybridMultilevel"/>
    <w:tmpl w:val="D54EBF4E"/>
    <w:lvl w:ilvl="0" w:tplc="4009000D">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F695A99"/>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B353C0"/>
    <w:multiLevelType w:val="hybridMultilevel"/>
    <w:tmpl w:val="68D65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A36741"/>
    <w:multiLevelType w:val="hybridMultilevel"/>
    <w:tmpl w:val="9976CD34"/>
    <w:lvl w:ilvl="0" w:tplc="CED0B088">
      <w:start w:val="1"/>
      <w:numFmt w:val="bullet"/>
      <w:lvlText w:val=""/>
      <w:lvlJc w:val="left"/>
      <w:pPr>
        <w:ind w:left="720" w:hanging="360"/>
      </w:pPr>
      <w:rPr>
        <w:rFonts w:ascii="Symbol" w:hAnsi="Symbol" w:hint="default"/>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A7543"/>
    <w:multiLevelType w:val="hybridMultilevel"/>
    <w:tmpl w:val="C1464C68"/>
    <w:lvl w:ilvl="0" w:tplc="378A1422">
      <w:start w:val="1"/>
      <w:numFmt w:val="decimal"/>
      <w:lvlText w:val="Table %1."/>
      <w:lvlJc w:val="left"/>
      <w:pPr>
        <w:ind w:left="948" w:hanging="360"/>
      </w:pPr>
      <w:rPr>
        <w:rFonts w:hint="default"/>
        <w:b/>
        <w:bCs/>
      </w:rPr>
    </w:lvl>
    <w:lvl w:ilvl="1" w:tplc="40090019">
      <w:start w:val="1"/>
      <w:numFmt w:val="lowerLetter"/>
      <w:lvlText w:val="%2."/>
      <w:lvlJc w:val="left"/>
      <w:pPr>
        <w:ind w:left="1962" w:hanging="360"/>
      </w:pPr>
    </w:lvl>
    <w:lvl w:ilvl="2" w:tplc="4009001B" w:tentative="1">
      <w:start w:val="1"/>
      <w:numFmt w:val="lowerRoman"/>
      <w:lvlText w:val="%3."/>
      <w:lvlJc w:val="right"/>
      <w:pPr>
        <w:ind w:left="2682" w:hanging="180"/>
      </w:pPr>
    </w:lvl>
    <w:lvl w:ilvl="3" w:tplc="4009000F" w:tentative="1">
      <w:start w:val="1"/>
      <w:numFmt w:val="decimal"/>
      <w:lvlText w:val="%4."/>
      <w:lvlJc w:val="left"/>
      <w:pPr>
        <w:ind w:left="3402" w:hanging="360"/>
      </w:pPr>
    </w:lvl>
    <w:lvl w:ilvl="4" w:tplc="40090019" w:tentative="1">
      <w:start w:val="1"/>
      <w:numFmt w:val="lowerLetter"/>
      <w:lvlText w:val="%5."/>
      <w:lvlJc w:val="left"/>
      <w:pPr>
        <w:ind w:left="4122" w:hanging="360"/>
      </w:pPr>
    </w:lvl>
    <w:lvl w:ilvl="5" w:tplc="4009001B" w:tentative="1">
      <w:start w:val="1"/>
      <w:numFmt w:val="lowerRoman"/>
      <w:lvlText w:val="%6."/>
      <w:lvlJc w:val="right"/>
      <w:pPr>
        <w:ind w:left="4842" w:hanging="180"/>
      </w:pPr>
    </w:lvl>
    <w:lvl w:ilvl="6" w:tplc="4009000F" w:tentative="1">
      <w:start w:val="1"/>
      <w:numFmt w:val="decimal"/>
      <w:lvlText w:val="%7."/>
      <w:lvlJc w:val="left"/>
      <w:pPr>
        <w:ind w:left="5562" w:hanging="360"/>
      </w:pPr>
    </w:lvl>
    <w:lvl w:ilvl="7" w:tplc="40090019" w:tentative="1">
      <w:start w:val="1"/>
      <w:numFmt w:val="lowerLetter"/>
      <w:lvlText w:val="%8."/>
      <w:lvlJc w:val="left"/>
      <w:pPr>
        <w:ind w:left="6282" w:hanging="360"/>
      </w:pPr>
    </w:lvl>
    <w:lvl w:ilvl="8" w:tplc="4009001B" w:tentative="1">
      <w:start w:val="1"/>
      <w:numFmt w:val="lowerRoman"/>
      <w:lvlText w:val="%9."/>
      <w:lvlJc w:val="right"/>
      <w:pPr>
        <w:ind w:left="7002" w:hanging="180"/>
      </w:pPr>
    </w:lvl>
  </w:abstractNum>
  <w:abstractNum w:abstractNumId="26" w15:restartNumberingAfterBreak="0">
    <w:nsid w:val="467C3BC9"/>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0F1017"/>
    <w:multiLevelType w:val="multilevel"/>
    <w:tmpl w:val="A98CCCD8"/>
    <w:lvl w:ilvl="0">
      <w:start w:val="1"/>
      <w:numFmt w:val="decimal"/>
      <w:lvlText w:val="%1."/>
      <w:lvlJc w:val="left"/>
      <w:pPr>
        <w:ind w:left="1155" w:hanging="360"/>
      </w:pPr>
      <w:rPr>
        <w:b/>
        <w:bCs/>
      </w:rPr>
    </w:lvl>
    <w:lvl w:ilvl="1">
      <w:start w:val="2"/>
      <w:numFmt w:val="decimal"/>
      <w:isLgl/>
      <w:lvlText w:val="%1.%2"/>
      <w:lvlJc w:val="left"/>
      <w:pPr>
        <w:ind w:left="1383" w:hanging="588"/>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235" w:hanging="1440"/>
      </w:pPr>
      <w:rPr>
        <w:rFonts w:hint="default"/>
      </w:rPr>
    </w:lvl>
  </w:abstractNum>
  <w:abstractNum w:abstractNumId="28" w15:restartNumberingAfterBreak="0">
    <w:nsid w:val="4D3F2434"/>
    <w:multiLevelType w:val="hybridMultilevel"/>
    <w:tmpl w:val="16E6E2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C66545"/>
    <w:multiLevelType w:val="hybridMultilevel"/>
    <w:tmpl w:val="FA0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8C1E32"/>
    <w:multiLevelType w:val="hybridMultilevel"/>
    <w:tmpl w:val="343898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A43094"/>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1590401"/>
    <w:multiLevelType w:val="hybridMultilevel"/>
    <w:tmpl w:val="B8D08E84"/>
    <w:lvl w:ilvl="0" w:tplc="F9443604">
      <w:start w:val="1"/>
      <w:numFmt w:val="decimal"/>
      <w:lvlText w:val="Figure %1."/>
      <w:lvlJc w:val="left"/>
      <w:pPr>
        <w:ind w:left="644" w:hanging="360"/>
      </w:pPr>
      <w:rPr>
        <w:rFonts w:hint="default"/>
        <w:b/>
        <w:bCs/>
        <w:sz w:val="24"/>
        <w:szCs w:val="24"/>
      </w:rPr>
    </w:lvl>
    <w:lvl w:ilvl="1" w:tplc="40090019">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33" w15:restartNumberingAfterBreak="0">
    <w:nsid w:val="529013DE"/>
    <w:multiLevelType w:val="hybridMultilevel"/>
    <w:tmpl w:val="DF00C12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5D4DED"/>
    <w:multiLevelType w:val="hybridMultilevel"/>
    <w:tmpl w:val="6B90013A"/>
    <w:lvl w:ilvl="0" w:tplc="87205CD6">
      <w:start w:val="1"/>
      <w:numFmt w:val="decimal"/>
      <w:lvlText w:val="3.%1"/>
      <w:lvlJc w:val="left"/>
      <w:pPr>
        <w:ind w:left="360" w:hanging="360"/>
      </w:pPr>
      <w:rPr>
        <w:rFonts w:ascii="Times New Roman" w:hAnsi="Times New Roman" w:cs="Times New Roman"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003B3D"/>
    <w:multiLevelType w:val="hybridMultilevel"/>
    <w:tmpl w:val="2D58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FA5E32"/>
    <w:multiLevelType w:val="hybridMultilevel"/>
    <w:tmpl w:val="AC8E6DC8"/>
    <w:lvl w:ilvl="0" w:tplc="4009000D">
      <w:start w:val="1"/>
      <w:numFmt w:val="bullet"/>
      <w:lvlText w:val=""/>
      <w:lvlJc w:val="left"/>
      <w:pPr>
        <w:ind w:left="1440" w:hanging="360"/>
      </w:pPr>
      <w:rPr>
        <w:rFonts w:ascii="Wingdings" w:hAnsi="Wingdings" w:hint="default"/>
      </w:rPr>
    </w:lvl>
    <w:lvl w:ilvl="1" w:tplc="0B0C22BC">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1E6040C"/>
    <w:multiLevelType w:val="hybridMultilevel"/>
    <w:tmpl w:val="E5B4A9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4C3A78"/>
    <w:multiLevelType w:val="hybridMultilevel"/>
    <w:tmpl w:val="9DA09B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5B34A47"/>
    <w:multiLevelType w:val="hybridMultilevel"/>
    <w:tmpl w:val="8474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4E47C8"/>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1" w15:restartNumberingAfterBreak="0">
    <w:nsid w:val="69AD6785"/>
    <w:multiLevelType w:val="hybridMultilevel"/>
    <w:tmpl w:val="4BD0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197AF4"/>
    <w:multiLevelType w:val="multilevel"/>
    <w:tmpl w:val="A98CCCD8"/>
    <w:lvl w:ilvl="0">
      <w:start w:val="1"/>
      <w:numFmt w:val="decimal"/>
      <w:lvlText w:val="%1."/>
      <w:lvlJc w:val="left"/>
      <w:pPr>
        <w:ind w:left="1155" w:hanging="360"/>
      </w:pPr>
      <w:rPr>
        <w:b/>
        <w:bCs/>
      </w:rPr>
    </w:lvl>
    <w:lvl w:ilvl="1">
      <w:start w:val="2"/>
      <w:numFmt w:val="decimal"/>
      <w:isLgl/>
      <w:lvlText w:val="%1.%2"/>
      <w:lvlJc w:val="left"/>
      <w:pPr>
        <w:ind w:left="1383" w:hanging="588"/>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235" w:hanging="1440"/>
      </w:pPr>
      <w:rPr>
        <w:rFonts w:hint="default"/>
      </w:rPr>
    </w:lvl>
  </w:abstractNum>
  <w:abstractNum w:abstractNumId="43" w15:restartNumberingAfterBreak="0">
    <w:nsid w:val="6EBE3808"/>
    <w:multiLevelType w:val="hybridMultilevel"/>
    <w:tmpl w:val="78A869C4"/>
    <w:lvl w:ilvl="0" w:tplc="4C32A8DA">
      <w:start w:val="1"/>
      <w:numFmt w:val="decimal"/>
      <w:lvlText w:val="%1)"/>
      <w:lvlJc w:val="left"/>
      <w:pPr>
        <w:ind w:left="720" w:hanging="360"/>
      </w:pPr>
      <w:rPr>
        <w:rFonts w:hint="default"/>
        <w:b/>
        <w:bCs/>
        <w:i w:val="0"/>
        <w:iCs/>
      </w:rPr>
    </w:lvl>
    <w:lvl w:ilvl="1" w:tplc="090EC99A">
      <w:start w:val="1"/>
      <w:numFmt w:val="lowerLetter"/>
      <w:lvlText w:val="%2)"/>
      <w:lvlJc w:val="left"/>
      <w:pPr>
        <w:ind w:left="72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F4C06E0"/>
    <w:multiLevelType w:val="hybridMultilevel"/>
    <w:tmpl w:val="A1B8A73C"/>
    <w:lvl w:ilvl="0" w:tplc="4E00BF68">
      <w:start w:val="1"/>
      <w:numFmt w:val="bullet"/>
      <w:lvlText w:val=""/>
      <w:lvlJc w:val="left"/>
      <w:pPr>
        <w:ind w:left="720" w:hanging="360"/>
      </w:pPr>
      <w:rPr>
        <w:rFonts w:ascii="Symbol" w:hAnsi="Symbol" w:hint="default"/>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9778F"/>
    <w:multiLevelType w:val="hybridMultilevel"/>
    <w:tmpl w:val="D4EE6AE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4"/>
  </w:num>
  <w:num w:numId="3">
    <w:abstractNumId w:val="3"/>
  </w:num>
  <w:num w:numId="4">
    <w:abstractNumId w:val="29"/>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3"/>
  </w:num>
  <w:num w:numId="11">
    <w:abstractNumId w:val="11"/>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2"/>
  </w:num>
  <w:num w:numId="16">
    <w:abstractNumId w:val="35"/>
  </w:num>
  <w:num w:numId="17">
    <w:abstractNumId w:val="8"/>
  </w:num>
  <w:num w:numId="18">
    <w:abstractNumId w:val="7"/>
  </w:num>
  <w:num w:numId="19">
    <w:abstractNumId w:val="31"/>
  </w:num>
  <w:num w:numId="20">
    <w:abstractNumId w:val="26"/>
  </w:num>
  <w:num w:numId="21">
    <w:abstractNumId w:val="3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12"/>
  </w:num>
  <w:num w:numId="27">
    <w:abstractNumId w:val="22"/>
  </w:num>
  <w:num w:numId="28">
    <w:abstractNumId w:val="17"/>
  </w:num>
  <w:num w:numId="29">
    <w:abstractNumId w:val="20"/>
  </w:num>
  <w:num w:numId="30">
    <w:abstractNumId w:val="45"/>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41"/>
  </w:num>
  <w:num w:numId="35">
    <w:abstractNumId w:val="6"/>
  </w:num>
  <w:num w:numId="36">
    <w:abstractNumId w:val="39"/>
  </w:num>
  <w:num w:numId="37">
    <w:abstractNumId w:val="21"/>
  </w:num>
  <w:num w:numId="38">
    <w:abstractNumId w:val="24"/>
  </w:num>
  <w:num w:numId="39">
    <w:abstractNumId w:val="44"/>
  </w:num>
  <w:num w:numId="40">
    <w:abstractNumId w:val="37"/>
  </w:num>
  <w:num w:numId="41">
    <w:abstractNumId w:val="16"/>
  </w:num>
  <w:num w:numId="42">
    <w:abstractNumId w:val="28"/>
  </w:num>
  <w:num w:numId="43">
    <w:abstractNumId w:val="18"/>
  </w:num>
  <w:num w:numId="44">
    <w:abstractNumId w:val="0"/>
  </w:num>
  <w:num w:numId="45">
    <w:abstractNumId w:val="27"/>
  </w:num>
  <w:num w:numId="46">
    <w:abstractNumId w:val="42"/>
  </w:num>
  <w:num w:numId="47">
    <w:abstractNumId w:val="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raj">
    <w15:presenceInfo w15:providerId="Windows Live" w15:userId="22a54057a2043d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1E5"/>
    <w:rsid w:val="0000060C"/>
    <w:rsid w:val="000037F2"/>
    <w:rsid w:val="000042BE"/>
    <w:rsid w:val="000044FC"/>
    <w:rsid w:val="000065F3"/>
    <w:rsid w:val="00012ED3"/>
    <w:rsid w:val="000228FE"/>
    <w:rsid w:val="0003073B"/>
    <w:rsid w:val="00037373"/>
    <w:rsid w:val="00047410"/>
    <w:rsid w:val="00054733"/>
    <w:rsid w:val="00064932"/>
    <w:rsid w:val="00070BF5"/>
    <w:rsid w:val="0007457A"/>
    <w:rsid w:val="000842F1"/>
    <w:rsid w:val="00085A2A"/>
    <w:rsid w:val="000947D9"/>
    <w:rsid w:val="00097089"/>
    <w:rsid w:val="000A503C"/>
    <w:rsid w:val="000A721C"/>
    <w:rsid w:val="000C186A"/>
    <w:rsid w:val="000C4888"/>
    <w:rsid w:val="000D537D"/>
    <w:rsid w:val="000D7261"/>
    <w:rsid w:val="000E37A7"/>
    <w:rsid w:val="000E5C36"/>
    <w:rsid w:val="000F3B58"/>
    <w:rsid w:val="000F5A51"/>
    <w:rsid w:val="000F784A"/>
    <w:rsid w:val="001003A2"/>
    <w:rsid w:val="00105C9B"/>
    <w:rsid w:val="00114E46"/>
    <w:rsid w:val="001154A4"/>
    <w:rsid w:val="0011677E"/>
    <w:rsid w:val="00117999"/>
    <w:rsid w:val="00117C8A"/>
    <w:rsid w:val="00120E09"/>
    <w:rsid w:val="0012496E"/>
    <w:rsid w:val="00136435"/>
    <w:rsid w:val="001411E5"/>
    <w:rsid w:val="00144513"/>
    <w:rsid w:val="00145A39"/>
    <w:rsid w:val="0014635E"/>
    <w:rsid w:val="00153DA0"/>
    <w:rsid w:val="00174152"/>
    <w:rsid w:val="00176C01"/>
    <w:rsid w:val="001801DD"/>
    <w:rsid w:val="001814B6"/>
    <w:rsid w:val="00183FFD"/>
    <w:rsid w:val="001840E5"/>
    <w:rsid w:val="00186A00"/>
    <w:rsid w:val="001A04C4"/>
    <w:rsid w:val="001A1959"/>
    <w:rsid w:val="001A3324"/>
    <w:rsid w:val="001B18D8"/>
    <w:rsid w:val="001B3656"/>
    <w:rsid w:val="001C1792"/>
    <w:rsid w:val="001C498D"/>
    <w:rsid w:val="001C5FDE"/>
    <w:rsid w:val="001D283C"/>
    <w:rsid w:val="001D32D0"/>
    <w:rsid w:val="001E2BD8"/>
    <w:rsid w:val="001F1470"/>
    <w:rsid w:val="001F16CD"/>
    <w:rsid w:val="001F621E"/>
    <w:rsid w:val="00204B9A"/>
    <w:rsid w:val="0022498A"/>
    <w:rsid w:val="00224DCC"/>
    <w:rsid w:val="0023083D"/>
    <w:rsid w:val="00231A12"/>
    <w:rsid w:val="002358FD"/>
    <w:rsid w:val="0024240A"/>
    <w:rsid w:val="00243027"/>
    <w:rsid w:val="00243E63"/>
    <w:rsid w:val="00250D21"/>
    <w:rsid w:val="0025263F"/>
    <w:rsid w:val="00254C4F"/>
    <w:rsid w:val="002634B3"/>
    <w:rsid w:val="00270006"/>
    <w:rsid w:val="00281929"/>
    <w:rsid w:val="00292CDF"/>
    <w:rsid w:val="0029632F"/>
    <w:rsid w:val="002A59C8"/>
    <w:rsid w:val="002C0E06"/>
    <w:rsid w:val="002C2139"/>
    <w:rsid w:val="002C3E9F"/>
    <w:rsid w:val="002C72A9"/>
    <w:rsid w:val="002D06D6"/>
    <w:rsid w:val="002D1F0C"/>
    <w:rsid w:val="002D22E1"/>
    <w:rsid w:val="002D5B33"/>
    <w:rsid w:val="002D5E9D"/>
    <w:rsid w:val="002D69A9"/>
    <w:rsid w:val="002D7E82"/>
    <w:rsid w:val="002F385D"/>
    <w:rsid w:val="002F54A2"/>
    <w:rsid w:val="002F743D"/>
    <w:rsid w:val="00305657"/>
    <w:rsid w:val="00321E8A"/>
    <w:rsid w:val="0032592B"/>
    <w:rsid w:val="00333E06"/>
    <w:rsid w:val="00334F29"/>
    <w:rsid w:val="00335259"/>
    <w:rsid w:val="00336C50"/>
    <w:rsid w:val="00341B65"/>
    <w:rsid w:val="00352CA8"/>
    <w:rsid w:val="00362152"/>
    <w:rsid w:val="003649E5"/>
    <w:rsid w:val="00365946"/>
    <w:rsid w:val="00371B17"/>
    <w:rsid w:val="003822A7"/>
    <w:rsid w:val="00385133"/>
    <w:rsid w:val="00391984"/>
    <w:rsid w:val="0039442C"/>
    <w:rsid w:val="00397D34"/>
    <w:rsid w:val="003C4623"/>
    <w:rsid w:val="003D4F5D"/>
    <w:rsid w:val="003E31A4"/>
    <w:rsid w:val="003E377E"/>
    <w:rsid w:val="003E6212"/>
    <w:rsid w:val="003F10DC"/>
    <w:rsid w:val="003F2EC2"/>
    <w:rsid w:val="003F3663"/>
    <w:rsid w:val="003F6AFF"/>
    <w:rsid w:val="00405508"/>
    <w:rsid w:val="00411483"/>
    <w:rsid w:val="00415258"/>
    <w:rsid w:val="004276D3"/>
    <w:rsid w:val="0044045F"/>
    <w:rsid w:val="0044388D"/>
    <w:rsid w:val="004479D5"/>
    <w:rsid w:val="00447FBF"/>
    <w:rsid w:val="0045113A"/>
    <w:rsid w:val="00454451"/>
    <w:rsid w:val="00456680"/>
    <w:rsid w:val="00457470"/>
    <w:rsid w:val="00464288"/>
    <w:rsid w:val="00470D02"/>
    <w:rsid w:val="004776F9"/>
    <w:rsid w:val="004932CF"/>
    <w:rsid w:val="00493778"/>
    <w:rsid w:val="00494E03"/>
    <w:rsid w:val="004A1C75"/>
    <w:rsid w:val="004B1D31"/>
    <w:rsid w:val="004B7B69"/>
    <w:rsid w:val="004C0EFC"/>
    <w:rsid w:val="004C2533"/>
    <w:rsid w:val="004C771B"/>
    <w:rsid w:val="004D4612"/>
    <w:rsid w:val="004E1430"/>
    <w:rsid w:val="004E1CE0"/>
    <w:rsid w:val="004E5E56"/>
    <w:rsid w:val="004F3CCC"/>
    <w:rsid w:val="004F6894"/>
    <w:rsid w:val="005003B2"/>
    <w:rsid w:val="00502D73"/>
    <w:rsid w:val="00524A06"/>
    <w:rsid w:val="00530DAE"/>
    <w:rsid w:val="00540C41"/>
    <w:rsid w:val="00541628"/>
    <w:rsid w:val="0054343C"/>
    <w:rsid w:val="00545219"/>
    <w:rsid w:val="0055145F"/>
    <w:rsid w:val="00555930"/>
    <w:rsid w:val="00557F46"/>
    <w:rsid w:val="005710E7"/>
    <w:rsid w:val="00573459"/>
    <w:rsid w:val="005814F7"/>
    <w:rsid w:val="00582C21"/>
    <w:rsid w:val="00596142"/>
    <w:rsid w:val="005967D3"/>
    <w:rsid w:val="005A0E23"/>
    <w:rsid w:val="005A1248"/>
    <w:rsid w:val="005A4FBD"/>
    <w:rsid w:val="005A4FC4"/>
    <w:rsid w:val="005B792C"/>
    <w:rsid w:val="005C4882"/>
    <w:rsid w:val="005C4C33"/>
    <w:rsid w:val="005C792A"/>
    <w:rsid w:val="005D1E8B"/>
    <w:rsid w:val="005D388D"/>
    <w:rsid w:val="005E3905"/>
    <w:rsid w:val="005E606B"/>
    <w:rsid w:val="005F2BDA"/>
    <w:rsid w:val="005F7600"/>
    <w:rsid w:val="00612E56"/>
    <w:rsid w:val="006159DB"/>
    <w:rsid w:val="00631176"/>
    <w:rsid w:val="00642146"/>
    <w:rsid w:val="0064467B"/>
    <w:rsid w:val="0064506C"/>
    <w:rsid w:val="00660CBE"/>
    <w:rsid w:val="00662510"/>
    <w:rsid w:val="0066696A"/>
    <w:rsid w:val="00671BE0"/>
    <w:rsid w:val="0067560E"/>
    <w:rsid w:val="006805CC"/>
    <w:rsid w:val="00681454"/>
    <w:rsid w:val="006821A4"/>
    <w:rsid w:val="006910F4"/>
    <w:rsid w:val="00692CE5"/>
    <w:rsid w:val="00694538"/>
    <w:rsid w:val="006B02B2"/>
    <w:rsid w:val="006B45AE"/>
    <w:rsid w:val="006B5500"/>
    <w:rsid w:val="006B6A6A"/>
    <w:rsid w:val="006F5778"/>
    <w:rsid w:val="00707DE3"/>
    <w:rsid w:val="00720077"/>
    <w:rsid w:val="0072531A"/>
    <w:rsid w:val="00726F19"/>
    <w:rsid w:val="00737E79"/>
    <w:rsid w:val="00737F0D"/>
    <w:rsid w:val="00741109"/>
    <w:rsid w:val="007512C5"/>
    <w:rsid w:val="007524A9"/>
    <w:rsid w:val="00753C3C"/>
    <w:rsid w:val="00770C3E"/>
    <w:rsid w:val="00773CAE"/>
    <w:rsid w:val="00784F82"/>
    <w:rsid w:val="007A1F56"/>
    <w:rsid w:val="007B4B93"/>
    <w:rsid w:val="007C09E7"/>
    <w:rsid w:val="007C6B9F"/>
    <w:rsid w:val="007D0761"/>
    <w:rsid w:val="007D3134"/>
    <w:rsid w:val="007E06E1"/>
    <w:rsid w:val="007E692C"/>
    <w:rsid w:val="007E7DCA"/>
    <w:rsid w:val="007F045B"/>
    <w:rsid w:val="007F5A04"/>
    <w:rsid w:val="00803A3E"/>
    <w:rsid w:val="00810A10"/>
    <w:rsid w:val="00811041"/>
    <w:rsid w:val="00814F37"/>
    <w:rsid w:val="008165FD"/>
    <w:rsid w:val="00825E14"/>
    <w:rsid w:val="00833340"/>
    <w:rsid w:val="00842772"/>
    <w:rsid w:val="00842A37"/>
    <w:rsid w:val="00846D50"/>
    <w:rsid w:val="00847463"/>
    <w:rsid w:val="008544B8"/>
    <w:rsid w:val="008553C5"/>
    <w:rsid w:val="0086405A"/>
    <w:rsid w:val="00871B28"/>
    <w:rsid w:val="00872471"/>
    <w:rsid w:val="00873737"/>
    <w:rsid w:val="00880419"/>
    <w:rsid w:val="008827CD"/>
    <w:rsid w:val="00883C24"/>
    <w:rsid w:val="00896417"/>
    <w:rsid w:val="00897815"/>
    <w:rsid w:val="008A3043"/>
    <w:rsid w:val="008A6512"/>
    <w:rsid w:val="008A6CDD"/>
    <w:rsid w:val="008B0085"/>
    <w:rsid w:val="008B2A25"/>
    <w:rsid w:val="008B57E1"/>
    <w:rsid w:val="00902B47"/>
    <w:rsid w:val="00913849"/>
    <w:rsid w:val="00917129"/>
    <w:rsid w:val="00922FCC"/>
    <w:rsid w:val="0092555C"/>
    <w:rsid w:val="009318DA"/>
    <w:rsid w:val="009356E1"/>
    <w:rsid w:val="00941BC7"/>
    <w:rsid w:val="009429BA"/>
    <w:rsid w:val="009448F5"/>
    <w:rsid w:val="00952432"/>
    <w:rsid w:val="009611E4"/>
    <w:rsid w:val="0096473D"/>
    <w:rsid w:val="00964881"/>
    <w:rsid w:val="00971E8F"/>
    <w:rsid w:val="00971EAF"/>
    <w:rsid w:val="00974ED9"/>
    <w:rsid w:val="009804BF"/>
    <w:rsid w:val="00981D51"/>
    <w:rsid w:val="0098527F"/>
    <w:rsid w:val="00991446"/>
    <w:rsid w:val="009A10EB"/>
    <w:rsid w:val="009A3751"/>
    <w:rsid w:val="009B54AC"/>
    <w:rsid w:val="009B7529"/>
    <w:rsid w:val="009C1071"/>
    <w:rsid w:val="009C3DD4"/>
    <w:rsid w:val="009D0CD8"/>
    <w:rsid w:val="009D1007"/>
    <w:rsid w:val="009D453D"/>
    <w:rsid w:val="009E0698"/>
    <w:rsid w:val="009E68F8"/>
    <w:rsid w:val="00A04477"/>
    <w:rsid w:val="00A0703C"/>
    <w:rsid w:val="00A109C4"/>
    <w:rsid w:val="00A118AC"/>
    <w:rsid w:val="00A119E8"/>
    <w:rsid w:val="00A22284"/>
    <w:rsid w:val="00A2246E"/>
    <w:rsid w:val="00A507CE"/>
    <w:rsid w:val="00A5117A"/>
    <w:rsid w:val="00A5222A"/>
    <w:rsid w:val="00A5241A"/>
    <w:rsid w:val="00A70D10"/>
    <w:rsid w:val="00A714A6"/>
    <w:rsid w:val="00A7510A"/>
    <w:rsid w:val="00A7696D"/>
    <w:rsid w:val="00A82113"/>
    <w:rsid w:val="00A87168"/>
    <w:rsid w:val="00A97B6E"/>
    <w:rsid w:val="00AA12B5"/>
    <w:rsid w:val="00AA724E"/>
    <w:rsid w:val="00AB09B8"/>
    <w:rsid w:val="00AB0B81"/>
    <w:rsid w:val="00AB6582"/>
    <w:rsid w:val="00AB7667"/>
    <w:rsid w:val="00AC5746"/>
    <w:rsid w:val="00AD3A73"/>
    <w:rsid w:val="00AE41FC"/>
    <w:rsid w:val="00AF4E4C"/>
    <w:rsid w:val="00B003E8"/>
    <w:rsid w:val="00B01BA6"/>
    <w:rsid w:val="00B02A1D"/>
    <w:rsid w:val="00B078FA"/>
    <w:rsid w:val="00B11DDE"/>
    <w:rsid w:val="00B125FD"/>
    <w:rsid w:val="00B12E43"/>
    <w:rsid w:val="00B138E1"/>
    <w:rsid w:val="00B15DC2"/>
    <w:rsid w:val="00B1778F"/>
    <w:rsid w:val="00B33B4E"/>
    <w:rsid w:val="00B35DCE"/>
    <w:rsid w:val="00B360F6"/>
    <w:rsid w:val="00B37C16"/>
    <w:rsid w:val="00B405D0"/>
    <w:rsid w:val="00B4704A"/>
    <w:rsid w:val="00B52D55"/>
    <w:rsid w:val="00B63429"/>
    <w:rsid w:val="00B6507A"/>
    <w:rsid w:val="00B66289"/>
    <w:rsid w:val="00B71735"/>
    <w:rsid w:val="00B80333"/>
    <w:rsid w:val="00B81720"/>
    <w:rsid w:val="00B8604E"/>
    <w:rsid w:val="00B91312"/>
    <w:rsid w:val="00B95C58"/>
    <w:rsid w:val="00BB1A2B"/>
    <w:rsid w:val="00BB2D97"/>
    <w:rsid w:val="00BB41D9"/>
    <w:rsid w:val="00BB4283"/>
    <w:rsid w:val="00BB4898"/>
    <w:rsid w:val="00BC1DEC"/>
    <w:rsid w:val="00BD1703"/>
    <w:rsid w:val="00BE70CE"/>
    <w:rsid w:val="00BE7FC1"/>
    <w:rsid w:val="00C04A85"/>
    <w:rsid w:val="00C04FF1"/>
    <w:rsid w:val="00C11302"/>
    <w:rsid w:val="00C17305"/>
    <w:rsid w:val="00C17616"/>
    <w:rsid w:val="00C21719"/>
    <w:rsid w:val="00C26603"/>
    <w:rsid w:val="00C279E2"/>
    <w:rsid w:val="00C3131E"/>
    <w:rsid w:val="00C418F5"/>
    <w:rsid w:val="00C44DA2"/>
    <w:rsid w:val="00C45F5F"/>
    <w:rsid w:val="00C5002B"/>
    <w:rsid w:val="00C50931"/>
    <w:rsid w:val="00C51A12"/>
    <w:rsid w:val="00C553DE"/>
    <w:rsid w:val="00C6484E"/>
    <w:rsid w:val="00C67623"/>
    <w:rsid w:val="00C71312"/>
    <w:rsid w:val="00C7424A"/>
    <w:rsid w:val="00C85D56"/>
    <w:rsid w:val="00C87D19"/>
    <w:rsid w:val="00C91B3C"/>
    <w:rsid w:val="00C92D72"/>
    <w:rsid w:val="00C9494C"/>
    <w:rsid w:val="00C96672"/>
    <w:rsid w:val="00CA2370"/>
    <w:rsid w:val="00CA5E22"/>
    <w:rsid w:val="00CB41C8"/>
    <w:rsid w:val="00CC10DE"/>
    <w:rsid w:val="00CD05D9"/>
    <w:rsid w:val="00CD14DE"/>
    <w:rsid w:val="00CD3474"/>
    <w:rsid w:val="00CD582B"/>
    <w:rsid w:val="00CE1215"/>
    <w:rsid w:val="00CE14BC"/>
    <w:rsid w:val="00CE49A2"/>
    <w:rsid w:val="00CE65A8"/>
    <w:rsid w:val="00CE72DC"/>
    <w:rsid w:val="00CF5BF3"/>
    <w:rsid w:val="00CF5EAD"/>
    <w:rsid w:val="00CF621B"/>
    <w:rsid w:val="00D11E4B"/>
    <w:rsid w:val="00D11EDD"/>
    <w:rsid w:val="00D14533"/>
    <w:rsid w:val="00D15DB1"/>
    <w:rsid w:val="00D2434D"/>
    <w:rsid w:val="00D318D4"/>
    <w:rsid w:val="00D32C96"/>
    <w:rsid w:val="00D3399B"/>
    <w:rsid w:val="00D34E30"/>
    <w:rsid w:val="00D40977"/>
    <w:rsid w:val="00D423D5"/>
    <w:rsid w:val="00D55D98"/>
    <w:rsid w:val="00D60231"/>
    <w:rsid w:val="00D629C2"/>
    <w:rsid w:val="00D64814"/>
    <w:rsid w:val="00D64E10"/>
    <w:rsid w:val="00D71CB3"/>
    <w:rsid w:val="00D72106"/>
    <w:rsid w:val="00D75AD0"/>
    <w:rsid w:val="00D83AF4"/>
    <w:rsid w:val="00D93845"/>
    <w:rsid w:val="00D93BDE"/>
    <w:rsid w:val="00DC5262"/>
    <w:rsid w:val="00DD6BBF"/>
    <w:rsid w:val="00DD79E6"/>
    <w:rsid w:val="00DE1A38"/>
    <w:rsid w:val="00DE7FA7"/>
    <w:rsid w:val="00DF104F"/>
    <w:rsid w:val="00DF1D74"/>
    <w:rsid w:val="00DF3B93"/>
    <w:rsid w:val="00DF65A2"/>
    <w:rsid w:val="00DF70E3"/>
    <w:rsid w:val="00DF7157"/>
    <w:rsid w:val="00E00B3F"/>
    <w:rsid w:val="00E079E9"/>
    <w:rsid w:val="00E16B70"/>
    <w:rsid w:val="00E23157"/>
    <w:rsid w:val="00E26683"/>
    <w:rsid w:val="00E26E1F"/>
    <w:rsid w:val="00E42742"/>
    <w:rsid w:val="00E6256A"/>
    <w:rsid w:val="00E652D6"/>
    <w:rsid w:val="00E7645A"/>
    <w:rsid w:val="00E82A61"/>
    <w:rsid w:val="00E87278"/>
    <w:rsid w:val="00E91599"/>
    <w:rsid w:val="00E94D07"/>
    <w:rsid w:val="00E972AF"/>
    <w:rsid w:val="00EA3C23"/>
    <w:rsid w:val="00EB3A52"/>
    <w:rsid w:val="00EC301D"/>
    <w:rsid w:val="00EC4EB0"/>
    <w:rsid w:val="00EC5BC8"/>
    <w:rsid w:val="00EC5D2A"/>
    <w:rsid w:val="00ED1554"/>
    <w:rsid w:val="00ED1AB7"/>
    <w:rsid w:val="00ED3D57"/>
    <w:rsid w:val="00ED5C08"/>
    <w:rsid w:val="00ED6C38"/>
    <w:rsid w:val="00ED716A"/>
    <w:rsid w:val="00EE1ECE"/>
    <w:rsid w:val="00EF2D21"/>
    <w:rsid w:val="00EF6FF6"/>
    <w:rsid w:val="00EF782D"/>
    <w:rsid w:val="00F00549"/>
    <w:rsid w:val="00F00A9E"/>
    <w:rsid w:val="00F035D1"/>
    <w:rsid w:val="00F10BCA"/>
    <w:rsid w:val="00F15339"/>
    <w:rsid w:val="00F21542"/>
    <w:rsid w:val="00F2335E"/>
    <w:rsid w:val="00F2761A"/>
    <w:rsid w:val="00F34389"/>
    <w:rsid w:val="00F35F40"/>
    <w:rsid w:val="00F42A41"/>
    <w:rsid w:val="00F42C43"/>
    <w:rsid w:val="00F47275"/>
    <w:rsid w:val="00F47CD8"/>
    <w:rsid w:val="00F5208A"/>
    <w:rsid w:val="00F62B5F"/>
    <w:rsid w:val="00F66B29"/>
    <w:rsid w:val="00F734EE"/>
    <w:rsid w:val="00F73BFF"/>
    <w:rsid w:val="00F84811"/>
    <w:rsid w:val="00F95954"/>
    <w:rsid w:val="00F96C8B"/>
    <w:rsid w:val="00FA07A2"/>
    <w:rsid w:val="00FA611F"/>
    <w:rsid w:val="00FA6B46"/>
    <w:rsid w:val="00FA7D04"/>
    <w:rsid w:val="00FB287A"/>
    <w:rsid w:val="00FC29FB"/>
    <w:rsid w:val="00FC3266"/>
    <w:rsid w:val="00FC7849"/>
    <w:rsid w:val="00FD0819"/>
    <w:rsid w:val="00FD1A6B"/>
    <w:rsid w:val="00FD2A2A"/>
    <w:rsid w:val="00FD35CF"/>
    <w:rsid w:val="00FE2743"/>
    <w:rsid w:val="00FE5ACA"/>
    <w:rsid w:val="00FF36A0"/>
    <w:rsid w:val="00FF4998"/>
    <w:rsid w:val="00FF6C4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0AB8"/>
  <w15:docId w15:val="{F005437F-FEDE-49F9-811F-F97F2485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E5"/>
  </w:style>
  <w:style w:type="paragraph" w:styleId="Heading1">
    <w:name w:val="heading 1"/>
    <w:basedOn w:val="Title"/>
    <w:next w:val="Normal"/>
    <w:link w:val="Heading1Char"/>
    <w:uiPriority w:val="9"/>
    <w:qFormat/>
    <w:rsid w:val="00EE1ECE"/>
    <w:pPr>
      <w:keepNext/>
      <w:keepLines/>
      <w:spacing w:before="240"/>
      <w:outlineLvl w:val="0"/>
    </w:pPr>
    <w:rPr>
      <w:color w:val="2F5496" w:themeColor="accent1" w:themeShade="BF"/>
      <w:sz w:val="32"/>
      <w:szCs w:val="32"/>
    </w:rPr>
  </w:style>
  <w:style w:type="paragraph" w:styleId="Heading2">
    <w:name w:val="heading 2"/>
    <w:basedOn w:val="Normal"/>
    <w:next w:val="Normal"/>
    <w:link w:val="Heading2Char"/>
    <w:uiPriority w:val="9"/>
    <w:unhideWhenUsed/>
    <w:qFormat/>
    <w:rsid w:val="00321E8A"/>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814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1E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AF"/>
    <w:pPr>
      <w:ind w:left="720"/>
      <w:contextualSpacing/>
    </w:pPr>
  </w:style>
  <w:style w:type="character" w:styleId="PlaceholderText">
    <w:name w:val="Placeholder Text"/>
    <w:basedOn w:val="DefaultParagraphFont"/>
    <w:uiPriority w:val="99"/>
    <w:semiHidden/>
    <w:rsid w:val="00810A10"/>
    <w:rPr>
      <w:color w:val="808080"/>
    </w:rPr>
  </w:style>
  <w:style w:type="paragraph" w:customStyle="1" w:styleId="Default">
    <w:name w:val="Default"/>
    <w:rsid w:val="00582C21"/>
    <w:pPr>
      <w:autoSpaceDE w:val="0"/>
      <w:autoSpaceDN w:val="0"/>
      <w:adjustRightInd w:val="0"/>
      <w:spacing w:after="0" w:line="240" w:lineRule="auto"/>
    </w:pPr>
    <w:rPr>
      <w:rFonts w:ascii="Times New Roman" w:hAnsi="Times New Roman" w:cs="Times New Roman"/>
      <w:color w:val="000000"/>
      <w:sz w:val="24"/>
      <w:szCs w:val="24"/>
      <w:lang w:val="en-IN" w:bidi="hi-IN"/>
    </w:rPr>
  </w:style>
  <w:style w:type="paragraph" w:styleId="Caption">
    <w:name w:val="caption"/>
    <w:basedOn w:val="Normal"/>
    <w:next w:val="Normal"/>
    <w:uiPriority w:val="35"/>
    <w:unhideWhenUsed/>
    <w:qFormat/>
    <w:rsid w:val="00582C21"/>
    <w:pPr>
      <w:spacing w:after="200" w:line="240" w:lineRule="auto"/>
    </w:pPr>
    <w:rPr>
      <w:b/>
      <w:bCs/>
      <w:color w:val="4472C4" w:themeColor="accent1"/>
      <w:sz w:val="18"/>
      <w:szCs w:val="18"/>
      <w:lang w:val="en-IN"/>
    </w:rPr>
  </w:style>
  <w:style w:type="table" w:styleId="TableGrid">
    <w:name w:val="Table Grid"/>
    <w:basedOn w:val="TableNormal"/>
    <w:uiPriority w:val="39"/>
    <w:rsid w:val="00D3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339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339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5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07A"/>
  </w:style>
  <w:style w:type="paragraph" w:styleId="Footer">
    <w:name w:val="footer"/>
    <w:basedOn w:val="Normal"/>
    <w:link w:val="FooterChar"/>
    <w:uiPriority w:val="99"/>
    <w:unhideWhenUsed/>
    <w:rsid w:val="00B65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07A"/>
  </w:style>
  <w:style w:type="character" w:styleId="Hyperlink">
    <w:name w:val="Hyperlink"/>
    <w:basedOn w:val="DefaultParagraphFont"/>
    <w:uiPriority w:val="99"/>
    <w:unhideWhenUsed/>
    <w:rsid w:val="00A22284"/>
    <w:rPr>
      <w:color w:val="0000FF"/>
      <w:u w:val="single"/>
    </w:rPr>
  </w:style>
  <w:style w:type="paragraph" w:styleId="TableofFigures">
    <w:name w:val="table of figures"/>
    <w:basedOn w:val="Normal"/>
    <w:next w:val="Normal"/>
    <w:uiPriority w:val="99"/>
    <w:unhideWhenUsed/>
    <w:rsid w:val="00F34389"/>
    <w:pPr>
      <w:spacing w:after="0"/>
    </w:pPr>
  </w:style>
  <w:style w:type="character" w:customStyle="1" w:styleId="Heading1Char">
    <w:name w:val="Heading 1 Char"/>
    <w:basedOn w:val="DefaultParagraphFont"/>
    <w:link w:val="Heading1"/>
    <w:uiPriority w:val="9"/>
    <w:rsid w:val="00524A06"/>
    <w:rPr>
      <w:rFonts w:asciiTheme="majorHAnsi" w:eastAsiaTheme="majorEastAsia" w:hAnsiTheme="majorHAnsi" w:cstheme="majorBidi"/>
      <w:color w:val="2F5496" w:themeColor="accent1" w:themeShade="BF"/>
      <w:spacing w:val="-10"/>
      <w:kern w:val="28"/>
      <w:sz w:val="32"/>
      <w:szCs w:val="32"/>
    </w:rPr>
  </w:style>
  <w:style w:type="paragraph" w:styleId="TOCHeading">
    <w:name w:val="TOC Heading"/>
    <w:basedOn w:val="Heading1"/>
    <w:next w:val="Normal"/>
    <w:uiPriority w:val="39"/>
    <w:unhideWhenUsed/>
    <w:qFormat/>
    <w:rsid w:val="00EE1ECE"/>
    <w:pPr>
      <w:outlineLvl w:val="9"/>
    </w:pPr>
  </w:style>
  <w:style w:type="table" w:styleId="GridTable1Light">
    <w:name w:val="Grid Table 1 Light"/>
    <w:basedOn w:val="TableNormal"/>
    <w:uiPriority w:val="46"/>
    <w:rsid w:val="00F10B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10B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E94D07"/>
    <w:rPr>
      <w:b/>
      <w:bCs/>
    </w:rPr>
  </w:style>
  <w:style w:type="character" w:customStyle="1" w:styleId="Heading2Char">
    <w:name w:val="Heading 2 Char"/>
    <w:basedOn w:val="DefaultParagraphFont"/>
    <w:link w:val="Heading2"/>
    <w:uiPriority w:val="9"/>
    <w:rsid w:val="00321E8A"/>
    <w:rPr>
      <w:rFonts w:ascii="Times New Roman" w:eastAsiaTheme="majorEastAsia" w:hAnsi="Times New Roman" w:cstheme="majorBidi"/>
      <w:color w:val="2F5496" w:themeColor="accent1" w:themeShade="BF"/>
      <w:sz w:val="28"/>
      <w:szCs w:val="26"/>
    </w:rPr>
  </w:style>
  <w:style w:type="paragraph" w:styleId="TOC2">
    <w:name w:val="toc 2"/>
    <w:basedOn w:val="Normal"/>
    <w:next w:val="Normal"/>
    <w:autoRedefine/>
    <w:uiPriority w:val="39"/>
    <w:unhideWhenUsed/>
    <w:rsid w:val="00E87278"/>
    <w:pPr>
      <w:tabs>
        <w:tab w:val="right" w:leader="dot" w:pos="9016"/>
      </w:tabs>
      <w:spacing w:after="100" w:line="240" w:lineRule="auto"/>
      <w:ind w:left="720"/>
    </w:pPr>
    <w:rPr>
      <w:rFonts w:cstheme="minorHAnsi"/>
      <w:noProof/>
      <w:sz w:val="28"/>
      <w:szCs w:val="28"/>
    </w:rPr>
  </w:style>
  <w:style w:type="paragraph" w:styleId="TOC1">
    <w:name w:val="toc 1"/>
    <w:basedOn w:val="Normal"/>
    <w:next w:val="Normal"/>
    <w:autoRedefine/>
    <w:uiPriority w:val="39"/>
    <w:unhideWhenUsed/>
    <w:rsid w:val="00E87278"/>
    <w:pPr>
      <w:tabs>
        <w:tab w:val="right" w:leader="dot" w:pos="9016"/>
      </w:tabs>
      <w:spacing w:after="100"/>
    </w:pPr>
    <w:rPr>
      <w:rFonts w:asciiTheme="majorHAnsi" w:hAnsiTheme="majorHAnsi" w:cstheme="majorHAnsi"/>
      <w:noProof/>
      <w:sz w:val="36"/>
      <w:szCs w:val="36"/>
    </w:rPr>
  </w:style>
  <w:style w:type="character" w:customStyle="1" w:styleId="Heading3Char">
    <w:name w:val="Heading 3 Char"/>
    <w:basedOn w:val="DefaultParagraphFont"/>
    <w:link w:val="Heading3"/>
    <w:uiPriority w:val="9"/>
    <w:rsid w:val="005814F7"/>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C50931"/>
  </w:style>
  <w:style w:type="paragraph" w:styleId="Title">
    <w:name w:val="Title"/>
    <w:basedOn w:val="Normal"/>
    <w:next w:val="Normal"/>
    <w:link w:val="TitleChar"/>
    <w:uiPriority w:val="10"/>
    <w:qFormat/>
    <w:rsid w:val="004C77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71B"/>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87278"/>
    <w:pPr>
      <w:tabs>
        <w:tab w:val="right" w:leader="dot" w:pos="9016"/>
      </w:tabs>
      <w:spacing w:after="100"/>
      <w:ind w:left="1440"/>
      <w:jc w:val="both"/>
    </w:pPr>
    <w:rPr>
      <w:rFonts w:ascii="Times New Roman" w:eastAsiaTheme="minorEastAsia" w:hAnsi="Times New Roman" w:cs="Times New Roman"/>
      <w:noProof/>
      <w:sz w:val="28"/>
      <w:szCs w:val="28"/>
    </w:rPr>
  </w:style>
  <w:style w:type="character" w:customStyle="1" w:styleId="Heading4Char">
    <w:name w:val="Heading 4 Char"/>
    <w:basedOn w:val="DefaultParagraphFont"/>
    <w:link w:val="Heading4"/>
    <w:uiPriority w:val="9"/>
    <w:rsid w:val="00321E8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200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461">
      <w:bodyDiv w:val="1"/>
      <w:marLeft w:val="0"/>
      <w:marRight w:val="0"/>
      <w:marTop w:val="0"/>
      <w:marBottom w:val="0"/>
      <w:divBdr>
        <w:top w:val="none" w:sz="0" w:space="0" w:color="auto"/>
        <w:left w:val="none" w:sz="0" w:space="0" w:color="auto"/>
        <w:bottom w:val="none" w:sz="0" w:space="0" w:color="auto"/>
        <w:right w:val="none" w:sz="0" w:space="0" w:color="auto"/>
      </w:divBdr>
    </w:div>
    <w:div w:id="3360377">
      <w:bodyDiv w:val="1"/>
      <w:marLeft w:val="0"/>
      <w:marRight w:val="0"/>
      <w:marTop w:val="0"/>
      <w:marBottom w:val="0"/>
      <w:divBdr>
        <w:top w:val="none" w:sz="0" w:space="0" w:color="auto"/>
        <w:left w:val="none" w:sz="0" w:space="0" w:color="auto"/>
        <w:bottom w:val="none" w:sz="0" w:space="0" w:color="auto"/>
        <w:right w:val="none" w:sz="0" w:space="0" w:color="auto"/>
      </w:divBdr>
    </w:div>
    <w:div w:id="4212250">
      <w:bodyDiv w:val="1"/>
      <w:marLeft w:val="0"/>
      <w:marRight w:val="0"/>
      <w:marTop w:val="0"/>
      <w:marBottom w:val="0"/>
      <w:divBdr>
        <w:top w:val="none" w:sz="0" w:space="0" w:color="auto"/>
        <w:left w:val="none" w:sz="0" w:space="0" w:color="auto"/>
        <w:bottom w:val="none" w:sz="0" w:space="0" w:color="auto"/>
        <w:right w:val="none" w:sz="0" w:space="0" w:color="auto"/>
      </w:divBdr>
    </w:div>
    <w:div w:id="7560159">
      <w:bodyDiv w:val="1"/>
      <w:marLeft w:val="0"/>
      <w:marRight w:val="0"/>
      <w:marTop w:val="0"/>
      <w:marBottom w:val="0"/>
      <w:divBdr>
        <w:top w:val="none" w:sz="0" w:space="0" w:color="auto"/>
        <w:left w:val="none" w:sz="0" w:space="0" w:color="auto"/>
        <w:bottom w:val="none" w:sz="0" w:space="0" w:color="auto"/>
        <w:right w:val="none" w:sz="0" w:space="0" w:color="auto"/>
      </w:divBdr>
    </w:div>
    <w:div w:id="7874639">
      <w:bodyDiv w:val="1"/>
      <w:marLeft w:val="0"/>
      <w:marRight w:val="0"/>
      <w:marTop w:val="0"/>
      <w:marBottom w:val="0"/>
      <w:divBdr>
        <w:top w:val="none" w:sz="0" w:space="0" w:color="auto"/>
        <w:left w:val="none" w:sz="0" w:space="0" w:color="auto"/>
        <w:bottom w:val="none" w:sz="0" w:space="0" w:color="auto"/>
        <w:right w:val="none" w:sz="0" w:space="0" w:color="auto"/>
      </w:divBdr>
    </w:div>
    <w:div w:id="14161921">
      <w:bodyDiv w:val="1"/>
      <w:marLeft w:val="0"/>
      <w:marRight w:val="0"/>
      <w:marTop w:val="0"/>
      <w:marBottom w:val="0"/>
      <w:divBdr>
        <w:top w:val="none" w:sz="0" w:space="0" w:color="auto"/>
        <w:left w:val="none" w:sz="0" w:space="0" w:color="auto"/>
        <w:bottom w:val="none" w:sz="0" w:space="0" w:color="auto"/>
        <w:right w:val="none" w:sz="0" w:space="0" w:color="auto"/>
      </w:divBdr>
    </w:div>
    <w:div w:id="16738354">
      <w:bodyDiv w:val="1"/>
      <w:marLeft w:val="0"/>
      <w:marRight w:val="0"/>
      <w:marTop w:val="0"/>
      <w:marBottom w:val="0"/>
      <w:divBdr>
        <w:top w:val="none" w:sz="0" w:space="0" w:color="auto"/>
        <w:left w:val="none" w:sz="0" w:space="0" w:color="auto"/>
        <w:bottom w:val="none" w:sz="0" w:space="0" w:color="auto"/>
        <w:right w:val="none" w:sz="0" w:space="0" w:color="auto"/>
      </w:divBdr>
    </w:div>
    <w:div w:id="17052094">
      <w:bodyDiv w:val="1"/>
      <w:marLeft w:val="0"/>
      <w:marRight w:val="0"/>
      <w:marTop w:val="0"/>
      <w:marBottom w:val="0"/>
      <w:divBdr>
        <w:top w:val="none" w:sz="0" w:space="0" w:color="auto"/>
        <w:left w:val="none" w:sz="0" w:space="0" w:color="auto"/>
        <w:bottom w:val="none" w:sz="0" w:space="0" w:color="auto"/>
        <w:right w:val="none" w:sz="0" w:space="0" w:color="auto"/>
      </w:divBdr>
    </w:div>
    <w:div w:id="23096123">
      <w:bodyDiv w:val="1"/>
      <w:marLeft w:val="0"/>
      <w:marRight w:val="0"/>
      <w:marTop w:val="0"/>
      <w:marBottom w:val="0"/>
      <w:divBdr>
        <w:top w:val="none" w:sz="0" w:space="0" w:color="auto"/>
        <w:left w:val="none" w:sz="0" w:space="0" w:color="auto"/>
        <w:bottom w:val="none" w:sz="0" w:space="0" w:color="auto"/>
        <w:right w:val="none" w:sz="0" w:space="0" w:color="auto"/>
      </w:divBdr>
    </w:div>
    <w:div w:id="23478761">
      <w:bodyDiv w:val="1"/>
      <w:marLeft w:val="0"/>
      <w:marRight w:val="0"/>
      <w:marTop w:val="0"/>
      <w:marBottom w:val="0"/>
      <w:divBdr>
        <w:top w:val="none" w:sz="0" w:space="0" w:color="auto"/>
        <w:left w:val="none" w:sz="0" w:space="0" w:color="auto"/>
        <w:bottom w:val="none" w:sz="0" w:space="0" w:color="auto"/>
        <w:right w:val="none" w:sz="0" w:space="0" w:color="auto"/>
      </w:divBdr>
    </w:div>
    <w:div w:id="31424372">
      <w:bodyDiv w:val="1"/>
      <w:marLeft w:val="0"/>
      <w:marRight w:val="0"/>
      <w:marTop w:val="0"/>
      <w:marBottom w:val="0"/>
      <w:divBdr>
        <w:top w:val="none" w:sz="0" w:space="0" w:color="auto"/>
        <w:left w:val="none" w:sz="0" w:space="0" w:color="auto"/>
        <w:bottom w:val="none" w:sz="0" w:space="0" w:color="auto"/>
        <w:right w:val="none" w:sz="0" w:space="0" w:color="auto"/>
      </w:divBdr>
    </w:div>
    <w:div w:id="32115661">
      <w:bodyDiv w:val="1"/>
      <w:marLeft w:val="0"/>
      <w:marRight w:val="0"/>
      <w:marTop w:val="0"/>
      <w:marBottom w:val="0"/>
      <w:divBdr>
        <w:top w:val="none" w:sz="0" w:space="0" w:color="auto"/>
        <w:left w:val="none" w:sz="0" w:space="0" w:color="auto"/>
        <w:bottom w:val="none" w:sz="0" w:space="0" w:color="auto"/>
        <w:right w:val="none" w:sz="0" w:space="0" w:color="auto"/>
      </w:divBdr>
    </w:div>
    <w:div w:id="32508781">
      <w:bodyDiv w:val="1"/>
      <w:marLeft w:val="0"/>
      <w:marRight w:val="0"/>
      <w:marTop w:val="0"/>
      <w:marBottom w:val="0"/>
      <w:divBdr>
        <w:top w:val="none" w:sz="0" w:space="0" w:color="auto"/>
        <w:left w:val="none" w:sz="0" w:space="0" w:color="auto"/>
        <w:bottom w:val="none" w:sz="0" w:space="0" w:color="auto"/>
        <w:right w:val="none" w:sz="0" w:space="0" w:color="auto"/>
      </w:divBdr>
      <w:divsChild>
        <w:div w:id="148986030">
          <w:marLeft w:val="0"/>
          <w:marRight w:val="0"/>
          <w:marTop w:val="0"/>
          <w:marBottom w:val="0"/>
          <w:divBdr>
            <w:top w:val="none" w:sz="0" w:space="0" w:color="auto"/>
            <w:left w:val="none" w:sz="0" w:space="0" w:color="auto"/>
            <w:bottom w:val="none" w:sz="0" w:space="0" w:color="auto"/>
            <w:right w:val="none" w:sz="0" w:space="0" w:color="auto"/>
          </w:divBdr>
        </w:div>
        <w:div w:id="876165984">
          <w:marLeft w:val="0"/>
          <w:marRight w:val="0"/>
          <w:marTop w:val="0"/>
          <w:marBottom w:val="0"/>
          <w:divBdr>
            <w:top w:val="none" w:sz="0" w:space="0" w:color="auto"/>
            <w:left w:val="none" w:sz="0" w:space="0" w:color="auto"/>
            <w:bottom w:val="none" w:sz="0" w:space="0" w:color="auto"/>
            <w:right w:val="none" w:sz="0" w:space="0" w:color="auto"/>
          </w:divBdr>
        </w:div>
        <w:div w:id="2099790452">
          <w:marLeft w:val="0"/>
          <w:marRight w:val="0"/>
          <w:marTop w:val="0"/>
          <w:marBottom w:val="0"/>
          <w:divBdr>
            <w:top w:val="none" w:sz="0" w:space="0" w:color="auto"/>
            <w:left w:val="none" w:sz="0" w:space="0" w:color="auto"/>
            <w:bottom w:val="none" w:sz="0" w:space="0" w:color="auto"/>
            <w:right w:val="none" w:sz="0" w:space="0" w:color="auto"/>
          </w:divBdr>
        </w:div>
        <w:div w:id="1825048476">
          <w:marLeft w:val="0"/>
          <w:marRight w:val="0"/>
          <w:marTop w:val="0"/>
          <w:marBottom w:val="0"/>
          <w:divBdr>
            <w:top w:val="none" w:sz="0" w:space="0" w:color="auto"/>
            <w:left w:val="none" w:sz="0" w:space="0" w:color="auto"/>
            <w:bottom w:val="none" w:sz="0" w:space="0" w:color="auto"/>
            <w:right w:val="none" w:sz="0" w:space="0" w:color="auto"/>
          </w:divBdr>
        </w:div>
      </w:divsChild>
    </w:div>
    <w:div w:id="33506362">
      <w:bodyDiv w:val="1"/>
      <w:marLeft w:val="0"/>
      <w:marRight w:val="0"/>
      <w:marTop w:val="0"/>
      <w:marBottom w:val="0"/>
      <w:divBdr>
        <w:top w:val="none" w:sz="0" w:space="0" w:color="auto"/>
        <w:left w:val="none" w:sz="0" w:space="0" w:color="auto"/>
        <w:bottom w:val="none" w:sz="0" w:space="0" w:color="auto"/>
        <w:right w:val="none" w:sz="0" w:space="0" w:color="auto"/>
      </w:divBdr>
    </w:div>
    <w:div w:id="36246191">
      <w:bodyDiv w:val="1"/>
      <w:marLeft w:val="0"/>
      <w:marRight w:val="0"/>
      <w:marTop w:val="0"/>
      <w:marBottom w:val="0"/>
      <w:divBdr>
        <w:top w:val="none" w:sz="0" w:space="0" w:color="auto"/>
        <w:left w:val="none" w:sz="0" w:space="0" w:color="auto"/>
        <w:bottom w:val="none" w:sz="0" w:space="0" w:color="auto"/>
        <w:right w:val="none" w:sz="0" w:space="0" w:color="auto"/>
      </w:divBdr>
    </w:div>
    <w:div w:id="37896384">
      <w:bodyDiv w:val="1"/>
      <w:marLeft w:val="0"/>
      <w:marRight w:val="0"/>
      <w:marTop w:val="0"/>
      <w:marBottom w:val="0"/>
      <w:divBdr>
        <w:top w:val="none" w:sz="0" w:space="0" w:color="auto"/>
        <w:left w:val="none" w:sz="0" w:space="0" w:color="auto"/>
        <w:bottom w:val="none" w:sz="0" w:space="0" w:color="auto"/>
        <w:right w:val="none" w:sz="0" w:space="0" w:color="auto"/>
      </w:divBdr>
    </w:div>
    <w:div w:id="39862938">
      <w:bodyDiv w:val="1"/>
      <w:marLeft w:val="0"/>
      <w:marRight w:val="0"/>
      <w:marTop w:val="0"/>
      <w:marBottom w:val="0"/>
      <w:divBdr>
        <w:top w:val="none" w:sz="0" w:space="0" w:color="auto"/>
        <w:left w:val="none" w:sz="0" w:space="0" w:color="auto"/>
        <w:bottom w:val="none" w:sz="0" w:space="0" w:color="auto"/>
        <w:right w:val="none" w:sz="0" w:space="0" w:color="auto"/>
      </w:divBdr>
    </w:div>
    <w:div w:id="41877728">
      <w:bodyDiv w:val="1"/>
      <w:marLeft w:val="0"/>
      <w:marRight w:val="0"/>
      <w:marTop w:val="0"/>
      <w:marBottom w:val="0"/>
      <w:divBdr>
        <w:top w:val="none" w:sz="0" w:space="0" w:color="auto"/>
        <w:left w:val="none" w:sz="0" w:space="0" w:color="auto"/>
        <w:bottom w:val="none" w:sz="0" w:space="0" w:color="auto"/>
        <w:right w:val="none" w:sz="0" w:space="0" w:color="auto"/>
      </w:divBdr>
    </w:div>
    <w:div w:id="43262327">
      <w:bodyDiv w:val="1"/>
      <w:marLeft w:val="0"/>
      <w:marRight w:val="0"/>
      <w:marTop w:val="0"/>
      <w:marBottom w:val="0"/>
      <w:divBdr>
        <w:top w:val="none" w:sz="0" w:space="0" w:color="auto"/>
        <w:left w:val="none" w:sz="0" w:space="0" w:color="auto"/>
        <w:bottom w:val="none" w:sz="0" w:space="0" w:color="auto"/>
        <w:right w:val="none" w:sz="0" w:space="0" w:color="auto"/>
      </w:divBdr>
    </w:div>
    <w:div w:id="44640691">
      <w:bodyDiv w:val="1"/>
      <w:marLeft w:val="0"/>
      <w:marRight w:val="0"/>
      <w:marTop w:val="0"/>
      <w:marBottom w:val="0"/>
      <w:divBdr>
        <w:top w:val="none" w:sz="0" w:space="0" w:color="auto"/>
        <w:left w:val="none" w:sz="0" w:space="0" w:color="auto"/>
        <w:bottom w:val="none" w:sz="0" w:space="0" w:color="auto"/>
        <w:right w:val="none" w:sz="0" w:space="0" w:color="auto"/>
      </w:divBdr>
    </w:div>
    <w:div w:id="53822577">
      <w:bodyDiv w:val="1"/>
      <w:marLeft w:val="0"/>
      <w:marRight w:val="0"/>
      <w:marTop w:val="0"/>
      <w:marBottom w:val="0"/>
      <w:divBdr>
        <w:top w:val="none" w:sz="0" w:space="0" w:color="auto"/>
        <w:left w:val="none" w:sz="0" w:space="0" w:color="auto"/>
        <w:bottom w:val="none" w:sz="0" w:space="0" w:color="auto"/>
        <w:right w:val="none" w:sz="0" w:space="0" w:color="auto"/>
      </w:divBdr>
    </w:div>
    <w:div w:id="54864070">
      <w:bodyDiv w:val="1"/>
      <w:marLeft w:val="0"/>
      <w:marRight w:val="0"/>
      <w:marTop w:val="0"/>
      <w:marBottom w:val="0"/>
      <w:divBdr>
        <w:top w:val="none" w:sz="0" w:space="0" w:color="auto"/>
        <w:left w:val="none" w:sz="0" w:space="0" w:color="auto"/>
        <w:bottom w:val="none" w:sz="0" w:space="0" w:color="auto"/>
        <w:right w:val="none" w:sz="0" w:space="0" w:color="auto"/>
      </w:divBdr>
    </w:div>
    <w:div w:id="56972851">
      <w:bodyDiv w:val="1"/>
      <w:marLeft w:val="0"/>
      <w:marRight w:val="0"/>
      <w:marTop w:val="0"/>
      <w:marBottom w:val="0"/>
      <w:divBdr>
        <w:top w:val="none" w:sz="0" w:space="0" w:color="auto"/>
        <w:left w:val="none" w:sz="0" w:space="0" w:color="auto"/>
        <w:bottom w:val="none" w:sz="0" w:space="0" w:color="auto"/>
        <w:right w:val="none" w:sz="0" w:space="0" w:color="auto"/>
      </w:divBdr>
    </w:div>
    <w:div w:id="61608090">
      <w:bodyDiv w:val="1"/>
      <w:marLeft w:val="0"/>
      <w:marRight w:val="0"/>
      <w:marTop w:val="0"/>
      <w:marBottom w:val="0"/>
      <w:divBdr>
        <w:top w:val="none" w:sz="0" w:space="0" w:color="auto"/>
        <w:left w:val="none" w:sz="0" w:space="0" w:color="auto"/>
        <w:bottom w:val="none" w:sz="0" w:space="0" w:color="auto"/>
        <w:right w:val="none" w:sz="0" w:space="0" w:color="auto"/>
      </w:divBdr>
    </w:div>
    <w:div w:id="64837985">
      <w:bodyDiv w:val="1"/>
      <w:marLeft w:val="0"/>
      <w:marRight w:val="0"/>
      <w:marTop w:val="0"/>
      <w:marBottom w:val="0"/>
      <w:divBdr>
        <w:top w:val="none" w:sz="0" w:space="0" w:color="auto"/>
        <w:left w:val="none" w:sz="0" w:space="0" w:color="auto"/>
        <w:bottom w:val="none" w:sz="0" w:space="0" w:color="auto"/>
        <w:right w:val="none" w:sz="0" w:space="0" w:color="auto"/>
      </w:divBdr>
    </w:div>
    <w:div w:id="67768573">
      <w:bodyDiv w:val="1"/>
      <w:marLeft w:val="0"/>
      <w:marRight w:val="0"/>
      <w:marTop w:val="0"/>
      <w:marBottom w:val="0"/>
      <w:divBdr>
        <w:top w:val="none" w:sz="0" w:space="0" w:color="auto"/>
        <w:left w:val="none" w:sz="0" w:space="0" w:color="auto"/>
        <w:bottom w:val="none" w:sz="0" w:space="0" w:color="auto"/>
        <w:right w:val="none" w:sz="0" w:space="0" w:color="auto"/>
      </w:divBdr>
    </w:div>
    <w:div w:id="68508545">
      <w:bodyDiv w:val="1"/>
      <w:marLeft w:val="0"/>
      <w:marRight w:val="0"/>
      <w:marTop w:val="0"/>
      <w:marBottom w:val="0"/>
      <w:divBdr>
        <w:top w:val="none" w:sz="0" w:space="0" w:color="auto"/>
        <w:left w:val="none" w:sz="0" w:space="0" w:color="auto"/>
        <w:bottom w:val="none" w:sz="0" w:space="0" w:color="auto"/>
        <w:right w:val="none" w:sz="0" w:space="0" w:color="auto"/>
      </w:divBdr>
    </w:div>
    <w:div w:id="68843904">
      <w:bodyDiv w:val="1"/>
      <w:marLeft w:val="0"/>
      <w:marRight w:val="0"/>
      <w:marTop w:val="0"/>
      <w:marBottom w:val="0"/>
      <w:divBdr>
        <w:top w:val="none" w:sz="0" w:space="0" w:color="auto"/>
        <w:left w:val="none" w:sz="0" w:space="0" w:color="auto"/>
        <w:bottom w:val="none" w:sz="0" w:space="0" w:color="auto"/>
        <w:right w:val="none" w:sz="0" w:space="0" w:color="auto"/>
      </w:divBdr>
    </w:div>
    <w:div w:id="70350864">
      <w:bodyDiv w:val="1"/>
      <w:marLeft w:val="0"/>
      <w:marRight w:val="0"/>
      <w:marTop w:val="0"/>
      <w:marBottom w:val="0"/>
      <w:divBdr>
        <w:top w:val="none" w:sz="0" w:space="0" w:color="auto"/>
        <w:left w:val="none" w:sz="0" w:space="0" w:color="auto"/>
        <w:bottom w:val="none" w:sz="0" w:space="0" w:color="auto"/>
        <w:right w:val="none" w:sz="0" w:space="0" w:color="auto"/>
      </w:divBdr>
    </w:div>
    <w:div w:id="73358887">
      <w:bodyDiv w:val="1"/>
      <w:marLeft w:val="0"/>
      <w:marRight w:val="0"/>
      <w:marTop w:val="0"/>
      <w:marBottom w:val="0"/>
      <w:divBdr>
        <w:top w:val="none" w:sz="0" w:space="0" w:color="auto"/>
        <w:left w:val="none" w:sz="0" w:space="0" w:color="auto"/>
        <w:bottom w:val="none" w:sz="0" w:space="0" w:color="auto"/>
        <w:right w:val="none" w:sz="0" w:space="0" w:color="auto"/>
      </w:divBdr>
    </w:div>
    <w:div w:id="74666755">
      <w:bodyDiv w:val="1"/>
      <w:marLeft w:val="0"/>
      <w:marRight w:val="0"/>
      <w:marTop w:val="0"/>
      <w:marBottom w:val="0"/>
      <w:divBdr>
        <w:top w:val="none" w:sz="0" w:space="0" w:color="auto"/>
        <w:left w:val="none" w:sz="0" w:space="0" w:color="auto"/>
        <w:bottom w:val="none" w:sz="0" w:space="0" w:color="auto"/>
        <w:right w:val="none" w:sz="0" w:space="0" w:color="auto"/>
      </w:divBdr>
    </w:div>
    <w:div w:id="78336872">
      <w:bodyDiv w:val="1"/>
      <w:marLeft w:val="0"/>
      <w:marRight w:val="0"/>
      <w:marTop w:val="0"/>
      <w:marBottom w:val="0"/>
      <w:divBdr>
        <w:top w:val="none" w:sz="0" w:space="0" w:color="auto"/>
        <w:left w:val="none" w:sz="0" w:space="0" w:color="auto"/>
        <w:bottom w:val="none" w:sz="0" w:space="0" w:color="auto"/>
        <w:right w:val="none" w:sz="0" w:space="0" w:color="auto"/>
      </w:divBdr>
    </w:div>
    <w:div w:id="78527946">
      <w:bodyDiv w:val="1"/>
      <w:marLeft w:val="0"/>
      <w:marRight w:val="0"/>
      <w:marTop w:val="0"/>
      <w:marBottom w:val="0"/>
      <w:divBdr>
        <w:top w:val="none" w:sz="0" w:space="0" w:color="auto"/>
        <w:left w:val="none" w:sz="0" w:space="0" w:color="auto"/>
        <w:bottom w:val="none" w:sz="0" w:space="0" w:color="auto"/>
        <w:right w:val="none" w:sz="0" w:space="0" w:color="auto"/>
      </w:divBdr>
    </w:div>
    <w:div w:id="81608600">
      <w:bodyDiv w:val="1"/>
      <w:marLeft w:val="0"/>
      <w:marRight w:val="0"/>
      <w:marTop w:val="0"/>
      <w:marBottom w:val="0"/>
      <w:divBdr>
        <w:top w:val="none" w:sz="0" w:space="0" w:color="auto"/>
        <w:left w:val="none" w:sz="0" w:space="0" w:color="auto"/>
        <w:bottom w:val="none" w:sz="0" w:space="0" w:color="auto"/>
        <w:right w:val="none" w:sz="0" w:space="0" w:color="auto"/>
      </w:divBdr>
    </w:div>
    <w:div w:id="84157071">
      <w:bodyDiv w:val="1"/>
      <w:marLeft w:val="0"/>
      <w:marRight w:val="0"/>
      <w:marTop w:val="0"/>
      <w:marBottom w:val="0"/>
      <w:divBdr>
        <w:top w:val="none" w:sz="0" w:space="0" w:color="auto"/>
        <w:left w:val="none" w:sz="0" w:space="0" w:color="auto"/>
        <w:bottom w:val="none" w:sz="0" w:space="0" w:color="auto"/>
        <w:right w:val="none" w:sz="0" w:space="0" w:color="auto"/>
      </w:divBdr>
    </w:div>
    <w:div w:id="87973398">
      <w:bodyDiv w:val="1"/>
      <w:marLeft w:val="0"/>
      <w:marRight w:val="0"/>
      <w:marTop w:val="0"/>
      <w:marBottom w:val="0"/>
      <w:divBdr>
        <w:top w:val="none" w:sz="0" w:space="0" w:color="auto"/>
        <w:left w:val="none" w:sz="0" w:space="0" w:color="auto"/>
        <w:bottom w:val="none" w:sz="0" w:space="0" w:color="auto"/>
        <w:right w:val="none" w:sz="0" w:space="0" w:color="auto"/>
      </w:divBdr>
    </w:div>
    <w:div w:id="88698134">
      <w:bodyDiv w:val="1"/>
      <w:marLeft w:val="0"/>
      <w:marRight w:val="0"/>
      <w:marTop w:val="0"/>
      <w:marBottom w:val="0"/>
      <w:divBdr>
        <w:top w:val="none" w:sz="0" w:space="0" w:color="auto"/>
        <w:left w:val="none" w:sz="0" w:space="0" w:color="auto"/>
        <w:bottom w:val="none" w:sz="0" w:space="0" w:color="auto"/>
        <w:right w:val="none" w:sz="0" w:space="0" w:color="auto"/>
      </w:divBdr>
    </w:div>
    <w:div w:id="89739763">
      <w:bodyDiv w:val="1"/>
      <w:marLeft w:val="0"/>
      <w:marRight w:val="0"/>
      <w:marTop w:val="0"/>
      <w:marBottom w:val="0"/>
      <w:divBdr>
        <w:top w:val="none" w:sz="0" w:space="0" w:color="auto"/>
        <w:left w:val="none" w:sz="0" w:space="0" w:color="auto"/>
        <w:bottom w:val="none" w:sz="0" w:space="0" w:color="auto"/>
        <w:right w:val="none" w:sz="0" w:space="0" w:color="auto"/>
      </w:divBdr>
    </w:div>
    <w:div w:id="89862787">
      <w:bodyDiv w:val="1"/>
      <w:marLeft w:val="0"/>
      <w:marRight w:val="0"/>
      <w:marTop w:val="0"/>
      <w:marBottom w:val="0"/>
      <w:divBdr>
        <w:top w:val="none" w:sz="0" w:space="0" w:color="auto"/>
        <w:left w:val="none" w:sz="0" w:space="0" w:color="auto"/>
        <w:bottom w:val="none" w:sz="0" w:space="0" w:color="auto"/>
        <w:right w:val="none" w:sz="0" w:space="0" w:color="auto"/>
      </w:divBdr>
    </w:div>
    <w:div w:id="90516913">
      <w:bodyDiv w:val="1"/>
      <w:marLeft w:val="0"/>
      <w:marRight w:val="0"/>
      <w:marTop w:val="0"/>
      <w:marBottom w:val="0"/>
      <w:divBdr>
        <w:top w:val="none" w:sz="0" w:space="0" w:color="auto"/>
        <w:left w:val="none" w:sz="0" w:space="0" w:color="auto"/>
        <w:bottom w:val="none" w:sz="0" w:space="0" w:color="auto"/>
        <w:right w:val="none" w:sz="0" w:space="0" w:color="auto"/>
      </w:divBdr>
    </w:div>
    <w:div w:id="91824358">
      <w:bodyDiv w:val="1"/>
      <w:marLeft w:val="0"/>
      <w:marRight w:val="0"/>
      <w:marTop w:val="0"/>
      <w:marBottom w:val="0"/>
      <w:divBdr>
        <w:top w:val="none" w:sz="0" w:space="0" w:color="auto"/>
        <w:left w:val="none" w:sz="0" w:space="0" w:color="auto"/>
        <w:bottom w:val="none" w:sz="0" w:space="0" w:color="auto"/>
        <w:right w:val="none" w:sz="0" w:space="0" w:color="auto"/>
      </w:divBdr>
    </w:div>
    <w:div w:id="93480354">
      <w:bodyDiv w:val="1"/>
      <w:marLeft w:val="0"/>
      <w:marRight w:val="0"/>
      <w:marTop w:val="0"/>
      <w:marBottom w:val="0"/>
      <w:divBdr>
        <w:top w:val="none" w:sz="0" w:space="0" w:color="auto"/>
        <w:left w:val="none" w:sz="0" w:space="0" w:color="auto"/>
        <w:bottom w:val="none" w:sz="0" w:space="0" w:color="auto"/>
        <w:right w:val="none" w:sz="0" w:space="0" w:color="auto"/>
      </w:divBdr>
    </w:div>
    <w:div w:id="94139372">
      <w:bodyDiv w:val="1"/>
      <w:marLeft w:val="0"/>
      <w:marRight w:val="0"/>
      <w:marTop w:val="0"/>
      <w:marBottom w:val="0"/>
      <w:divBdr>
        <w:top w:val="none" w:sz="0" w:space="0" w:color="auto"/>
        <w:left w:val="none" w:sz="0" w:space="0" w:color="auto"/>
        <w:bottom w:val="none" w:sz="0" w:space="0" w:color="auto"/>
        <w:right w:val="none" w:sz="0" w:space="0" w:color="auto"/>
      </w:divBdr>
    </w:div>
    <w:div w:id="94642057">
      <w:bodyDiv w:val="1"/>
      <w:marLeft w:val="0"/>
      <w:marRight w:val="0"/>
      <w:marTop w:val="0"/>
      <w:marBottom w:val="0"/>
      <w:divBdr>
        <w:top w:val="none" w:sz="0" w:space="0" w:color="auto"/>
        <w:left w:val="none" w:sz="0" w:space="0" w:color="auto"/>
        <w:bottom w:val="none" w:sz="0" w:space="0" w:color="auto"/>
        <w:right w:val="none" w:sz="0" w:space="0" w:color="auto"/>
      </w:divBdr>
    </w:div>
    <w:div w:id="97214616">
      <w:bodyDiv w:val="1"/>
      <w:marLeft w:val="0"/>
      <w:marRight w:val="0"/>
      <w:marTop w:val="0"/>
      <w:marBottom w:val="0"/>
      <w:divBdr>
        <w:top w:val="none" w:sz="0" w:space="0" w:color="auto"/>
        <w:left w:val="none" w:sz="0" w:space="0" w:color="auto"/>
        <w:bottom w:val="none" w:sz="0" w:space="0" w:color="auto"/>
        <w:right w:val="none" w:sz="0" w:space="0" w:color="auto"/>
      </w:divBdr>
    </w:div>
    <w:div w:id="97257480">
      <w:bodyDiv w:val="1"/>
      <w:marLeft w:val="0"/>
      <w:marRight w:val="0"/>
      <w:marTop w:val="0"/>
      <w:marBottom w:val="0"/>
      <w:divBdr>
        <w:top w:val="none" w:sz="0" w:space="0" w:color="auto"/>
        <w:left w:val="none" w:sz="0" w:space="0" w:color="auto"/>
        <w:bottom w:val="none" w:sz="0" w:space="0" w:color="auto"/>
        <w:right w:val="none" w:sz="0" w:space="0" w:color="auto"/>
      </w:divBdr>
    </w:div>
    <w:div w:id="99645441">
      <w:bodyDiv w:val="1"/>
      <w:marLeft w:val="0"/>
      <w:marRight w:val="0"/>
      <w:marTop w:val="0"/>
      <w:marBottom w:val="0"/>
      <w:divBdr>
        <w:top w:val="none" w:sz="0" w:space="0" w:color="auto"/>
        <w:left w:val="none" w:sz="0" w:space="0" w:color="auto"/>
        <w:bottom w:val="none" w:sz="0" w:space="0" w:color="auto"/>
        <w:right w:val="none" w:sz="0" w:space="0" w:color="auto"/>
      </w:divBdr>
    </w:div>
    <w:div w:id="102307142">
      <w:bodyDiv w:val="1"/>
      <w:marLeft w:val="0"/>
      <w:marRight w:val="0"/>
      <w:marTop w:val="0"/>
      <w:marBottom w:val="0"/>
      <w:divBdr>
        <w:top w:val="none" w:sz="0" w:space="0" w:color="auto"/>
        <w:left w:val="none" w:sz="0" w:space="0" w:color="auto"/>
        <w:bottom w:val="none" w:sz="0" w:space="0" w:color="auto"/>
        <w:right w:val="none" w:sz="0" w:space="0" w:color="auto"/>
      </w:divBdr>
    </w:div>
    <w:div w:id="106777855">
      <w:bodyDiv w:val="1"/>
      <w:marLeft w:val="0"/>
      <w:marRight w:val="0"/>
      <w:marTop w:val="0"/>
      <w:marBottom w:val="0"/>
      <w:divBdr>
        <w:top w:val="none" w:sz="0" w:space="0" w:color="auto"/>
        <w:left w:val="none" w:sz="0" w:space="0" w:color="auto"/>
        <w:bottom w:val="none" w:sz="0" w:space="0" w:color="auto"/>
        <w:right w:val="none" w:sz="0" w:space="0" w:color="auto"/>
      </w:divBdr>
    </w:div>
    <w:div w:id="109402109">
      <w:bodyDiv w:val="1"/>
      <w:marLeft w:val="0"/>
      <w:marRight w:val="0"/>
      <w:marTop w:val="0"/>
      <w:marBottom w:val="0"/>
      <w:divBdr>
        <w:top w:val="none" w:sz="0" w:space="0" w:color="auto"/>
        <w:left w:val="none" w:sz="0" w:space="0" w:color="auto"/>
        <w:bottom w:val="none" w:sz="0" w:space="0" w:color="auto"/>
        <w:right w:val="none" w:sz="0" w:space="0" w:color="auto"/>
      </w:divBdr>
    </w:div>
    <w:div w:id="110242922">
      <w:bodyDiv w:val="1"/>
      <w:marLeft w:val="0"/>
      <w:marRight w:val="0"/>
      <w:marTop w:val="0"/>
      <w:marBottom w:val="0"/>
      <w:divBdr>
        <w:top w:val="none" w:sz="0" w:space="0" w:color="auto"/>
        <w:left w:val="none" w:sz="0" w:space="0" w:color="auto"/>
        <w:bottom w:val="none" w:sz="0" w:space="0" w:color="auto"/>
        <w:right w:val="none" w:sz="0" w:space="0" w:color="auto"/>
      </w:divBdr>
    </w:div>
    <w:div w:id="112334997">
      <w:bodyDiv w:val="1"/>
      <w:marLeft w:val="0"/>
      <w:marRight w:val="0"/>
      <w:marTop w:val="0"/>
      <w:marBottom w:val="0"/>
      <w:divBdr>
        <w:top w:val="none" w:sz="0" w:space="0" w:color="auto"/>
        <w:left w:val="none" w:sz="0" w:space="0" w:color="auto"/>
        <w:bottom w:val="none" w:sz="0" w:space="0" w:color="auto"/>
        <w:right w:val="none" w:sz="0" w:space="0" w:color="auto"/>
      </w:divBdr>
    </w:div>
    <w:div w:id="113208492">
      <w:bodyDiv w:val="1"/>
      <w:marLeft w:val="0"/>
      <w:marRight w:val="0"/>
      <w:marTop w:val="0"/>
      <w:marBottom w:val="0"/>
      <w:divBdr>
        <w:top w:val="none" w:sz="0" w:space="0" w:color="auto"/>
        <w:left w:val="none" w:sz="0" w:space="0" w:color="auto"/>
        <w:bottom w:val="none" w:sz="0" w:space="0" w:color="auto"/>
        <w:right w:val="none" w:sz="0" w:space="0" w:color="auto"/>
      </w:divBdr>
    </w:div>
    <w:div w:id="113670271">
      <w:bodyDiv w:val="1"/>
      <w:marLeft w:val="0"/>
      <w:marRight w:val="0"/>
      <w:marTop w:val="0"/>
      <w:marBottom w:val="0"/>
      <w:divBdr>
        <w:top w:val="none" w:sz="0" w:space="0" w:color="auto"/>
        <w:left w:val="none" w:sz="0" w:space="0" w:color="auto"/>
        <w:bottom w:val="none" w:sz="0" w:space="0" w:color="auto"/>
        <w:right w:val="none" w:sz="0" w:space="0" w:color="auto"/>
      </w:divBdr>
    </w:div>
    <w:div w:id="114375502">
      <w:bodyDiv w:val="1"/>
      <w:marLeft w:val="0"/>
      <w:marRight w:val="0"/>
      <w:marTop w:val="0"/>
      <w:marBottom w:val="0"/>
      <w:divBdr>
        <w:top w:val="none" w:sz="0" w:space="0" w:color="auto"/>
        <w:left w:val="none" w:sz="0" w:space="0" w:color="auto"/>
        <w:bottom w:val="none" w:sz="0" w:space="0" w:color="auto"/>
        <w:right w:val="none" w:sz="0" w:space="0" w:color="auto"/>
      </w:divBdr>
    </w:div>
    <w:div w:id="114956329">
      <w:bodyDiv w:val="1"/>
      <w:marLeft w:val="0"/>
      <w:marRight w:val="0"/>
      <w:marTop w:val="0"/>
      <w:marBottom w:val="0"/>
      <w:divBdr>
        <w:top w:val="none" w:sz="0" w:space="0" w:color="auto"/>
        <w:left w:val="none" w:sz="0" w:space="0" w:color="auto"/>
        <w:bottom w:val="none" w:sz="0" w:space="0" w:color="auto"/>
        <w:right w:val="none" w:sz="0" w:space="0" w:color="auto"/>
      </w:divBdr>
    </w:div>
    <w:div w:id="122189361">
      <w:bodyDiv w:val="1"/>
      <w:marLeft w:val="0"/>
      <w:marRight w:val="0"/>
      <w:marTop w:val="0"/>
      <w:marBottom w:val="0"/>
      <w:divBdr>
        <w:top w:val="none" w:sz="0" w:space="0" w:color="auto"/>
        <w:left w:val="none" w:sz="0" w:space="0" w:color="auto"/>
        <w:bottom w:val="none" w:sz="0" w:space="0" w:color="auto"/>
        <w:right w:val="none" w:sz="0" w:space="0" w:color="auto"/>
      </w:divBdr>
    </w:div>
    <w:div w:id="126360228">
      <w:bodyDiv w:val="1"/>
      <w:marLeft w:val="0"/>
      <w:marRight w:val="0"/>
      <w:marTop w:val="0"/>
      <w:marBottom w:val="0"/>
      <w:divBdr>
        <w:top w:val="none" w:sz="0" w:space="0" w:color="auto"/>
        <w:left w:val="none" w:sz="0" w:space="0" w:color="auto"/>
        <w:bottom w:val="none" w:sz="0" w:space="0" w:color="auto"/>
        <w:right w:val="none" w:sz="0" w:space="0" w:color="auto"/>
      </w:divBdr>
    </w:div>
    <w:div w:id="127092430">
      <w:bodyDiv w:val="1"/>
      <w:marLeft w:val="0"/>
      <w:marRight w:val="0"/>
      <w:marTop w:val="0"/>
      <w:marBottom w:val="0"/>
      <w:divBdr>
        <w:top w:val="none" w:sz="0" w:space="0" w:color="auto"/>
        <w:left w:val="none" w:sz="0" w:space="0" w:color="auto"/>
        <w:bottom w:val="none" w:sz="0" w:space="0" w:color="auto"/>
        <w:right w:val="none" w:sz="0" w:space="0" w:color="auto"/>
      </w:divBdr>
    </w:div>
    <w:div w:id="127170941">
      <w:bodyDiv w:val="1"/>
      <w:marLeft w:val="0"/>
      <w:marRight w:val="0"/>
      <w:marTop w:val="0"/>
      <w:marBottom w:val="0"/>
      <w:divBdr>
        <w:top w:val="none" w:sz="0" w:space="0" w:color="auto"/>
        <w:left w:val="none" w:sz="0" w:space="0" w:color="auto"/>
        <w:bottom w:val="none" w:sz="0" w:space="0" w:color="auto"/>
        <w:right w:val="none" w:sz="0" w:space="0" w:color="auto"/>
      </w:divBdr>
    </w:div>
    <w:div w:id="128331081">
      <w:bodyDiv w:val="1"/>
      <w:marLeft w:val="0"/>
      <w:marRight w:val="0"/>
      <w:marTop w:val="0"/>
      <w:marBottom w:val="0"/>
      <w:divBdr>
        <w:top w:val="none" w:sz="0" w:space="0" w:color="auto"/>
        <w:left w:val="none" w:sz="0" w:space="0" w:color="auto"/>
        <w:bottom w:val="none" w:sz="0" w:space="0" w:color="auto"/>
        <w:right w:val="none" w:sz="0" w:space="0" w:color="auto"/>
      </w:divBdr>
    </w:div>
    <w:div w:id="131026964">
      <w:bodyDiv w:val="1"/>
      <w:marLeft w:val="0"/>
      <w:marRight w:val="0"/>
      <w:marTop w:val="0"/>
      <w:marBottom w:val="0"/>
      <w:divBdr>
        <w:top w:val="none" w:sz="0" w:space="0" w:color="auto"/>
        <w:left w:val="none" w:sz="0" w:space="0" w:color="auto"/>
        <w:bottom w:val="none" w:sz="0" w:space="0" w:color="auto"/>
        <w:right w:val="none" w:sz="0" w:space="0" w:color="auto"/>
      </w:divBdr>
    </w:div>
    <w:div w:id="135923994">
      <w:bodyDiv w:val="1"/>
      <w:marLeft w:val="0"/>
      <w:marRight w:val="0"/>
      <w:marTop w:val="0"/>
      <w:marBottom w:val="0"/>
      <w:divBdr>
        <w:top w:val="none" w:sz="0" w:space="0" w:color="auto"/>
        <w:left w:val="none" w:sz="0" w:space="0" w:color="auto"/>
        <w:bottom w:val="none" w:sz="0" w:space="0" w:color="auto"/>
        <w:right w:val="none" w:sz="0" w:space="0" w:color="auto"/>
      </w:divBdr>
    </w:div>
    <w:div w:id="139344007">
      <w:bodyDiv w:val="1"/>
      <w:marLeft w:val="0"/>
      <w:marRight w:val="0"/>
      <w:marTop w:val="0"/>
      <w:marBottom w:val="0"/>
      <w:divBdr>
        <w:top w:val="none" w:sz="0" w:space="0" w:color="auto"/>
        <w:left w:val="none" w:sz="0" w:space="0" w:color="auto"/>
        <w:bottom w:val="none" w:sz="0" w:space="0" w:color="auto"/>
        <w:right w:val="none" w:sz="0" w:space="0" w:color="auto"/>
      </w:divBdr>
    </w:div>
    <w:div w:id="140001335">
      <w:bodyDiv w:val="1"/>
      <w:marLeft w:val="0"/>
      <w:marRight w:val="0"/>
      <w:marTop w:val="0"/>
      <w:marBottom w:val="0"/>
      <w:divBdr>
        <w:top w:val="none" w:sz="0" w:space="0" w:color="auto"/>
        <w:left w:val="none" w:sz="0" w:space="0" w:color="auto"/>
        <w:bottom w:val="none" w:sz="0" w:space="0" w:color="auto"/>
        <w:right w:val="none" w:sz="0" w:space="0" w:color="auto"/>
      </w:divBdr>
    </w:div>
    <w:div w:id="141705236">
      <w:bodyDiv w:val="1"/>
      <w:marLeft w:val="0"/>
      <w:marRight w:val="0"/>
      <w:marTop w:val="0"/>
      <w:marBottom w:val="0"/>
      <w:divBdr>
        <w:top w:val="none" w:sz="0" w:space="0" w:color="auto"/>
        <w:left w:val="none" w:sz="0" w:space="0" w:color="auto"/>
        <w:bottom w:val="none" w:sz="0" w:space="0" w:color="auto"/>
        <w:right w:val="none" w:sz="0" w:space="0" w:color="auto"/>
      </w:divBdr>
    </w:div>
    <w:div w:id="142356015">
      <w:bodyDiv w:val="1"/>
      <w:marLeft w:val="0"/>
      <w:marRight w:val="0"/>
      <w:marTop w:val="0"/>
      <w:marBottom w:val="0"/>
      <w:divBdr>
        <w:top w:val="none" w:sz="0" w:space="0" w:color="auto"/>
        <w:left w:val="none" w:sz="0" w:space="0" w:color="auto"/>
        <w:bottom w:val="none" w:sz="0" w:space="0" w:color="auto"/>
        <w:right w:val="none" w:sz="0" w:space="0" w:color="auto"/>
      </w:divBdr>
    </w:div>
    <w:div w:id="146243035">
      <w:bodyDiv w:val="1"/>
      <w:marLeft w:val="0"/>
      <w:marRight w:val="0"/>
      <w:marTop w:val="0"/>
      <w:marBottom w:val="0"/>
      <w:divBdr>
        <w:top w:val="none" w:sz="0" w:space="0" w:color="auto"/>
        <w:left w:val="none" w:sz="0" w:space="0" w:color="auto"/>
        <w:bottom w:val="none" w:sz="0" w:space="0" w:color="auto"/>
        <w:right w:val="none" w:sz="0" w:space="0" w:color="auto"/>
      </w:divBdr>
    </w:div>
    <w:div w:id="150603194">
      <w:bodyDiv w:val="1"/>
      <w:marLeft w:val="0"/>
      <w:marRight w:val="0"/>
      <w:marTop w:val="0"/>
      <w:marBottom w:val="0"/>
      <w:divBdr>
        <w:top w:val="none" w:sz="0" w:space="0" w:color="auto"/>
        <w:left w:val="none" w:sz="0" w:space="0" w:color="auto"/>
        <w:bottom w:val="none" w:sz="0" w:space="0" w:color="auto"/>
        <w:right w:val="none" w:sz="0" w:space="0" w:color="auto"/>
      </w:divBdr>
    </w:div>
    <w:div w:id="151265053">
      <w:bodyDiv w:val="1"/>
      <w:marLeft w:val="0"/>
      <w:marRight w:val="0"/>
      <w:marTop w:val="0"/>
      <w:marBottom w:val="0"/>
      <w:divBdr>
        <w:top w:val="none" w:sz="0" w:space="0" w:color="auto"/>
        <w:left w:val="none" w:sz="0" w:space="0" w:color="auto"/>
        <w:bottom w:val="none" w:sz="0" w:space="0" w:color="auto"/>
        <w:right w:val="none" w:sz="0" w:space="0" w:color="auto"/>
      </w:divBdr>
    </w:div>
    <w:div w:id="151415494">
      <w:bodyDiv w:val="1"/>
      <w:marLeft w:val="0"/>
      <w:marRight w:val="0"/>
      <w:marTop w:val="0"/>
      <w:marBottom w:val="0"/>
      <w:divBdr>
        <w:top w:val="none" w:sz="0" w:space="0" w:color="auto"/>
        <w:left w:val="none" w:sz="0" w:space="0" w:color="auto"/>
        <w:bottom w:val="none" w:sz="0" w:space="0" w:color="auto"/>
        <w:right w:val="none" w:sz="0" w:space="0" w:color="auto"/>
      </w:divBdr>
    </w:div>
    <w:div w:id="154348869">
      <w:bodyDiv w:val="1"/>
      <w:marLeft w:val="0"/>
      <w:marRight w:val="0"/>
      <w:marTop w:val="0"/>
      <w:marBottom w:val="0"/>
      <w:divBdr>
        <w:top w:val="none" w:sz="0" w:space="0" w:color="auto"/>
        <w:left w:val="none" w:sz="0" w:space="0" w:color="auto"/>
        <w:bottom w:val="none" w:sz="0" w:space="0" w:color="auto"/>
        <w:right w:val="none" w:sz="0" w:space="0" w:color="auto"/>
      </w:divBdr>
    </w:div>
    <w:div w:id="154685171">
      <w:bodyDiv w:val="1"/>
      <w:marLeft w:val="0"/>
      <w:marRight w:val="0"/>
      <w:marTop w:val="0"/>
      <w:marBottom w:val="0"/>
      <w:divBdr>
        <w:top w:val="none" w:sz="0" w:space="0" w:color="auto"/>
        <w:left w:val="none" w:sz="0" w:space="0" w:color="auto"/>
        <w:bottom w:val="none" w:sz="0" w:space="0" w:color="auto"/>
        <w:right w:val="none" w:sz="0" w:space="0" w:color="auto"/>
      </w:divBdr>
    </w:div>
    <w:div w:id="161090405">
      <w:bodyDiv w:val="1"/>
      <w:marLeft w:val="0"/>
      <w:marRight w:val="0"/>
      <w:marTop w:val="0"/>
      <w:marBottom w:val="0"/>
      <w:divBdr>
        <w:top w:val="none" w:sz="0" w:space="0" w:color="auto"/>
        <w:left w:val="none" w:sz="0" w:space="0" w:color="auto"/>
        <w:bottom w:val="none" w:sz="0" w:space="0" w:color="auto"/>
        <w:right w:val="none" w:sz="0" w:space="0" w:color="auto"/>
      </w:divBdr>
    </w:div>
    <w:div w:id="162672737">
      <w:bodyDiv w:val="1"/>
      <w:marLeft w:val="0"/>
      <w:marRight w:val="0"/>
      <w:marTop w:val="0"/>
      <w:marBottom w:val="0"/>
      <w:divBdr>
        <w:top w:val="none" w:sz="0" w:space="0" w:color="auto"/>
        <w:left w:val="none" w:sz="0" w:space="0" w:color="auto"/>
        <w:bottom w:val="none" w:sz="0" w:space="0" w:color="auto"/>
        <w:right w:val="none" w:sz="0" w:space="0" w:color="auto"/>
      </w:divBdr>
    </w:div>
    <w:div w:id="163252906">
      <w:bodyDiv w:val="1"/>
      <w:marLeft w:val="0"/>
      <w:marRight w:val="0"/>
      <w:marTop w:val="0"/>
      <w:marBottom w:val="0"/>
      <w:divBdr>
        <w:top w:val="none" w:sz="0" w:space="0" w:color="auto"/>
        <w:left w:val="none" w:sz="0" w:space="0" w:color="auto"/>
        <w:bottom w:val="none" w:sz="0" w:space="0" w:color="auto"/>
        <w:right w:val="none" w:sz="0" w:space="0" w:color="auto"/>
      </w:divBdr>
    </w:div>
    <w:div w:id="167909697">
      <w:bodyDiv w:val="1"/>
      <w:marLeft w:val="0"/>
      <w:marRight w:val="0"/>
      <w:marTop w:val="0"/>
      <w:marBottom w:val="0"/>
      <w:divBdr>
        <w:top w:val="none" w:sz="0" w:space="0" w:color="auto"/>
        <w:left w:val="none" w:sz="0" w:space="0" w:color="auto"/>
        <w:bottom w:val="none" w:sz="0" w:space="0" w:color="auto"/>
        <w:right w:val="none" w:sz="0" w:space="0" w:color="auto"/>
      </w:divBdr>
    </w:div>
    <w:div w:id="169222419">
      <w:bodyDiv w:val="1"/>
      <w:marLeft w:val="0"/>
      <w:marRight w:val="0"/>
      <w:marTop w:val="0"/>
      <w:marBottom w:val="0"/>
      <w:divBdr>
        <w:top w:val="none" w:sz="0" w:space="0" w:color="auto"/>
        <w:left w:val="none" w:sz="0" w:space="0" w:color="auto"/>
        <w:bottom w:val="none" w:sz="0" w:space="0" w:color="auto"/>
        <w:right w:val="none" w:sz="0" w:space="0" w:color="auto"/>
      </w:divBdr>
    </w:div>
    <w:div w:id="169762549">
      <w:bodyDiv w:val="1"/>
      <w:marLeft w:val="0"/>
      <w:marRight w:val="0"/>
      <w:marTop w:val="0"/>
      <w:marBottom w:val="0"/>
      <w:divBdr>
        <w:top w:val="none" w:sz="0" w:space="0" w:color="auto"/>
        <w:left w:val="none" w:sz="0" w:space="0" w:color="auto"/>
        <w:bottom w:val="none" w:sz="0" w:space="0" w:color="auto"/>
        <w:right w:val="none" w:sz="0" w:space="0" w:color="auto"/>
      </w:divBdr>
    </w:div>
    <w:div w:id="172259969">
      <w:bodyDiv w:val="1"/>
      <w:marLeft w:val="0"/>
      <w:marRight w:val="0"/>
      <w:marTop w:val="0"/>
      <w:marBottom w:val="0"/>
      <w:divBdr>
        <w:top w:val="none" w:sz="0" w:space="0" w:color="auto"/>
        <w:left w:val="none" w:sz="0" w:space="0" w:color="auto"/>
        <w:bottom w:val="none" w:sz="0" w:space="0" w:color="auto"/>
        <w:right w:val="none" w:sz="0" w:space="0" w:color="auto"/>
      </w:divBdr>
    </w:div>
    <w:div w:id="173541806">
      <w:bodyDiv w:val="1"/>
      <w:marLeft w:val="0"/>
      <w:marRight w:val="0"/>
      <w:marTop w:val="0"/>
      <w:marBottom w:val="0"/>
      <w:divBdr>
        <w:top w:val="none" w:sz="0" w:space="0" w:color="auto"/>
        <w:left w:val="none" w:sz="0" w:space="0" w:color="auto"/>
        <w:bottom w:val="none" w:sz="0" w:space="0" w:color="auto"/>
        <w:right w:val="none" w:sz="0" w:space="0" w:color="auto"/>
      </w:divBdr>
    </w:div>
    <w:div w:id="174149072">
      <w:bodyDiv w:val="1"/>
      <w:marLeft w:val="0"/>
      <w:marRight w:val="0"/>
      <w:marTop w:val="0"/>
      <w:marBottom w:val="0"/>
      <w:divBdr>
        <w:top w:val="none" w:sz="0" w:space="0" w:color="auto"/>
        <w:left w:val="none" w:sz="0" w:space="0" w:color="auto"/>
        <w:bottom w:val="none" w:sz="0" w:space="0" w:color="auto"/>
        <w:right w:val="none" w:sz="0" w:space="0" w:color="auto"/>
      </w:divBdr>
    </w:div>
    <w:div w:id="179706609">
      <w:bodyDiv w:val="1"/>
      <w:marLeft w:val="0"/>
      <w:marRight w:val="0"/>
      <w:marTop w:val="0"/>
      <w:marBottom w:val="0"/>
      <w:divBdr>
        <w:top w:val="none" w:sz="0" w:space="0" w:color="auto"/>
        <w:left w:val="none" w:sz="0" w:space="0" w:color="auto"/>
        <w:bottom w:val="none" w:sz="0" w:space="0" w:color="auto"/>
        <w:right w:val="none" w:sz="0" w:space="0" w:color="auto"/>
      </w:divBdr>
    </w:div>
    <w:div w:id="181169221">
      <w:bodyDiv w:val="1"/>
      <w:marLeft w:val="0"/>
      <w:marRight w:val="0"/>
      <w:marTop w:val="0"/>
      <w:marBottom w:val="0"/>
      <w:divBdr>
        <w:top w:val="none" w:sz="0" w:space="0" w:color="auto"/>
        <w:left w:val="none" w:sz="0" w:space="0" w:color="auto"/>
        <w:bottom w:val="none" w:sz="0" w:space="0" w:color="auto"/>
        <w:right w:val="none" w:sz="0" w:space="0" w:color="auto"/>
      </w:divBdr>
    </w:div>
    <w:div w:id="184247342">
      <w:bodyDiv w:val="1"/>
      <w:marLeft w:val="0"/>
      <w:marRight w:val="0"/>
      <w:marTop w:val="0"/>
      <w:marBottom w:val="0"/>
      <w:divBdr>
        <w:top w:val="none" w:sz="0" w:space="0" w:color="auto"/>
        <w:left w:val="none" w:sz="0" w:space="0" w:color="auto"/>
        <w:bottom w:val="none" w:sz="0" w:space="0" w:color="auto"/>
        <w:right w:val="none" w:sz="0" w:space="0" w:color="auto"/>
      </w:divBdr>
    </w:div>
    <w:div w:id="185942883">
      <w:bodyDiv w:val="1"/>
      <w:marLeft w:val="0"/>
      <w:marRight w:val="0"/>
      <w:marTop w:val="0"/>
      <w:marBottom w:val="0"/>
      <w:divBdr>
        <w:top w:val="none" w:sz="0" w:space="0" w:color="auto"/>
        <w:left w:val="none" w:sz="0" w:space="0" w:color="auto"/>
        <w:bottom w:val="none" w:sz="0" w:space="0" w:color="auto"/>
        <w:right w:val="none" w:sz="0" w:space="0" w:color="auto"/>
      </w:divBdr>
    </w:div>
    <w:div w:id="190727633">
      <w:bodyDiv w:val="1"/>
      <w:marLeft w:val="0"/>
      <w:marRight w:val="0"/>
      <w:marTop w:val="0"/>
      <w:marBottom w:val="0"/>
      <w:divBdr>
        <w:top w:val="none" w:sz="0" w:space="0" w:color="auto"/>
        <w:left w:val="none" w:sz="0" w:space="0" w:color="auto"/>
        <w:bottom w:val="none" w:sz="0" w:space="0" w:color="auto"/>
        <w:right w:val="none" w:sz="0" w:space="0" w:color="auto"/>
      </w:divBdr>
    </w:div>
    <w:div w:id="191040859">
      <w:bodyDiv w:val="1"/>
      <w:marLeft w:val="0"/>
      <w:marRight w:val="0"/>
      <w:marTop w:val="0"/>
      <w:marBottom w:val="0"/>
      <w:divBdr>
        <w:top w:val="none" w:sz="0" w:space="0" w:color="auto"/>
        <w:left w:val="none" w:sz="0" w:space="0" w:color="auto"/>
        <w:bottom w:val="none" w:sz="0" w:space="0" w:color="auto"/>
        <w:right w:val="none" w:sz="0" w:space="0" w:color="auto"/>
      </w:divBdr>
    </w:div>
    <w:div w:id="193347885">
      <w:bodyDiv w:val="1"/>
      <w:marLeft w:val="0"/>
      <w:marRight w:val="0"/>
      <w:marTop w:val="0"/>
      <w:marBottom w:val="0"/>
      <w:divBdr>
        <w:top w:val="none" w:sz="0" w:space="0" w:color="auto"/>
        <w:left w:val="none" w:sz="0" w:space="0" w:color="auto"/>
        <w:bottom w:val="none" w:sz="0" w:space="0" w:color="auto"/>
        <w:right w:val="none" w:sz="0" w:space="0" w:color="auto"/>
      </w:divBdr>
    </w:div>
    <w:div w:id="193428133">
      <w:bodyDiv w:val="1"/>
      <w:marLeft w:val="0"/>
      <w:marRight w:val="0"/>
      <w:marTop w:val="0"/>
      <w:marBottom w:val="0"/>
      <w:divBdr>
        <w:top w:val="none" w:sz="0" w:space="0" w:color="auto"/>
        <w:left w:val="none" w:sz="0" w:space="0" w:color="auto"/>
        <w:bottom w:val="none" w:sz="0" w:space="0" w:color="auto"/>
        <w:right w:val="none" w:sz="0" w:space="0" w:color="auto"/>
      </w:divBdr>
    </w:div>
    <w:div w:id="194314988">
      <w:bodyDiv w:val="1"/>
      <w:marLeft w:val="0"/>
      <w:marRight w:val="0"/>
      <w:marTop w:val="0"/>
      <w:marBottom w:val="0"/>
      <w:divBdr>
        <w:top w:val="none" w:sz="0" w:space="0" w:color="auto"/>
        <w:left w:val="none" w:sz="0" w:space="0" w:color="auto"/>
        <w:bottom w:val="none" w:sz="0" w:space="0" w:color="auto"/>
        <w:right w:val="none" w:sz="0" w:space="0" w:color="auto"/>
      </w:divBdr>
    </w:div>
    <w:div w:id="194586385">
      <w:bodyDiv w:val="1"/>
      <w:marLeft w:val="0"/>
      <w:marRight w:val="0"/>
      <w:marTop w:val="0"/>
      <w:marBottom w:val="0"/>
      <w:divBdr>
        <w:top w:val="none" w:sz="0" w:space="0" w:color="auto"/>
        <w:left w:val="none" w:sz="0" w:space="0" w:color="auto"/>
        <w:bottom w:val="none" w:sz="0" w:space="0" w:color="auto"/>
        <w:right w:val="none" w:sz="0" w:space="0" w:color="auto"/>
      </w:divBdr>
    </w:div>
    <w:div w:id="196629666">
      <w:bodyDiv w:val="1"/>
      <w:marLeft w:val="0"/>
      <w:marRight w:val="0"/>
      <w:marTop w:val="0"/>
      <w:marBottom w:val="0"/>
      <w:divBdr>
        <w:top w:val="none" w:sz="0" w:space="0" w:color="auto"/>
        <w:left w:val="none" w:sz="0" w:space="0" w:color="auto"/>
        <w:bottom w:val="none" w:sz="0" w:space="0" w:color="auto"/>
        <w:right w:val="none" w:sz="0" w:space="0" w:color="auto"/>
      </w:divBdr>
    </w:div>
    <w:div w:id="199829324">
      <w:bodyDiv w:val="1"/>
      <w:marLeft w:val="0"/>
      <w:marRight w:val="0"/>
      <w:marTop w:val="0"/>
      <w:marBottom w:val="0"/>
      <w:divBdr>
        <w:top w:val="none" w:sz="0" w:space="0" w:color="auto"/>
        <w:left w:val="none" w:sz="0" w:space="0" w:color="auto"/>
        <w:bottom w:val="none" w:sz="0" w:space="0" w:color="auto"/>
        <w:right w:val="none" w:sz="0" w:space="0" w:color="auto"/>
      </w:divBdr>
    </w:div>
    <w:div w:id="203057350">
      <w:bodyDiv w:val="1"/>
      <w:marLeft w:val="0"/>
      <w:marRight w:val="0"/>
      <w:marTop w:val="0"/>
      <w:marBottom w:val="0"/>
      <w:divBdr>
        <w:top w:val="none" w:sz="0" w:space="0" w:color="auto"/>
        <w:left w:val="none" w:sz="0" w:space="0" w:color="auto"/>
        <w:bottom w:val="none" w:sz="0" w:space="0" w:color="auto"/>
        <w:right w:val="none" w:sz="0" w:space="0" w:color="auto"/>
      </w:divBdr>
    </w:div>
    <w:div w:id="204023265">
      <w:bodyDiv w:val="1"/>
      <w:marLeft w:val="0"/>
      <w:marRight w:val="0"/>
      <w:marTop w:val="0"/>
      <w:marBottom w:val="0"/>
      <w:divBdr>
        <w:top w:val="none" w:sz="0" w:space="0" w:color="auto"/>
        <w:left w:val="none" w:sz="0" w:space="0" w:color="auto"/>
        <w:bottom w:val="none" w:sz="0" w:space="0" w:color="auto"/>
        <w:right w:val="none" w:sz="0" w:space="0" w:color="auto"/>
      </w:divBdr>
    </w:div>
    <w:div w:id="204678861">
      <w:bodyDiv w:val="1"/>
      <w:marLeft w:val="0"/>
      <w:marRight w:val="0"/>
      <w:marTop w:val="0"/>
      <w:marBottom w:val="0"/>
      <w:divBdr>
        <w:top w:val="none" w:sz="0" w:space="0" w:color="auto"/>
        <w:left w:val="none" w:sz="0" w:space="0" w:color="auto"/>
        <w:bottom w:val="none" w:sz="0" w:space="0" w:color="auto"/>
        <w:right w:val="none" w:sz="0" w:space="0" w:color="auto"/>
      </w:divBdr>
    </w:div>
    <w:div w:id="205416260">
      <w:bodyDiv w:val="1"/>
      <w:marLeft w:val="0"/>
      <w:marRight w:val="0"/>
      <w:marTop w:val="0"/>
      <w:marBottom w:val="0"/>
      <w:divBdr>
        <w:top w:val="none" w:sz="0" w:space="0" w:color="auto"/>
        <w:left w:val="none" w:sz="0" w:space="0" w:color="auto"/>
        <w:bottom w:val="none" w:sz="0" w:space="0" w:color="auto"/>
        <w:right w:val="none" w:sz="0" w:space="0" w:color="auto"/>
      </w:divBdr>
    </w:div>
    <w:div w:id="205990743">
      <w:bodyDiv w:val="1"/>
      <w:marLeft w:val="0"/>
      <w:marRight w:val="0"/>
      <w:marTop w:val="0"/>
      <w:marBottom w:val="0"/>
      <w:divBdr>
        <w:top w:val="none" w:sz="0" w:space="0" w:color="auto"/>
        <w:left w:val="none" w:sz="0" w:space="0" w:color="auto"/>
        <w:bottom w:val="none" w:sz="0" w:space="0" w:color="auto"/>
        <w:right w:val="none" w:sz="0" w:space="0" w:color="auto"/>
      </w:divBdr>
    </w:div>
    <w:div w:id="207110109">
      <w:bodyDiv w:val="1"/>
      <w:marLeft w:val="0"/>
      <w:marRight w:val="0"/>
      <w:marTop w:val="0"/>
      <w:marBottom w:val="0"/>
      <w:divBdr>
        <w:top w:val="none" w:sz="0" w:space="0" w:color="auto"/>
        <w:left w:val="none" w:sz="0" w:space="0" w:color="auto"/>
        <w:bottom w:val="none" w:sz="0" w:space="0" w:color="auto"/>
        <w:right w:val="none" w:sz="0" w:space="0" w:color="auto"/>
      </w:divBdr>
    </w:div>
    <w:div w:id="207688722">
      <w:bodyDiv w:val="1"/>
      <w:marLeft w:val="0"/>
      <w:marRight w:val="0"/>
      <w:marTop w:val="0"/>
      <w:marBottom w:val="0"/>
      <w:divBdr>
        <w:top w:val="none" w:sz="0" w:space="0" w:color="auto"/>
        <w:left w:val="none" w:sz="0" w:space="0" w:color="auto"/>
        <w:bottom w:val="none" w:sz="0" w:space="0" w:color="auto"/>
        <w:right w:val="none" w:sz="0" w:space="0" w:color="auto"/>
      </w:divBdr>
    </w:div>
    <w:div w:id="207956311">
      <w:bodyDiv w:val="1"/>
      <w:marLeft w:val="0"/>
      <w:marRight w:val="0"/>
      <w:marTop w:val="0"/>
      <w:marBottom w:val="0"/>
      <w:divBdr>
        <w:top w:val="none" w:sz="0" w:space="0" w:color="auto"/>
        <w:left w:val="none" w:sz="0" w:space="0" w:color="auto"/>
        <w:bottom w:val="none" w:sz="0" w:space="0" w:color="auto"/>
        <w:right w:val="none" w:sz="0" w:space="0" w:color="auto"/>
      </w:divBdr>
    </w:div>
    <w:div w:id="220018739">
      <w:bodyDiv w:val="1"/>
      <w:marLeft w:val="0"/>
      <w:marRight w:val="0"/>
      <w:marTop w:val="0"/>
      <w:marBottom w:val="0"/>
      <w:divBdr>
        <w:top w:val="none" w:sz="0" w:space="0" w:color="auto"/>
        <w:left w:val="none" w:sz="0" w:space="0" w:color="auto"/>
        <w:bottom w:val="none" w:sz="0" w:space="0" w:color="auto"/>
        <w:right w:val="none" w:sz="0" w:space="0" w:color="auto"/>
      </w:divBdr>
    </w:div>
    <w:div w:id="222717135">
      <w:bodyDiv w:val="1"/>
      <w:marLeft w:val="0"/>
      <w:marRight w:val="0"/>
      <w:marTop w:val="0"/>
      <w:marBottom w:val="0"/>
      <w:divBdr>
        <w:top w:val="none" w:sz="0" w:space="0" w:color="auto"/>
        <w:left w:val="none" w:sz="0" w:space="0" w:color="auto"/>
        <w:bottom w:val="none" w:sz="0" w:space="0" w:color="auto"/>
        <w:right w:val="none" w:sz="0" w:space="0" w:color="auto"/>
      </w:divBdr>
    </w:div>
    <w:div w:id="222832445">
      <w:bodyDiv w:val="1"/>
      <w:marLeft w:val="0"/>
      <w:marRight w:val="0"/>
      <w:marTop w:val="0"/>
      <w:marBottom w:val="0"/>
      <w:divBdr>
        <w:top w:val="none" w:sz="0" w:space="0" w:color="auto"/>
        <w:left w:val="none" w:sz="0" w:space="0" w:color="auto"/>
        <w:bottom w:val="none" w:sz="0" w:space="0" w:color="auto"/>
        <w:right w:val="none" w:sz="0" w:space="0" w:color="auto"/>
      </w:divBdr>
    </w:div>
    <w:div w:id="223756289">
      <w:bodyDiv w:val="1"/>
      <w:marLeft w:val="0"/>
      <w:marRight w:val="0"/>
      <w:marTop w:val="0"/>
      <w:marBottom w:val="0"/>
      <w:divBdr>
        <w:top w:val="none" w:sz="0" w:space="0" w:color="auto"/>
        <w:left w:val="none" w:sz="0" w:space="0" w:color="auto"/>
        <w:bottom w:val="none" w:sz="0" w:space="0" w:color="auto"/>
        <w:right w:val="none" w:sz="0" w:space="0" w:color="auto"/>
      </w:divBdr>
    </w:div>
    <w:div w:id="226885882">
      <w:bodyDiv w:val="1"/>
      <w:marLeft w:val="0"/>
      <w:marRight w:val="0"/>
      <w:marTop w:val="0"/>
      <w:marBottom w:val="0"/>
      <w:divBdr>
        <w:top w:val="none" w:sz="0" w:space="0" w:color="auto"/>
        <w:left w:val="none" w:sz="0" w:space="0" w:color="auto"/>
        <w:bottom w:val="none" w:sz="0" w:space="0" w:color="auto"/>
        <w:right w:val="none" w:sz="0" w:space="0" w:color="auto"/>
      </w:divBdr>
    </w:div>
    <w:div w:id="231241045">
      <w:bodyDiv w:val="1"/>
      <w:marLeft w:val="0"/>
      <w:marRight w:val="0"/>
      <w:marTop w:val="0"/>
      <w:marBottom w:val="0"/>
      <w:divBdr>
        <w:top w:val="none" w:sz="0" w:space="0" w:color="auto"/>
        <w:left w:val="none" w:sz="0" w:space="0" w:color="auto"/>
        <w:bottom w:val="none" w:sz="0" w:space="0" w:color="auto"/>
        <w:right w:val="none" w:sz="0" w:space="0" w:color="auto"/>
      </w:divBdr>
    </w:div>
    <w:div w:id="231695828">
      <w:bodyDiv w:val="1"/>
      <w:marLeft w:val="0"/>
      <w:marRight w:val="0"/>
      <w:marTop w:val="0"/>
      <w:marBottom w:val="0"/>
      <w:divBdr>
        <w:top w:val="none" w:sz="0" w:space="0" w:color="auto"/>
        <w:left w:val="none" w:sz="0" w:space="0" w:color="auto"/>
        <w:bottom w:val="none" w:sz="0" w:space="0" w:color="auto"/>
        <w:right w:val="none" w:sz="0" w:space="0" w:color="auto"/>
      </w:divBdr>
    </w:div>
    <w:div w:id="233929258">
      <w:bodyDiv w:val="1"/>
      <w:marLeft w:val="0"/>
      <w:marRight w:val="0"/>
      <w:marTop w:val="0"/>
      <w:marBottom w:val="0"/>
      <w:divBdr>
        <w:top w:val="none" w:sz="0" w:space="0" w:color="auto"/>
        <w:left w:val="none" w:sz="0" w:space="0" w:color="auto"/>
        <w:bottom w:val="none" w:sz="0" w:space="0" w:color="auto"/>
        <w:right w:val="none" w:sz="0" w:space="0" w:color="auto"/>
      </w:divBdr>
      <w:divsChild>
        <w:div w:id="1049449856">
          <w:marLeft w:val="0"/>
          <w:marRight w:val="0"/>
          <w:marTop w:val="0"/>
          <w:marBottom w:val="0"/>
          <w:divBdr>
            <w:top w:val="none" w:sz="0" w:space="0" w:color="auto"/>
            <w:left w:val="none" w:sz="0" w:space="0" w:color="auto"/>
            <w:bottom w:val="none" w:sz="0" w:space="0" w:color="auto"/>
            <w:right w:val="none" w:sz="0" w:space="0" w:color="auto"/>
          </w:divBdr>
        </w:div>
        <w:div w:id="608123325">
          <w:marLeft w:val="0"/>
          <w:marRight w:val="0"/>
          <w:marTop w:val="0"/>
          <w:marBottom w:val="0"/>
          <w:divBdr>
            <w:top w:val="none" w:sz="0" w:space="0" w:color="auto"/>
            <w:left w:val="none" w:sz="0" w:space="0" w:color="auto"/>
            <w:bottom w:val="none" w:sz="0" w:space="0" w:color="auto"/>
            <w:right w:val="none" w:sz="0" w:space="0" w:color="auto"/>
          </w:divBdr>
        </w:div>
      </w:divsChild>
    </w:div>
    <w:div w:id="236325357">
      <w:bodyDiv w:val="1"/>
      <w:marLeft w:val="0"/>
      <w:marRight w:val="0"/>
      <w:marTop w:val="0"/>
      <w:marBottom w:val="0"/>
      <w:divBdr>
        <w:top w:val="none" w:sz="0" w:space="0" w:color="auto"/>
        <w:left w:val="none" w:sz="0" w:space="0" w:color="auto"/>
        <w:bottom w:val="none" w:sz="0" w:space="0" w:color="auto"/>
        <w:right w:val="none" w:sz="0" w:space="0" w:color="auto"/>
      </w:divBdr>
    </w:div>
    <w:div w:id="237180783">
      <w:bodyDiv w:val="1"/>
      <w:marLeft w:val="0"/>
      <w:marRight w:val="0"/>
      <w:marTop w:val="0"/>
      <w:marBottom w:val="0"/>
      <w:divBdr>
        <w:top w:val="none" w:sz="0" w:space="0" w:color="auto"/>
        <w:left w:val="none" w:sz="0" w:space="0" w:color="auto"/>
        <w:bottom w:val="none" w:sz="0" w:space="0" w:color="auto"/>
        <w:right w:val="none" w:sz="0" w:space="0" w:color="auto"/>
      </w:divBdr>
    </w:div>
    <w:div w:id="238446486">
      <w:bodyDiv w:val="1"/>
      <w:marLeft w:val="0"/>
      <w:marRight w:val="0"/>
      <w:marTop w:val="0"/>
      <w:marBottom w:val="0"/>
      <w:divBdr>
        <w:top w:val="none" w:sz="0" w:space="0" w:color="auto"/>
        <w:left w:val="none" w:sz="0" w:space="0" w:color="auto"/>
        <w:bottom w:val="none" w:sz="0" w:space="0" w:color="auto"/>
        <w:right w:val="none" w:sz="0" w:space="0" w:color="auto"/>
      </w:divBdr>
    </w:div>
    <w:div w:id="239756529">
      <w:bodyDiv w:val="1"/>
      <w:marLeft w:val="0"/>
      <w:marRight w:val="0"/>
      <w:marTop w:val="0"/>
      <w:marBottom w:val="0"/>
      <w:divBdr>
        <w:top w:val="none" w:sz="0" w:space="0" w:color="auto"/>
        <w:left w:val="none" w:sz="0" w:space="0" w:color="auto"/>
        <w:bottom w:val="none" w:sz="0" w:space="0" w:color="auto"/>
        <w:right w:val="none" w:sz="0" w:space="0" w:color="auto"/>
      </w:divBdr>
    </w:div>
    <w:div w:id="240532218">
      <w:bodyDiv w:val="1"/>
      <w:marLeft w:val="0"/>
      <w:marRight w:val="0"/>
      <w:marTop w:val="0"/>
      <w:marBottom w:val="0"/>
      <w:divBdr>
        <w:top w:val="none" w:sz="0" w:space="0" w:color="auto"/>
        <w:left w:val="none" w:sz="0" w:space="0" w:color="auto"/>
        <w:bottom w:val="none" w:sz="0" w:space="0" w:color="auto"/>
        <w:right w:val="none" w:sz="0" w:space="0" w:color="auto"/>
      </w:divBdr>
    </w:div>
    <w:div w:id="244652143">
      <w:bodyDiv w:val="1"/>
      <w:marLeft w:val="0"/>
      <w:marRight w:val="0"/>
      <w:marTop w:val="0"/>
      <w:marBottom w:val="0"/>
      <w:divBdr>
        <w:top w:val="none" w:sz="0" w:space="0" w:color="auto"/>
        <w:left w:val="none" w:sz="0" w:space="0" w:color="auto"/>
        <w:bottom w:val="none" w:sz="0" w:space="0" w:color="auto"/>
        <w:right w:val="none" w:sz="0" w:space="0" w:color="auto"/>
      </w:divBdr>
    </w:div>
    <w:div w:id="245698077">
      <w:bodyDiv w:val="1"/>
      <w:marLeft w:val="0"/>
      <w:marRight w:val="0"/>
      <w:marTop w:val="0"/>
      <w:marBottom w:val="0"/>
      <w:divBdr>
        <w:top w:val="none" w:sz="0" w:space="0" w:color="auto"/>
        <w:left w:val="none" w:sz="0" w:space="0" w:color="auto"/>
        <w:bottom w:val="none" w:sz="0" w:space="0" w:color="auto"/>
        <w:right w:val="none" w:sz="0" w:space="0" w:color="auto"/>
      </w:divBdr>
    </w:div>
    <w:div w:id="250745649">
      <w:bodyDiv w:val="1"/>
      <w:marLeft w:val="0"/>
      <w:marRight w:val="0"/>
      <w:marTop w:val="0"/>
      <w:marBottom w:val="0"/>
      <w:divBdr>
        <w:top w:val="none" w:sz="0" w:space="0" w:color="auto"/>
        <w:left w:val="none" w:sz="0" w:space="0" w:color="auto"/>
        <w:bottom w:val="none" w:sz="0" w:space="0" w:color="auto"/>
        <w:right w:val="none" w:sz="0" w:space="0" w:color="auto"/>
      </w:divBdr>
    </w:div>
    <w:div w:id="254944451">
      <w:bodyDiv w:val="1"/>
      <w:marLeft w:val="0"/>
      <w:marRight w:val="0"/>
      <w:marTop w:val="0"/>
      <w:marBottom w:val="0"/>
      <w:divBdr>
        <w:top w:val="none" w:sz="0" w:space="0" w:color="auto"/>
        <w:left w:val="none" w:sz="0" w:space="0" w:color="auto"/>
        <w:bottom w:val="none" w:sz="0" w:space="0" w:color="auto"/>
        <w:right w:val="none" w:sz="0" w:space="0" w:color="auto"/>
      </w:divBdr>
    </w:div>
    <w:div w:id="257713675">
      <w:bodyDiv w:val="1"/>
      <w:marLeft w:val="0"/>
      <w:marRight w:val="0"/>
      <w:marTop w:val="0"/>
      <w:marBottom w:val="0"/>
      <w:divBdr>
        <w:top w:val="none" w:sz="0" w:space="0" w:color="auto"/>
        <w:left w:val="none" w:sz="0" w:space="0" w:color="auto"/>
        <w:bottom w:val="none" w:sz="0" w:space="0" w:color="auto"/>
        <w:right w:val="none" w:sz="0" w:space="0" w:color="auto"/>
      </w:divBdr>
    </w:div>
    <w:div w:id="258873090">
      <w:bodyDiv w:val="1"/>
      <w:marLeft w:val="0"/>
      <w:marRight w:val="0"/>
      <w:marTop w:val="0"/>
      <w:marBottom w:val="0"/>
      <w:divBdr>
        <w:top w:val="none" w:sz="0" w:space="0" w:color="auto"/>
        <w:left w:val="none" w:sz="0" w:space="0" w:color="auto"/>
        <w:bottom w:val="none" w:sz="0" w:space="0" w:color="auto"/>
        <w:right w:val="none" w:sz="0" w:space="0" w:color="auto"/>
      </w:divBdr>
    </w:div>
    <w:div w:id="258947767">
      <w:bodyDiv w:val="1"/>
      <w:marLeft w:val="0"/>
      <w:marRight w:val="0"/>
      <w:marTop w:val="0"/>
      <w:marBottom w:val="0"/>
      <w:divBdr>
        <w:top w:val="none" w:sz="0" w:space="0" w:color="auto"/>
        <w:left w:val="none" w:sz="0" w:space="0" w:color="auto"/>
        <w:bottom w:val="none" w:sz="0" w:space="0" w:color="auto"/>
        <w:right w:val="none" w:sz="0" w:space="0" w:color="auto"/>
      </w:divBdr>
    </w:div>
    <w:div w:id="261573254">
      <w:bodyDiv w:val="1"/>
      <w:marLeft w:val="0"/>
      <w:marRight w:val="0"/>
      <w:marTop w:val="0"/>
      <w:marBottom w:val="0"/>
      <w:divBdr>
        <w:top w:val="none" w:sz="0" w:space="0" w:color="auto"/>
        <w:left w:val="none" w:sz="0" w:space="0" w:color="auto"/>
        <w:bottom w:val="none" w:sz="0" w:space="0" w:color="auto"/>
        <w:right w:val="none" w:sz="0" w:space="0" w:color="auto"/>
      </w:divBdr>
    </w:div>
    <w:div w:id="261767046">
      <w:bodyDiv w:val="1"/>
      <w:marLeft w:val="0"/>
      <w:marRight w:val="0"/>
      <w:marTop w:val="0"/>
      <w:marBottom w:val="0"/>
      <w:divBdr>
        <w:top w:val="none" w:sz="0" w:space="0" w:color="auto"/>
        <w:left w:val="none" w:sz="0" w:space="0" w:color="auto"/>
        <w:bottom w:val="none" w:sz="0" w:space="0" w:color="auto"/>
        <w:right w:val="none" w:sz="0" w:space="0" w:color="auto"/>
      </w:divBdr>
    </w:div>
    <w:div w:id="268591104">
      <w:bodyDiv w:val="1"/>
      <w:marLeft w:val="0"/>
      <w:marRight w:val="0"/>
      <w:marTop w:val="0"/>
      <w:marBottom w:val="0"/>
      <w:divBdr>
        <w:top w:val="none" w:sz="0" w:space="0" w:color="auto"/>
        <w:left w:val="none" w:sz="0" w:space="0" w:color="auto"/>
        <w:bottom w:val="none" w:sz="0" w:space="0" w:color="auto"/>
        <w:right w:val="none" w:sz="0" w:space="0" w:color="auto"/>
      </w:divBdr>
      <w:divsChild>
        <w:div w:id="1510101885">
          <w:marLeft w:val="0"/>
          <w:marRight w:val="0"/>
          <w:marTop w:val="0"/>
          <w:marBottom w:val="0"/>
          <w:divBdr>
            <w:top w:val="none" w:sz="0" w:space="0" w:color="auto"/>
            <w:left w:val="none" w:sz="0" w:space="0" w:color="auto"/>
            <w:bottom w:val="none" w:sz="0" w:space="0" w:color="auto"/>
            <w:right w:val="none" w:sz="0" w:space="0" w:color="auto"/>
          </w:divBdr>
        </w:div>
      </w:divsChild>
    </w:div>
    <w:div w:id="269045667">
      <w:bodyDiv w:val="1"/>
      <w:marLeft w:val="0"/>
      <w:marRight w:val="0"/>
      <w:marTop w:val="0"/>
      <w:marBottom w:val="0"/>
      <w:divBdr>
        <w:top w:val="none" w:sz="0" w:space="0" w:color="auto"/>
        <w:left w:val="none" w:sz="0" w:space="0" w:color="auto"/>
        <w:bottom w:val="none" w:sz="0" w:space="0" w:color="auto"/>
        <w:right w:val="none" w:sz="0" w:space="0" w:color="auto"/>
      </w:divBdr>
    </w:div>
    <w:div w:id="269511867">
      <w:bodyDiv w:val="1"/>
      <w:marLeft w:val="0"/>
      <w:marRight w:val="0"/>
      <w:marTop w:val="0"/>
      <w:marBottom w:val="0"/>
      <w:divBdr>
        <w:top w:val="none" w:sz="0" w:space="0" w:color="auto"/>
        <w:left w:val="none" w:sz="0" w:space="0" w:color="auto"/>
        <w:bottom w:val="none" w:sz="0" w:space="0" w:color="auto"/>
        <w:right w:val="none" w:sz="0" w:space="0" w:color="auto"/>
      </w:divBdr>
    </w:div>
    <w:div w:id="270623230">
      <w:bodyDiv w:val="1"/>
      <w:marLeft w:val="0"/>
      <w:marRight w:val="0"/>
      <w:marTop w:val="0"/>
      <w:marBottom w:val="0"/>
      <w:divBdr>
        <w:top w:val="none" w:sz="0" w:space="0" w:color="auto"/>
        <w:left w:val="none" w:sz="0" w:space="0" w:color="auto"/>
        <w:bottom w:val="none" w:sz="0" w:space="0" w:color="auto"/>
        <w:right w:val="none" w:sz="0" w:space="0" w:color="auto"/>
      </w:divBdr>
    </w:div>
    <w:div w:id="272395821">
      <w:bodyDiv w:val="1"/>
      <w:marLeft w:val="0"/>
      <w:marRight w:val="0"/>
      <w:marTop w:val="0"/>
      <w:marBottom w:val="0"/>
      <w:divBdr>
        <w:top w:val="none" w:sz="0" w:space="0" w:color="auto"/>
        <w:left w:val="none" w:sz="0" w:space="0" w:color="auto"/>
        <w:bottom w:val="none" w:sz="0" w:space="0" w:color="auto"/>
        <w:right w:val="none" w:sz="0" w:space="0" w:color="auto"/>
      </w:divBdr>
    </w:div>
    <w:div w:id="272978741">
      <w:bodyDiv w:val="1"/>
      <w:marLeft w:val="0"/>
      <w:marRight w:val="0"/>
      <w:marTop w:val="0"/>
      <w:marBottom w:val="0"/>
      <w:divBdr>
        <w:top w:val="none" w:sz="0" w:space="0" w:color="auto"/>
        <w:left w:val="none" w:sz="0" w:space="0" w:color="auto"/>
        <w:bottom w:val="none" w:sz="0" w:space="0" w:color="auto"/>
        <w:right w:val="none" w:sz="0" w:space="0" w:color="auto"/>
      </w:divBdr>
    </w:div>
    <w:div w:id="273555763">
      <w:bodyDiv w:val="1"/>
      <w:marLeft w:val="0"/>
      <w:marRight w:val="0"/>
      <w:marTop w:val="0"/>
      <w:marBottom w:val="0"/>
      <w:divBdr>
        <w:top w:val="none" w:sz="0" w:space="0" w:color="auto"/>
        <w:left w:val="none" w:sz="0" w:space="0" w:color="auto"/>
        <w:bottom w:val="none" w:sz="0" w:space="0" w:color="auto"/>
        <w:right w:val="none" w:sz="0" w:space="0" w:color="auto"/>
      </w:divBdr>
    </w:div>
    <w:div w:id="277637961">
      <w:bodyDiv w:val="1"/>
      <w:marLeft w:val="0"/>
      <w:marRight w:val="0"/>
      <w:marTop w:val="0"/>
      <w:marBottom w:val="0"/>
      <w:divBdr>
        <w:top w:val="none" w:sz="0" w:space="0" w:color="auto"/>
        <w:left w:val="none" w:sz="0" w:space="0" w:color="auto"/>
        <w:bottom w:val="none" w:sz="0" w:space="0" w:color="auto"/>
        <w:right w:val="none" w:sz="0" w:space="0" w:color="auto"/>
      </w:divBdr>
    </w:div>
    <w:div w:id="278689034">
      <w:bodyDiv w:val="1"/>
      <w:marLeft w:val="0"/>
      <w:marRight w:val="0"/>
      <w:marTop w:val="0"/>
      <w:marBottom w:val="0"/>
      <w:divBdr>
        <w:top w:val="none" w:sz="0" w:space="0" w:color="auto"/>
        <w:left w:val="none" w:sz="0" w:space="0" w:color="auto"/>
        <w:bottom w:val="none" w:sz="0" w:space="0" w:color="auto"/>
        <w:right w:val="none" w:sz="0" w:space="0" w:color="auto"/>
      </w:divBdr>
    </w:div>
    <w:div w:id="278803491">
      <w:bodyDiv w:val="1"/>
      <w:marLeft w:val="0"/>
      <w:marRight w:val="0"/>
      <w:marTop w:val="0"/>
      <w:marBottom w:val="0"/>
      <w:divBdr>
        <w:top w:val="none" w:sz="0" w:space="0" w:color="auto"/>
        <w:left w:val="none" w:sz="0" w:space="0" w:color="auto"/>
        <w:bottom w:val="none" w:sz="0" w:space="0" w:color="auto"/>
        <w:right w:val="none" w:sz="0" w:space="0" w:color="auto"/>
      </w:divBdr>
    </w:div>
    <w:div w:id="279075229">
      <w:bodyDiv w:val="1"/>
      <w:marLeft w:val="0"/>
      <w:marRight w:val="0"/>
      <w:marTop w:val="0"/>
      <w:marBottom w:val="0"/>
      <w:divBdr>
        <w:top w:val="none" w:sz="0" w:space="0" w:color="auto"/>
        <w:left w:val="none" w:sz="0" w:space="0" w:color="auto"/>
        <w:bottom w:val="none" w:sz="0" w:space="0" w:color="auto"/>
        <w:right w:val="none" w:sz="0" w:space="0" w:color="auto"/>
      </w:divBdr>
    </w:div>
    <w:div w:id="279266937">
      <w:bodyDiv w:val="1"/>
      <w:marLeft w:val="0"/>
      <w:marRight w:val="0"/>
      <w:marTop w:val="0"/>
      <w:marBottom w:val="0"/>
      <w:divBdr>
        <w:top w:val="none" w:sz="0" w:space="0" w:color="auto"/>
        <w:left w:val="none" w:sz="0" w:space="0" w:color="auto"/>
        <w:bottom w:val="none" w:sz="0" w:space="0" w:color="auto"/>
        <w:right w:val="none" w:sz="0" w:space="0" w:color="auto"/>
      </w:divBdr>
    </w:div>
    <w:div w:id="286592837">
      <w:bodyDiv w:val="1"/>
      <w:marLeft w:val="0"/>
      <w:marRight w:val="0"/>
      <w:marTop w:val="0"/>
      <w:marBottom w:val="0"/>
      <w:divBdr>
        <w:top w:val="none" w:sz="0" w:space="0" w:color="auto"/>
        <w:left w:val="none" w:sz="0" w:space="0" w:color="auto"/>
        <w:bottom w:val="none" w:sz="0" w:space="0" w:color="auto"/>
        <w:right w:val="none" w:sz="0" w:space="0" w:color="auto"/>
      </w:divBdr>
      <w:divsChild>
        <w:div w:id="2090692408">
          <w:marLeft w:val="0"/>
          <w:marRight w:val="0"/>
          <w:marTop w:val="0"/>
          <w:marBottom w:val="0"/>
          <w:divBdr>
            <w:top w:val="none" w:sz="0" w:space="0" w:color="auto"/>
            <w:left w:val="none" w:sz="0" w:space="0" w:color="auto"/>
            <w:bottom w:val="none" w:sz="0" w:space="0" w:color="auto"/>
            <w:right w:val="none" w:sz="0" w:space="0" w:color="auto"/>
          </w:divBdr>
        </w:div>
        <w:div w:id="1863125536">
          <w:marLeft w:val="0"/>
          <w:marRight w:val="0"/>
          <w:marTop w:val="0"/>
          <w:marBottom w:val="0"/>
          <w:divBdr>
            <w:top w:val="none" w:sz="0" w:space="0" w:color="auto"/>
            <w:left w:val="none" w:sz="0" w:space="0" w:color="auto"/>
            <w:bottom w:val="none" w:sz="0" w:space="0" w:color="auto"/>
            <w:right w:val="none" w:sz="0" w:space="0" w:color="auto"/>
          </w:divBdr>
        </w:div>
        <w:div w:id="1875384926">
          <w:marLeft w:val="0"/>
          <w:marRight w:val="0"/>
          <w:marTop w:val="0"/>
          <w:marBottom w:val="0"/>
          <w:divBdr>
            <w:top w:val="none" w:sz="0" w:space="0" w:color="auto"/>
            <w:left w:val="none" w:sz="0" w:space="0" w:color="auto"/>
            <w:bottom w:val="none" w:sz="0" w:space="0" w:color="auto"/>
            <w:right w:val="none" w:sz="0" w:space="0" w:color="auto"/>
          </w:divBdr>
        </w:div>
        <w:div w:id="305353174">
          <w:marLeft w:val="0"/>
          <w:marRight w:val="0"/>
          <w:marTop w:val="0"/>
          <w:marBottom w:val="0"/>
          <w:divBdr>
            <w:top w:val="none" w:sz="0" w:space="0" w:color="auto"/>
            <w:left w:val="none" w:sz="0" w:space="0" w:color="auto"/>
            <w:bottom w:val="none" w:sz="0" w:space="0" w:color="auto"/>
            <w:right w:val="none" w:sz="0" w:space="0" w:color="auto"/>
          </w:divBdr>
        </w:div>
      </w:divsChild>
    </w:div>
    <w:div w:id="288559810">
      <w:bodyDiv w:val="1"/>
      <w:marLeft w:val="0"/>
      <w:marRight w:val="0"/>
      <w:marTop w:val="0"/>
      <w:marBottom w:val="0"/>
      <w:divBdr>
        <w:top w:val="none" w:sz="0" w:space="0" w:color="auto"/>
        <w:left w:val="none" w:sz="0" w:space="0" w:color="auto"/>
        <w:bottom w:val="none" w:sz="0" w:space="0" w:color="auto"/>
        <w:right w:val="none" w:sz="0" w:space="0" w:color="auto"/>
      </w:divBdr>
    </w:div>
    <w:div w:id="289095612">
      <w:bodyDiv w:val="1"/>
      <w:marLeft w:val="0"/>
      <w:marRight w:val="0"/>
      <w:marTop w:val="0"/>
      <w:marBottom w:val="0"/>
      <w:divBdr>
        <w:top w:val="none" w:sz="0" w:space="0" w:color="auto"/>
        <w:left w:val="none" w:sz="0" w:space="0" w:color="auto"/>
        <w:bottom w:val="none" w:sz="0" w:space="0" w:color="auto"/>
        <w:right w:val="none" w:sz="0" w:space="0" w:color="auto"/>
      </w:divBdr>
    </w:div>
    <w:div w:id="289940366">
      <w:bodyDiv w:val="1"/>
      <w:marLeft w:val="0"/>
      <w:marRight w:val="0"/>
      <w:marTop w:val="0"/>
      <w:marBottom w:val="0"/>
      <w:divBdr>
        <w:top w:val="none" w:sz="0" w:space="0" w:color="auto"/>
        <w:left w:val="none" w:sz="0" w:space="0" w:color="auto"/>
        <w:bottom w:val="none" w:sz="0" w:space="0" w:color="auto"/>
        <w:right w:val="none" w:sz="0" w:space="0" w:color="auto"/>
      </w:divBdr>
    </w:div>
    <w:div w:id="290747513">
      <w:bodyDiv w:val="1"/>
      <w:marLeft w:val="0"/>
      <w:marRight w:val="0"/>
      <w:marTop w:val="0"/>
      <w:marBottom w:val="0"/>
      <w:divBdr>
        <w:top w:val="none" w:sz="0" w:space="0" w:color="auto"/>
        <w:left w:val="none" w:sz="0" w:space="0" w:color="auto"/>
        <w:bottom w:val="none" w:sz="0" w:space="0" w:color="auto"/>
        <w:right w:val="none" w:sz="0" w:space="0" w:color="auto"/>
      </w:divBdr>
      <w:divsChild>
        <w:div w:id="526145078">
          <w:marLeft w:val="0"/>
          <w:marRight w:val="0"/>
          <w:marTop w:val="0"/>
          <w:marBottom w:val="0"/>
          <w:divBdr>
            <w:top w:val="none" w:sz="0" w:space="0" w:color="auto"/>
            <w:left w:val="none" w:sz="0" w:space="0" w:color="auto"/>
            <w:bottom w:val="none" w:sz="0" w:space="0" w:color="auto"/>
            <w:right w:val="none" w:sz="0" w:space="0" w:color="auto"/>
          </w:divBdr>
        </w:div>
        <w:div w:id="26565931">
          <w:marLeft w:val="0"/>
          <w:marRight w:val="0"/>
          <w:marTop w:val="0"/>
          <w:marBottom w:val="0"/>
          <w:divBdr>
            <w:top w:val="none" w:sz="0" w:space="0" w:color="auto"/>
            <w:left w:val="none" w:sz="0" w:space="0" w:color="auto"/>
            <w:bottom w:val="none" w:sz="0" w:space="0" w:color="auto"/>
            <w:right w:val="none" w:sz="0" w:space="0" w:color="auto"/>
          </w:divBdr>
        </w:div>
        <w:div w:id="1784032895">
          <w:marLeft w:val="0"/>
          <w:marRight w:val="0"/>
          <w:marTop w:val="0"/>
          <w:marBottom w:val="0"/>
          <w:divBdr>
            <w:top w:val="none" w:sz="0" w:space="0" w:color="auto"/>
            <w:left w:val="none" w:sz="0" w:space="0" w:color="auto"/>
            <w:bottom w:val="none" w:sz="0" w:space="0" w:color="auto"/>
            <w:right w:val="none" w:sz="0" w:space="0" w:color="auto"/>
          </w:divBdr>
        </w:div>
        <w:div w:id="1537306170">
          <w:marLeft w:val="0"/>
          <w:marRight w:val="0"/>
          <w:marTop w:val="0"/>
          <w:marBottom w:val="0"/>
          <w:divBdr>
            <w:top w:val="none" w:sz="0" w:space="0" w:color="auto"/>
            <w:left w:val="none" w:sz="0" w:space="0" w:color="auto"/>
            <w:bottom w:val="none" w:sz="0" w:space="0" w:color="auto"/>
            <w:right w:val="none" w:sz="0" w:space="0" w:color="auto"/>
          </w:divBdr>
        </w:div>
        <w:div w:id="1357123485">
          <w:marLeft w:val="0"/>
          <w:marRight w:val="0"/>
          <w:marTop w:val="0"/>
          <w:marBottom w:val="0"/>
          <w:divBdr>
            <w:top w:val="none" w:sz="0" w:space="0" w:color="auto"/>
            <w:left w:val="none" w:sz="0" w:space="0" w:color="auto"/>
            <w:bottom w:val="none" w:sz="0" w:space="0" w:color="auto"/>
            <w:right w:val="none" w:sz="0" w:space="0" w:color="auto"/>
          </w:divBdr>
        </w:div>
      </w:divsChild>
    </w:div>
    <w:div w:id="292105394">
      <w:bodyDiv w:val="1"/>
      <w:marLeft w:val="0"/>
      <w:marRight w:val="0"/>
      <w:marTop w:val="0"/>
      <w:marBottom w:val="0"/>
      <w:divBdr>
        <w:top w:val="none" w:sz="0" w:space="0" w:color="auto"/>
        <w:left w:val="none" w:sz="0" w:space="0" w:color="auto"/>
        <w:bottom w:val="none" w:sz="0" w:space="0" w:color="auto"/>
        <w:right w:val="none" w:sz="0" w:space="0" w:color="auto"/>
      </w:divBdr>
    </w:div>
    <w:div w:id="298413613">
      <w:bodyDiv w:val="1"/>
      <w:marLeft w:val="0"/>
      <w:marRight w:val="0"/>
      <w:marTop w:val="0"/>
      <w:marBottom w:val="0"/>
      <w:divBdr>
        <w:top w:val="none" w:sz="0" w:space="0" w:color="auto"/>
        <w:left w:val="none" w:sz="0" w:space="0" w:color="auto"/>
        <w:bottom w:val="none" w:sz="0" w:space="0" w:color="auto"/>
        <w:right w:val="none" w:sz="0" w:space="0" w:color="auto"/>
      </w:divBdr>
    </w:div>
    <w:div w:id="299380169">
      <w:bodyDiv w:val="1"/>
      <w:marLeft w:val="0"/>
      <w:marRight w:val="0"/>
      <w:marTop w:val="0"/>
      <w:marBottom w:val="0"/>
      <w:divBdr>
        <w:top w:val="none" w:sz="0" w:space="0" w:color="auto"/>
        <w:left w:val="none" w:sz="0" w:space="0" w:color="auto"/>
        <w:bottom w:val="none" w:sz="0" w:space="0" w:color="auto"/>
        <w:right w:val="none" w:sz="0" w:space="0" w:color="auto"/>
      </w:divBdr>
    </w:div>
    <w:div w:id="301349146">
      <w:bodyDiv w:val="1"/>
      <w:marLeft w:val="0"/>
      <w:marRight w:val="0"/>
      <w:marTop w:val="0"/>
      <w:marBottom w:val="0"/>
      <w:divBdr>
        <w:top w:val="none" w:sz="0" w:space="0" w:color="auto"/>
        <w:left w:val="none" w:sz="0" w:space="0" w:color="auto"/>
        <w:bottom w:val="none" w:sz="0" w:space="0" w:color="auto"/>
        <w:right w:val="none" w:sz="0" w:space="0" w:color="auto"/>
      </w:divBdr>
    </w:div>
    <w:div w:id="305085561">
      <w:bodyDiv w:val="1"/>
      <w:marLeft w:val="0"/>
      <w:marRight w:val="0"/>
      <w:marTop w:val="0"/>
      <w:marBottom w:val="0"/>
      <w:divBdr>
        <w:top w:val="none" w:sz="0" w:space="0" w:color="auto"/>
        <w:left w:val="none" w:sz="0" w:space="0" w:color="auto"/>
        <w:bottom w:val="none" w:sz="0" w:space="0" w:color="auto"/>
        <w:right w:val="none" w:sz="0" w:space="0" w:color="auto"/>
      </w:divBdr>
    </w:div>
    <w:div w:id="305204187">
      <w:bodyDiv w:val="1"/>
      <w:marLeft w:val="0"/>
      <w:marRight w:val="0"/>
      <w:marTop w:val="0"/>
      <w:marBottom w:val="0"/>
      <w:divBdr>
        <w:top w:val="none" w:sz="0" w:space="0" w:color="auto"/>
        <w:left w:val="none" w:sz="0" w:space="0" w:color="auto"/>
        <w:bottom w:val="none" w:sz="0" w:space="0" w:color="auto"/>
        <w:right w:val="none" w:sz="0" w:space="0" w:color="auto"/>
      </w:divBdr>
    </w:div>
    <w:div w:id="305861838">
      <w:bodyDiv w:val="1"/>
      <w:marLeft w:val="0"/>
      <w:marRight w:val="0"/>
      <w:marTop w:val="0"/>
      <w:marBottom w:val="0"/>
      <w:divBdr>
        <w:top w:val="none" w:sz="0" w:space="0" w:color="auto"/>
        <w:left w:val="none" w:sz="0" w:space="0" w:color="auto"/>
        <w:bottom w:val="none" w:sz="0" w:space="0" w:color="auto"/>
        <w:right w:val="none" w:sz="0" w:space="0" w:color="auto"/>
      </w:divBdr>
    </w:div>
    <w:div w:id="309209836">
      <w:bodyDiv w:val="1"/>
      <w:marLeft w:val="0"/>
      <w:marRight w:val="0"/>
      <w:marTop w:val="0"/>
      <w:marBottom w:val="0"/>
      <w:divBdr>
        <w:top w:val="none" w:sz="0" w:space="0" w:color="auto"/>
        <w:left w:val="none" w:sz="0" w:space="0" w:color="auto"/>
        <w:bottom w:val="none" w:sz="0" w:space="0" w:color="auto"/>
        <w:right w:val="none" w:sz="0" w:space="0" w:color="auto"/>
      </w:divBdr>
    </w:div>
    <w:div w:id="311833993">
      <w:bodyDiv w:val="1"/>
      <w:marLeft w:val="0"/>
      <w:marRight w:val="0"/>
      <w:marTop w:val="0"/>
      <w:marBottom w:val="0"/>
      <w:divBdr>
        <w:top w:val="none" w:sz="0" w:space="0" w:color="auto"/>
        <w:left w:val="none" w:sz="0" w:space="0" w:color="auto"/>
        <w:bottom w:val="none" w:sz="0" w:space="0" w:color="auto"/>
        <w:right w:val="none" w:sz="0" w:space="0" w:color="auto"/>
      </w:divBdr>
    </w:div>
    <w:div w:id="311955202">
      <w:bodyDiv w:val="1"/>
      <w:marLeft w:val="0"/>
      <w:marRight w:val="0"/>
      <w:marTop w:val="0"/>
      <w:marBottom w:val="0"/>
      <w:divBdr>
        <w:top w:val="none" w:sz="0" w:space="0" w:color="auto"/>
        <w:left w:val="none" w:sz="0" w:space="0" w:color="auto"/>
        <w:bottom w:val="none" w:sz="0" w:space="0" w:color="auto"/>
        <w:right w:val="none" w:sz="0" w:space="0" w:color="auto"/>
      </w:divBdr>
      <w:divsChild>
        <w:div w:id="1371953054">
          <w:marLeft w:val="0"/>
          <w:marRight w:val="0"/>
          <w:marTop w:val="0"/>
          <w:marBottom w:val="0"/>
          <w:divBdr>
            <w:top w:val="none" w:sz="0" w:space="0" w:color="auto"/>
            <w:left w:val="none" w:sz="0" w:space="0" w:color="auto"/>
            <w:bottom w:val="none" w:sz="0" w:space="0" w:color="auto"/>
            <w:right w:val="none" w:sz="0" w:space="0" w:color="auto"/>
          </w:divBdr>
        </w:div>
        <w:div w:id="1607469250">
          <w:marLeft w:val="0"/>
          <w:marRight w:val="0"/>
          <w:marTop w:val="0"/>
          <w:marBottom w:val="0"/>
          <w:divBdr>
            <w:top w:val="none" w:sz="0" w:space="0" w:color="auto"/>
            <w:left w:val="none" w:sz="0" w:space="0" w:color="auto"/>
            <w:bottom w:val="none" w:sz="0" w:space="0" w:color="auto"/>
            <w:right w:val="none" w:sz="0" w:space="0" w:color="auto"/>
          </w:divBdr>
        </w:div>
      </w:divsChild>
    </w:div>
    <w:div w:id="31275862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5688571">
      <w:bodyDiv w:val="1"/>
      <w:marLeft w:val="0"/>
      <w:marRight w:val="0"/>
      <w:marTop w:val="0"/>
      <w:marBottom w:val="0"/>
      <w:divBdr>
        <w:top w:val="none" w:sz="0" w:space="0" w:color="auto"/>
        <w:left w:val="none" w:sz="0" w:space="0" w:color="auto"/>
        <w:bottom w:val="none" w:sz="0" w:space="0" w:color="auto"/>
        <w:right w:val="none" w:sz="0" w:space="0" w:color="auto"/>
      </w:divBdr>
    </w:div>
    <w:div w:id="317465300">
      <w:bodyDiv w:val="1"/>
      <w:marLeft w:val="0"/>
      <w:marRight w:val="0"/>
      <w:marTop w:val="0"/>
      <w:marBottom w:val="0"/>
      <w:divBdr>
        <w:top w:val="none" w:sz="0" w:space="0" w:color="auto"/>
        <w:left w:val="none" w:sz="0" w:space="0" w:color="auto"/>
        <w:bottom w:val="none" w:sz="0" w:space="0" w:color="auto"/>
        <w:right w:val="none" w:sz="0" w:space="0" w:color="auto"/>
      </w:divBdr>
    </w:div>
    <w:div w:id="317661160">
      <w:bodyDiv w:val="1"/>
      <w:marLeft w:val="0"/>
      <w:marRight w:val="0"/>
      <w:marTop w:val="0"/>
      <w:marBottom w:val="0"/>
      <w:divBdr>
        <w:top w:val="none" w:sz="0" w:space="0" w:color="auto"/>
        <w:left w:val="none" w:sz="0" w:space="0" w:color="auto"/>
        <w:bottom w:val="none" w:sz="0" w:space="0" w:color="auto"/>
        <w:right w:val="none" w:sz="0" w:space="0" w:color="auto"/>
      </w:divBdr>
    </w:div>
    <w:div w:id="318851328">
      <w:bodyDiv w:val="1"/>
      <w:marLeft w:val="0"/>
      <w:marRight w:val="0"/>
      <w:marTop w:val="0"/>
      <w:marBottom w:val="0"/>
      <w:divBdr>
        <w:top w:val="none" w:sz="0" w:space="0" w:color="auto"/>
        <w:left w:val="none" w:sz="0" w:space="0" w:color="auto"/>
        <w:bottom w:val="none" w:sz="0" w:space="0" w:color="auto"/>
        <w:right w:val="none" w:sz="0" w:space="0" w:color="auto"/>
      </w:divBdr>
    </w:div>
    <w:div w:id="324824999">
      <w:bodyDiv w:val="1"/>
      <w:marLeft w:val="0"/>
      <w:marRight w:val="0"/>
      <w:marTop w:val="0"/>
      <w:marBottom w:val="0"/>
      <w:divBdr>
        <w:top w:val="none" w:sz="0" w:space="0" w:color="auto"/>
        <w:left w:val="none" w:sz="0" w:space="0" w:color="auto"/>
        <w:bottom w:val="none" w:sz="0" w:space="0" w:color="auto"/>
        <w:right w:val="none" w:sz="0" w:space="0" w:color="auto"/>
      </w:divBdr>
    </w:div>
    <w:div w:id="325134459">
      <w:bodyDiv w:val="1"/>
      <w:marLeft w:val="0"/>
      <w:marRight w:val="0"/>
      <w:marTop w:val="0"/>
      <w:marBottom w:val="0"/>
      <w:divBdr>
        <w:top w:val="none" w:sz="0" w:space="0" w:color="auto"/>
        <w:left w:val="none" w:sz="0" w:space="0" w:color="auto"/>
        <w:bottom w:val="none" w:sz="0" w:space="0" w:color="auto"/>
        <w:right w:val="none" w:sz="0" w:space="0" w:color="auto"/>
      </w:divBdr>
    </w:div>
    <w:div w:id="329136429">
      <w:bodyDiv w:val="1"/>
      <w:marLeft w:val="0"/>
      <w:marRight w:val="0"/>
      <w:marTop w:val="0"/>
      <w:marBottom w:val="0"/>
      <w:divBdr>
        <w:top w:val="none" w:sz="0" w:space="0" w:color="auto"/>
        <w:left w:val="none" w:sz="0" w:space="0" w:color="auto"/>
        <w:bottom w:val="none" w:sz="0" w:space="0" w:color="auto"/>
        <w:right w:val="none" w:sz="0" w:space="0" w:color="auto"/>
      </w:divBdr>
    </w:div>
    <w:div w:id="332612561">
      <w:bodyDiv w:val="1"/>
      <w:marLeft w:val="0"/>
      <w:marRight w:val="0"/>
      <w:marTop w:val="0"/>
      <w:marBottom w:val="0"/>
      <w:divBdr>
        <w:top w:val="none" w:sz="0" w:space="0" w:color="auto"/>
        <w:left w:val="none" w:sz="0" w:space="0" w:color="auto"/>
        <w:bottom w:val="none" w:sz="0" w:space="0" w:color="auto"/>
        <w:right w:val="none" w:sz="0" w:space="0" w:color="auto"/>
      </w:divBdr>
    </w:div>
    <w:div w:id="335573699">
      <w:bodyDiv w:val="1"/>
      <w:marLeft w:val="0"/>
      <w:marRight w:val="0"/>
      <w:marTop w:val="0"/>
      <w:marBottom w:val="0"/>
      <w:divBdr>
        <w:top w:val="none" w:sz="0" w:space="0" w:color="auto"/>
        <w:left w:val="none" w:sz="0" w:space="0" w:color="auto"/>
        <w:bottom w:val="none" w:sz="0" w:space="0" w:color="auto"/>
        <w:right w:val="none" w:sz="0" w:space="0" w:color="auto"/>
      </w:divBdr>
    </w:div>
    <w:div w:id="337468715">
      <w:bodyDiv w:val="1"/>
      <w:marLeft w:val="0"/>
      <w:marRight w:val="0"/>
      <w:marTop w:val="0"/>
      <w:marBottom w:val="0"/>
      <w:divBdr>
        <w:top w:val="none" w:sz="0" w:space="0" w:color="auto"/>
        <w:left w:val="none" w:sz="0" w:space="0" w:color="auto"/>
        <w:bottom w:val="none" w:sz="0" w:space="0" w:color="auto"/>
        <w:right w:val="none" w:sz="0" w:space="0" w:color="auto"/>
      </w:divBdr>
    </w:div>
    <w:div w:id="339895943">
      <w:bodyDiv w:val="1"/>
      <w:marLeft w:val="0"/>
      <w:marRight w:val="0"/>
      <w:marTop w:val="0"/>
      <w:marBottom w:val="0"/>
      <w:divBdr>
        <w:top w:val="none" w:sz="0" w:space="0" w:color="auto"/>
        <w:left w:val="none" w:sz="0" w:space="0" w:color="auto"/>
        <w:bottom w:val="none" w:sz="0" w:space="0" w:color="auto"/>
        <w:right w:val="none" w:sz="0" w:space="0" w:color="auto"/>
      </w:divBdr>
    </w:div>
    <w:div w:id="344291716">
      <w:bodyDiv w:val="1"/>
      <w:marLeft w:val="0"/>
      <w:marRight w:val="0"/>
      <w:marTop w:val="0"/>
      <w:marBottom w:val="0"/>
      <w:divBdr>
        <w:top w:val="none" w:sz="0" w:space="0" w:color="auto"/>
        <w:left w:val="none" w:sz="0" w:space="0" w:color="auto"/>
        <w:bottom w:val="none" w:sz="0" w:space="0" w:color="auto"/>
        <w:right w:val="none" w:sz="0" w:space="0" w:color="auto"/>
      </w:divBdr>
    </w:div>
    <w:div w:id="345257658">
      <w:bodyDiv w:val="1"/>
      <w:marLeft w:val="0"/>
      <w:marRight w:val="0"/>
      <w:marTop w:val="0"/>
      <w:marBottom w:val="0"/>
      <w:divBdr>
        <w:top w:val="none" w:sz="0" w:space="0" w:color="auto"/>
        <w:left w:val="none" w:sz="0" w:space="0" w:color="auto"/>
        <w:bottom w:val="none" w:sz="0" w:space="0" w:color="auto"/>
        <w:right w:val="none" w:sz="0" w:space="0" w:color="auto"/>
      </w:divBdr>
    </w:div>
    <w:div w:id="346565402">
      <w:bodyDiv w:val="1"/>
      <w:marLeft w:val="0"/>
      <w:marRight w:val="0"/>
      <w:marTop w:val="0"/>
      <w:marBottom w:val="0"/>
      <w:divBdr>
        <w:top w:val="none" w:sz="0" w:space="0" w:color="auto"/>
        <w:left w:val="none" w:sz="0" w:space="0" w:color="auto"/>
        <w:bottom w:val="none" w:sz="0" w:space="0" w:color="auto"/>
        <w:right w:val="none" w:sz="0" w:space="0" w:color="auto"/>
      </w:divBdr>
    </w:div>
    <w:div w:id="347371383">
      <w:bodyDiv w:val="1"/>
      <w:marLeft w:val="0"/>
      <w:marRight w:val="0"/>
      <w:marTop w:val="0"/>
      <w:marBottom w:val="0"/>
      <w:divBdr>
        <w:top w:val="none" w:sz="0" w:space="0" w:color="auto"/>
        <w:left w:val="none" w:sz="0" w:space="0" w:color="auto"/>
        <w:bottom w:val="none" w:sz="0" w:space="0" w:color="auto"/>
        <w:right w:val="none" w:sz="0" w:space="0" w:color="auto"/>
      </w:divBdr>
    </w:div>
    <w:div w:id="349916864">
      <w:bodyDiv w:val="1"/>
      <w:marLeft w:val="0"/>
      <w:marRight w:val="0"/>
      <w:marTop w:val="0"/>
      <w:marBottom w:val="0"/>
      <w:divBdr>
        <w:top w:val="none" w:sz="0" w:space="0" w:color="auto"/>
        <w:left w:val="none" w:sz="0" w:space="0" w:color="auto"/>
        <w:bottom w:val="none" w:sz="0" w:space="0" w:color="auto"/>
        <w:right w:val="none" w:sz="0" w:space="0" w:color="auto"/>
      </w:divBdr>
    </w:div>
    <w:div w:id="350184387">
      <w:bodyDiv w:val="1"/>
      <w:marLeft w:val="0"/>
      <w:marRight w:val="0"/>
      <w:marTop w:val="0"/>
      <w:marBottom w:val="0"/>
      <w:divBdr>
        <w:top w:val="none" w:sz="0" w:space="0" w:color="auto"/>
        <w:left w:val="none" w:sz="0" w:space="0" w:color="auto"/>
        <w:bottom w:val="none" w:sz="0" w:space="0" w:color="auto"/>
        <w:right w:val="none" w:sz="0" w:space="0" w:color="auto"/>
      </w:divBdr>
    </w:div>
    <w:div w:id="353264504">
      <w:bodyDiv w:val="1"/>
      <w:marLeft w:val="0"/>
      <w:marRight w:val="0"/>
      <w:marTop w:val="0"/>
      <w:marBottom w:val="0"/>
      <w:divBdr>
        <w:top w:val="none" w:sz="0" w:space="0" w:color="auto"/>
        <w:left w:val="none" w:sz="0" w:space="0" w:color="auto"/>
        <w:bottom w:val="none" w:sz="0" w:space="0" w:color="auto"/>
        <w:right w:val="none" w:sz="0" w:space="0" w:color="auto"/>
      </w:divBdr>
    </w:div>
    <w:div w:id="353312579">
      <w:bodyDiv w:val="1"/>
      <w:marLeft w:val="0"/>
      <w:marRight w:val="0"/>
      <w:marTop w:val="0"/>
      <w:marBottom w:val="0"/>
      <w:divBdr>
        <w:top w:val="none" w:sz="0" w:space="0" w:color="auto"/>
        <w:left w:val="none" w:sz="0" w:space="0" w:color="auto"/>
        <w:bottom w:val="none" w:sz="0" w:space="0" w:color="auto"/>
        <w:right w:val="none" w:sz="0" w:space="0" w:color="auto"/>
      </w:divBdr>
    </w:div>
    <w:div w:id="353654193">
      <w:bodyDiv w:val="1"/>
      <w:marLeft w:val="0"/>
      <w:marRight w:val="0"/>
      <w:marTop w:val="0"/>
      <w:marBottom w:val="0"/>
      <w:divBdr>
        <w:top w:val="none" w:sz="0" w:space="0" w:color="auto"/>
        <w:left w:val="none" w:sz="0" w:space="0" w:color="auto"/>
        <w:bottom w:val="none" w:sz="0" w:space="0" w:color="auto"/>
        <w:right w:val="none" w:sz="0" w:space="0" w:color="auto"/>
      </w:divBdr>
    </w:div>
    <w:div w:id="355008658">
      <w:bodyDiv w:val="1"/>
      <w:marLeft w:val="0"/>
      <w:marRight w:val="0"/>
      <w:marTop w:val="0"/>
      <w:marBottom w:val="0"/>
      <w:divBdr>
        <w:top w:val="none" w:sz="0" w:space="0" w:color="auto"/>
        <w:left w:val="none" w:sz="0" w:space="0" w:color="auto"/>
        <w:bottom w:val="none" w:sz="0" w:space="0" w:color="auto"/>
        <w:right w:val="none" w:sz="0" w:space="0" w:color="auto"/>
      </w:divBdr>
    </w:div>
    <w:div w:id="355084805">
      <w:bodyDiv w:val="1"/>
      <w:marLeft w:val="0"/>
      <w:marRight w:val="0"/>
      <w:marTop w:val="0"/>
      <w:marBottom w:val="0"/>
      <w:divBdr>
        <w:top w:val="none" w:sz="0" w:space="0" w:color="auto"/>
        <w:left w:val="none" w:sz="0" w:space="0" w:color="auto"/>
        <w:bottom w:val="none" w:sz="0" w:space="0" w:color="auto"/>
        <w:right w:val="none" w:sz="0" w:space="0" w:color="auto"/>
      </w:divBdr>
    </w:div>
    <w:div w:id="358507674">
      <w:bodyDiv w:val="1"/>
      <w:marLeft w:val="0"/>
      <w:marRight w:val="0"/>
      <w:marTop w:val="0"/>
      <w:marBottom w:val="0"/>
      <w:divBdr>
        <w:top w:val="none" w:sz="0" w:space="0" w:color="auto"/>
        <w:left w:val="none" w:sz="0" w:space="0" w:color="auto"/>
        <w:bottom w:val="none" w:sz="0" w:space="0" w:color="auto"/>
        <w:right w:val="none" w:sz="0" w:space="0" w:color="auto"/>
      </w:divBdr>
    </w:div>
    <w:div w:id="361057583">
      <w:bodyDiv w:val="1"/>
      <w:marLeft w:val="0"/>
      <w:marRight w:val="0"/>
      <w:marTop w:val="0"/>
      <w:marBottom w:val="0"/>
      <w:divBdr>
        <w:top w:val="none" w:sz="0" w:space="0" w:color="auto"/>
        <w:left w:val="none" w:sz="0" w:space="0" w:color="auto"/>
        <w:bottom w:val="none" w:sz="0" w:space="0" w:color="auto"/>
        <w:right w:val="none" w:sz="0" w:space="0" w:color="auto"/>
      </w:divBdr>
    </w:div>
    <w:div w:id="367412162">
      <w:bodyDiv w:val="1"/>
      <w:marLeft w:val="0"/>
      <w:marRight w:val="0"/>
      <w:marTop w:val="0"/>
      <w:marBottom w:val="0"/>
      <w:divBdr>
        <w:top w:val="none" w:sz="0" w:space="0" w:color="auto"/>
        <w:left w:val="none" w:sz="0" w:space="0" w:color="auto"/>
        <w:bottom w:val="none" w:sz="0" w:space="0" w:color="auto"/>
        <w:right w:val="none" w:sz="0" w:space="0" w:color="auto"/>
      </w:divBdr>
    </w:div>
    <w:div w:id="369188549">
      <w:bodyDiv w:val="1"/>
      <w:marLeft w:val="0"/>
      <w:marRight w:val="0"/>
      <w:marTop w:val="0"/>
      <w:marBottom w:val="0"/>
      <w:divBdr>
        <w:top w:val="none" w:sz="0" w:space="0" w:color="auto"/>
        <w:left w:val="none" w:sz="0" w:space="0" w:color="auto"/>
        <w:bottom w:val="none" w:sz="0" w:space="0" w:color="auto"/>
        <w:right w:val="none" w:sz="0" w:space="0" w:color="auto"/>
      </w:divBdr>
    </w:div>
    <w:div w:id="371417397">
      <w:bodyDiv w:val="1"/>
      <w:marLeft w:val="0"/>
      <w:marRight w:val="0"/>
      <w:marTop w:val="0"/>
      <w:marBottom w:val="0"/>
      <w:divBdr>
        <w:top w:val="none" w:sz="0" w:space="0" w:color="auto"/>
        <w:left w:val="none" w:sz="0" w:space="0" w:color="auto"/>
        <w:bottom w:val="none" w:sz="0" w:space="0" w:color="auto"/>
        <w:right w:val="none" w:sz="0" w:space="0" w:color="auto"/>
      </w:divBdr>
    </w:div>
    <w:div w:id="371617126">
      <w:bodyDiv w:val="1"/>
      <w:marLeft w:val="0"/>
      <w:marRight w:val="0"/>
      <w:marTop w:val="0"/>
      <w:marBottom w:val="0"/>
      <w:divBdr>
        <w:top w:val="none" w:sz="0" w:space="0" w:color="auto"/>
        <w:left w:val="none" w:sz="0" w:space="0" w:color="auto"/>
        <w:bottom w:val="none" w:sz="0" w:space="0" w:color="auto"/>
        <w:right w:val="none" w:sz="0" w:space="0" w:color="auto"/>
      </w:divBdr>
    </w:div>
    <w:div w:id="375472263">
      <w:bodyDiv w:val="1"/>
      <w:marLeft w:val="0"/>
      <w:marRight w:val="0"/>
      <w:marTop w:val="0"/>
      <w:marBottom w:val="0"/>
      <w:divBdr>
        <w:top w:val="none" w:sz="0" w:space="0" w:color="auto"/>
        <w:left w:val="none" w:sz="0" w:space="0" w:color="auto"/>
        <w:bottom w:val="none" w:sz="0" w:space="0" w:color="auto"/>
        <w:right w:val="none" w:sz="0" w:space="0" w:color="auto"/>
      </w:divBdr>
    </w:div>
    <w:div w:id="375980040">
      <w:bodyDiv w:val="1"/>
      <w:marLeft w:val="0"/>
      <w:marRight w:val="0"/>
      <w:marTop w:val="0"/>
      <w:marBottom w:val="0"/>
      <w:divBdr>
        <w:top w:val="none" w:sz="0" w:space="0" w:color="auto"/>
        <w:left w:val="none" w:sz="0" w:space="0" w:color="auto"/>
        <w:bottom w:val="none" w:sz="0" w:space="0" w:color="auto"/>
        <w:right w:val="none" w:sz="0" w:space="0" w:color="auto"/>
      </w:divBdr>
    </w:div>
    <w:div w:id="376244242">
      <w:bodyDiv w:val="1"/>
      <w:marLeft w:val="0"/>
      <w:marRight w:val="0"/>
      <w:marTop w:val="0"/>
      <w:marBottom w:val="0"/>
      <w:divBdr>
        <w:top w:val="none" w:sz="0" w:space="0" w:color="auto"/>
        <w:left w:val="none" w:sz="0" w:space="0" w:color="auto"/>
        <w:bottom w:val="none" w:sz="0" w:space="0" w:color="auto"/>
        <w:right w:val="none" w:sz="0" w:space="0" w:color="auto"/>
      </w:divBdr>
    </w:div>
    <w:div w:id="378434070">
      <w:bodyDiv w:val="1"/>
      <w:marLeft w:val="0"/>
      <w:marRight w:val="0"/>
      <w:marTop w:val="0"/>
      <w:marBottom w:val="0"/>
      <w:divBdr>
        <w:top w:val="none" w:sz="0" w:space="0" w:color="auto"/>
        <w:left w:val="none" w:sz="0" w:space="0" w:color="auto"/>
        <w:bottom w:val="none" w:sz="0" w:space="0" w:color="auto"/>
        <w:right w:val="none" w:sz="0" w:space="0" w:color="auto"/>
      </w:divBdr>
    </w:div>
    <w:div w:id="379206907">
      <w:bodyDiv w:val="1"/>
      <w:marLeft w:val="0"/>
      <w:marRight w:val="0"/>
      <w:marTop w:val="0"/>
      <w:marBottom w:val="0"/>
      <w:divBdr>
        <w:top w:val="none" w:sz="0" w:space="0" w:color="auto"/>
        <w:left w:val="none" w:sz="0" w:space="0" w:color="auto"/>
        <w:bottom w:val="none" w:sz="0" w:space="0" w:color="auto"/>
        <w:right w:val="none" w:sz="0" w:space="0" w:color="auto"/>
      </w:divBdr>
    </w:div>
    <w:div w:id="379717735">
      <w:bodyDiv w:val="1"/>
      <w:marLeft w:val="0"/>
      <w:marRight w:val="0"/>
      <w:marTop w:val="0"/>
      <w:marBottom w:val="0"/>
      <w:divBdr>
        <w:top w:val="none" w:sz="0" w:space="0" w:color="auto"/>
        <w:left w:val="none" w:sz="0" w:space="0" w:color="auto"/>
        <w:bottom w:val="none" w:sz="0" w:space="0" w:color="auto"/>
        <w:right w:val="none" w:sz="0" w:space="0" w:color="auto"/>
      </w:divBdr>
    </w:div>
    <w:div w:id="380523902">
      <w:bodyDiv w:val="1"/>
      <w:marLeft w:val="0"/>
      <w:marRight w:val="0"/>
      <w:marTop w:val="0"/>
      <w:marBottom w:val="0"/>
      <w:divBdr>
        <w:top w:val="none" w:sz="0" w:space="0" w:color="auto"/>
        <w:left w:val="none" w:sz="0" w:space="0" w:color="auto"/>
        <w:bottom w:val="none" w:sz="0" w:space="0" w:color="auto"/>
        <w:right w:val="none" w:sz="0" w:space="0" w:color="auto"/>
      </w:divBdr>
    </w:div>
    <w:div w:id="383019132">
      <w:bodyDiv w:val="1"/>
      <w:marLeft w:val="0"/>
      <w:marRight w:val="0"/>
      <w:marTop w:val="0"/>
      <w:marBottom w:val="0"/>
      <w:divBdr>
        <w:top w:val="none" w:sz="0" w:space="0" w:color="auto"/>
        <w:left w:val="none" w:sz="0" w:space="0" w:color="auto"/>
        <w:bottom w:val="none" w:sz="0" w:space="0" w:color="auto"/>
        <w:right w:val="none" w:sz="0" w:space="0" w:color="auto"/>
      </w:divBdr>
    </w:div>
    <w:div w:id="388384737">
      <w:bodyDiv w:val="1"/>
      <w:marLeft w:val="0"/>
      <w:marRight w:val="0"/>
      <w:marTop w:val="0"/>
      <w:marBottom w:val="0"/>
      <w:divBdr>
        <w:top w:val="none" w:sz="0" w:space="0" w:color="auto"/>
        <w:left w:val="none" w:sz="0" w:space="0" w:color="auto"/>
        <w:bottom w:val="none" w:sz="0" w:space="0" w:color="auto"/>
        <w:right w:val="none" w:sz="0" w:space="0" w:color="auto"/>
      </w:divBdr>
    </w:div>
    <w:div w:id="388847634">
      <w:bodyDiv w:val="1"/>
      <w:marLeft w:val="0"/>
      <w:marRight w:val="0"/>
      <w:marTop w:val="0"/>
      <w:marBottom w:val="0"/>
      <w:divBdr>
        <w:top w:val="none" w:sz="0" w:space="0" w:color="auto"/>
        <w:left w:val="none" w:sz="0" w:space="0" w:color="auto"/>
        <w:bottom w:val="none" w:sz="0" w:space="0" w:color="auto"/>
        <w:right w:val="none" w:sz="0" w:space="0" w:color="auto"/>
      </w:divBdr>
    </w:div>
    <w:div w:id="389353072">
      <w:bodyDiv w:val="1"/>
      <w:marLeft w:val="0"/>
      <w:marRight w:val="0"/>
      <w:marTop w:val="0"/>
      <w:marBottom w:val="0"/>
      <w:divBdr>
        <w:top w:val="none" w:sz="0" w:space="0" w:color="auto"/>
        <w:left w:val="none" w:sz="0" w:space="0" w:color="auto"/>
        <w:bottom w:val="none" w:sz="0" w:space="0" w:color="auto"/>
        <w:right w:val="none" w:sz="0" w:space="0" w:color="auto"/>
      </w:divBdr>
    </w:div>
    <w:div w:id="391001236">
      <w:bodyDiv w:val="1"/>
      <w:marLeft w:val="0"/>
      <w:marRight w:val="0"/>
      <w:marTop w:val="0"/>
      <w:marBottom w:val="0"/>
      <w:divBdr>
        <w:top w:val="none" w:sz="0" w:space="0" w:color="auto"/>
        <w:left w:val="none" w:sz="0" w:space="0" w:color="auto"/>
        <w:bottom w:val="none" w:sz="0" w:space="0" w:color="auto"/>
        <w:right w:val="none" w:sz="0" w:space="0" w:color="auto"/>
      </w:divBdr>
    </w:div>
    <w:div w:id="394745690">
      <w:bodyDiv w:val="1"/>
      <w:marLeft w:val="0"/>
      <w:marRight w:val="0"/>
      <w:marTop w:val="0"/>
      <w:marBottom w:val="0"/>
      <w:divBdr>
        <w:top w:val="none" w:sz="0" w:space="0" w:color="auto"/>
        <w:left w:val="none" w:sz="0" w:space="0" w:color="auto"/>
        <w:bottom w:val="none" w:sz="0" w:space="0" w:color="auto"/>
        <w:right w:val="none" w:sz="0" w:space="0" w:color="auto"/>
      </w:divBdr>
    </w:div>
    <w:div w:id="396631887">
      <w:bodyDiv w:val="1"/>
      <w:marLeft w:val="0"/>
      <w:marRight w:val="0"/>
      <w:marTop w:val="0"/>
      <w:marBottom w:val="0"/>
      <w:divBdr>
        <w:top w:val="none" w:sz="0" w:space="0" w:color="auto"/>
        <w:left w:val="none" w:sz="0" w:space="0" w:color="auto"/>
        <w:bottom w:val="none" w:sz="0" w:space="0" w:color="auto"/>
        <w:right w:val="none" w:sz="0" w:space="0" w:color="auto"/>
      </w:divBdr>
    </w:div>
    <w:div w:id="399794608">
      <w:bodyDiv w:val="1"/>
      <w:marLeft w:val="0"/>
      <w:marRight w:val="0"/>
      <w:marTop w:val="0"/>
      <w:marBottom w:val="0"/>
      <w:divBdr>
        <w:top w:val="none" w:sz="0" w:space="0" w:color="auto"/>
        <w:left w:val="none" w:sz="0" w:space="0" w:color="auto"/>
        <w:bottom w:val="none" w:sz="0" w:space="0" w:color="auto"/>
        <w:right w:val="none" w:sz="0" w:space="0" w:color="auto"/>
      </w:divBdr>
    </w:div>
    <w:div w:id="400181139">
      <w:bodyDiv w:val="1"/>
      <w:marLeft w:val="0"/>
      <w:marRight w:val="0"/>
      <w:marTop w:val="0"/>
      <w:marBottom w:val="0"/>
      <w:divBdr>
        <w:top w:val="none" w:sz="0" w:space="0" w:color="auto"/>
        <w:left w:val="none" w:sz="0" w:space="0" w:color="auto"/>
        <w:bottom w:val="none" w:sz="0" w:space="0" w:color="auto"/>
        <w:right w:val="none" w:sz="0" w:space="0" w:color="auto"/>
      </w:divBdr>
    </w:div>
    <w:div w:id="401753609">
      <w:bodyDiv w:val="1"/>
      <w:marLeft w:val="0"/>
      <w:marRight w:val="0"/>
      <w:marTop w:val="0"/>
      <w:marBottom w:val="0"/>
      <w:divBdr>
        <w:top w:val="none" w:sz="0" w:space="0" w:color="auto"/>
        <w:left w:val="none" w:sz="0" w:space="0" w:color="auto"/>
        <w:bottom w:val="none" w:sz="0" w:space="0" w:color="auto"/>
        <w:right w:val="none" w:sz="0" w:space="0" w:color="auto"/>
      </w:divBdr>
    </w:div>
    <w:div w:id="402802412">
      <w:bodyDiv w:val="1"/>
      <w:marLeft w:val="0"/>
      <w:marRight w:val="0"/>
      <w:marTop w:val="0"/>
      <w:marBottom w:val="0"/>
      <w:divBdr>
        <w:top w:val="none" w:sz="0" w:space="0" w:color="auto"/>
        <w:left w:val="none" w:sz="0" w:space="0" w:color="auto"/>
        <w:bottom w:val="none" w:sz="0" w:space="0" w:color="auto"/>
        <w:right w:val="none" w:sz="0" w:space="0" w:color="auto"/>
      </w:divBdr>
    </w:div>
    <w:div w:id="404495697">
      <w:bodyDiv w:val="1"/>
      <w:marLeft w:val="0"/>
      <w:marRight w:val="0"/>
      <w:marTop w:val="0"/>
      <w:marBottom w:val="0"/>
      <w:divBdr>
        <w:top w:val="none" w:sz="0" w:space="0" w:color="auto"/>
        <w:left w:val="none" w:sz="0" w:space="0" w:color="auto"/>
        <w:bottom w:val="none" w:sz="0" w:space="0" w:color="auto"/>
        <w:right w:val="none" w:sz="0" w:space="0" w:color="auto"/>
      </w:divBdr>
    </w:div>
    <w:div w:id="407577216">
      <w:bodyDiv w:val="1"/>
      <w:marLeft w:val="0"/>
      <w:marRight w:val="0"/>
      <w:marTop w:val="0"/>
      <w:marBottom w:val="0"/>
      <w:divBdr>
        <w:top w:val="none" w:sz="0" w:space="0" w:color="auto"/>
        <w:left w:val="none" w:sz="0" w:space="0" w:color="auto"/>
        <w:bottom w:val="none" w:sz="0" w:space="0" w:color="auto"/>
        <w:right w:val="none" w:sz="0" w:space="0" w:color="auto"/>
      </w:divBdr>
    </w:div>
    <w:div w:id="412967742">
      <w:bodyDiv w:val="1"/>
      <w:marLeft w:val="0"/>
      <w:marRight w:val="0"/>
      <w:marTop w:val="0"/>
      <w:marBottom w:val="0"/>
      <w:divBdr>
        <w:top w:val="none" w:sz="0" w:space="0" w:color="auto"/>
        <w:left w:val="none" w:sz="0" w:space="0" w:color="auto"/>
        <w:bottom w:val="none" w:sz="0" w:space="0" w:color="auto"/>
        <w:right w:val="none" w:sz="0" w:space="0" w:color="auto"/>
      </w:divBdr>
    </w:div>
    <w:div w:id="418066192">
      <w:bodyDiv w:val="1"/>
      <w:marLeft w:val="0"/>
      <w:marRight w:val="0"/>
      <w:marTop w:val="0"/>
      <w:marBottom w:val="0"/>
      <w:divBdr>
        <w:top w:val="none" w:sz="0" w:space="0" w:color="auto"/>
        <w:left w:val="none" w:sz="0" w:space="0" w:color="auto"/>
        <w:bottom w:val="none" w:sz="0" w:space="0" w:color="auto"/>
        <w:right w:val="none" w:sz="0" w:space="0" w:color="auto"/>
      </w:divBdr>
    </w:div>
    <w:div w:id="419065328">
      <w:bodyDiv w:val="1"/>
      <w:marLeft w:val="0"/>
      <w:marRight w:val="0"/>
      <w:marTop w:val="0"/>
      <w:marBottom w:val="0"/>
      <w:divBdr>
        <w:top w:val="none" w:sz="0" w:space="0" w:color="auto"/>
        <w:left w:val="none" w:sz="0" w:space="0" w:color="auto"/>
        <w:bottom w:val="none" w:sz="0" w:space="0" w:color="auto"/>
        <w:right w:val="none" w:sz="0" w:space="0" w:color="auto"/>
      </w:divBdr>
      <w:divsChild>
        <w:div w:id="2082438479">
          <w:marLeft w:val="0"/>
          <w:marRight w:val="0"/>
          <w:marTop w:val="0"/>
          <w:marBottom w:val="0"/>
          <w:divBdr>
            <w:top w:val="none" w:sz="0" w:space="0" w:color="auto"/>
            <w:left w:val="none" w:sz="0" w:space="0" w:color="auto"/>
            <w:bottom w:val="none" w:sz="0" w:space="0" w:color="auto"/>
            <w:right w:val="none" w:sz="0" w:space="0" w:color="auto"/>
          </w:divBdr>
        </w:div>
        <w:div w:id="1842236243">
          <w:marLeft w:val="0"/>
          <w:marRight w:val="0"/>
          <w:marTop w:val="0"/>
          <w:marBottom w:val="0"/>
          <w:divBdr>
            <w:top w:val="none" w:sz="0" w:space="0" w:color="auto"/>
            <w:left w:val="none" w:sz="0" w:space="0" w:color="auto"/>
            <w:bottom w:val="none" w:sz="0" w:space="0" w:color="auto"/>
            <w:right w:val="none" w:sz="0" w:space="0" w:color="auto"/>
          </w:divBdr>
        </w:div>
        <w:div w:id="1031800294">
          <w:marLeft w:val="0"/>
          <w:marRight w:val="0"/>
          <w:marTop w:val="0"/>
          <w:marBottom w:val="0"/>
          <w:divBdr>
            <w:top w:val="none" w:sz="0" w:space="0" w:color="auto"/>
            <w:left w:val="none" w:sz="0" w:space="0" w:color="auto"/>
            <w:bottom w:val="none" w:sz="0" w:space="0" w:color="auto"/>
            <w:right w:val="none" w:sz="0" w:space="0" w:color="auto"/>
          </w:divBdr>
        </w:div>
        <w:div w:id="1464614296">
          <w:marLeft w:val="0"/>
          <w:marRight w:val="0"/>
          <w:marTop w:val="0"/>
          <w:marBottom w:val="0"/>
          <w:divBdr>
            <w:top w:val="none" w:sz="0" w:space="0" w:color="auto"/>
            <w:left w:val="none" w:sz="0" w:space="0" w:color="auto"/>
            <w:bottom w:val="none" w:sz="0" w:space="0" w:color="auto"/>
            <w:right w:val="none" w:sz="0" w:space="0" w:color="auto"/>
          </w:divBdr>
        </w:div>
      </w:divsChild>
    </w:div>
    <w:div w:id="426659206">
      <w:bodyDiv w:val="1"/>
      <w:marLeft w:val="0"/>
      <w:marRight w:val="0"/>
      <w:marTop w:val="0"/>
      <w:marBottom w:val="0"/>
      <w:divBdr>
        <w:top w:val="none" w:sz="0" w:space="0" w:color="auto"/>
        <w:left w:val="none" w:sz="0" w:space="0" w:color="auto"/>
        <w:bottom w:val="none" w:sz="0" w:space="0" w:color="auto"/>
        <w:right w:val="none" w:sz="0" w:space="0" w:color="auto"/>
      </w:divBdr>
    </w:div>
    <w:div w:id="430785254">
      <w:bodyDiv w:val="1"/>
      <w:marLeft w:val="0"/>
      <w:marRight w:val="0"/>
      <w:marTop w:val="0"/>
      <w:marBottom w:val="0"/>
      <w:divBdr>
        <w:top w:val="none" w:sz="0" w:space="0" w:color="auto"/>
        <w:left w:val="none" w:sz="0" w:space="0" w:color="auto"/>
        <w:bottom w:val="none" w:sz="0" w:space="0" w:color="auto"/>
        <w:right w:val="none" w:sz="0" w:space="0" w:color="auto"/>
      </w:divBdr>
    </w:div>
    <w:div w:id="430858138">
      <w:bodyDiv w:val="1"/>
      <w:marLeft w:val="0"/>
      <w:marRight w:val="0"/>
      <w:marTop w:val="0"/>
      <w:marBottom w:val="0"/>
      <w:divBdr>
        <w:top w:val="none" w:sz="0" w:space="0" w:color="auto"/>
        <w:left w:val="none" w:sz="0" w:space="0" w:color="auto"/>
        <w:bottom w:val="none" w:sz="0" w:space="0" w:color="auto"/>
        <w:right w:val="none" w:sz="0" w:space="0" w:color="auto"/>
      </w:divBdr>
    </w:div>
    <w:div w:id="431169427">
      <w:bodyDiv w:val="1"/>
      <w:marLeft w:val="0"/>
      <w:marRight w:val="0"/>
      <w:marTop w:val="0"/>
      <w:marBottom w:val="0"/>
      <w:divBdr>
        <w:top w:val="none" w:sz="0" w:space="0" w:color="auto"/>
        <w:left w:val="none" w:sz="0" w:space="0" w:color="auto"/>
        <w:bottom w:val="none" w:sz="0" w:space="0" w:color="auto"/>
        <w:right w:val="none" w:sz="0" w:space="0" w:color="auto"/>
      </w:divBdr>
    </w:div>
    <w:div w:id="431821295">
      <w:bodyDiv w:val="1"/>
      <w:marLeft w:val="0"/>
      <w:marRight w:val="0"/>
      <w:marTop w:val="0"/>
      <w:marBottom w:val="0"/>
      <w:divBdr>
        <w:top w:val="none" w:sz="0" w:space="0" w:color="auto"/>
        <w:left w:val="none" w:sz="0" w:space="0" w:color="auto"/>
        <w:bottom w:val="none" w:sz="0" w:space="0" w:color="auto"/>
        <w:right w:val="none" w:sz="0" w:space="0" w:color="auto"/>
      </w:divBdr>
    </w:div>
    <w:div w:id="434596406">
      <w:bodyDiv w:val="1"/>
      <w:marLeft w:val="0"/>
      <w:marRight w:val="0"/>
      <w:marTop w:val="0"/>
      <w:marBottom w:val="0"/>
      <w:divBdr>
        <w:top w:val="none" w:sz="0" w:space="0" w:color="auto"/>
        <w:left w:val="none" w:sz="0" w:space="0" w:color="auto"/>
        <w:bottom w:val="none" w:sz="0" w:space="0" w:color="auto"/>
        <w:right w:val="none" w:sz="0" w:space="0" w:color="auto"/>
      </w:divBdr>
    </w:div>
    <w:div w:id="434984716">
      <w:bodyDiv w:val="1"/>
      <w:marLeft w:val="0"/>
      <w:marRight w:val="0"/>
      <w:marTop w:val="0"/>
      <w:marBottom w:val="0"/>
      <w:divBdr>
        <w:top w:val="none" w:sz="0" w:space="0" w:color="auto"/>
        <w:left w:val="none" w:sz="0" w:space="0" w:color="auto"/>
        <w:bottom w:val="none" w:sz="0" w:space="0" w:color="auto"/>
        <w:right w:val="none" w:sz="0" w:space="0" w:color="auto"/>
      </w:divBdr>
    </w:div>
    <w:div w:id="439379925">
      <w:bodyDiv w:val="1"/>
      <w:marLeft w:val="0"/>
      <w:marRight w:val="0"/>
      <w:marTop w:val="0"/>
      <w:marBottom w:val="0"/>
      <w:divBdr>
        <w:top w:val="none" w:sz="0" w:space="0" w:color="auto"/>
        <w:left w:val="none" w:sz="0" w:space="0" w:color="auto"/>
        <w:bottom w:val="none" w:sz="0" w:space="0" w:color="auto"/>
        <w:right w:val="none" w:sz="0" w:space="0" w:color="auto"/>
      </w:divBdr>
    </w:div>
    <w:div w:id="440691357">
      <w:bodyDiv w:val="1"/>
      <w:marLeft w:val="0"/>
      <w:marRight w:val="0"/>
      <w:marTop w:val="0"/>
      <w:marBottom w:val="0"/>
      <w:divBdr>
        <w:top w:val="none" w:sz="0" w:space="0" w:color="auto"/>
        <w:left w:val="none" w:sz="0" w:space="0" w:color="auto"/>
        <w:bottom w:val="none" w:sz="0" w:space="0" w:color="auto"/>
        <w:right w:val="none" w:sz="0" w:space="0" w:color="auto"/>
      </w:divBdr>
    </w:div>
    <w:div w:id="441144723">
      <w:bodyDiv w:val="1"/>
      <w:marLeft w:val="0"/>
      <w:marRight w:val="0"/>
      <w:marTop w:val="0"/>
      <w:marBottom w:val="0"/>
      <w:divBdr>
        <w:top w:val="none" w:sz="0" w:space="0" w:color="auto"/>
        <w:left w:val="none" w:sz="0" w:space="0" w:color="auto"/>
        <w:bottom w:val="none" w:sz="0" w:space="0" w:color="auto"/>
        <w:right w:val="none" w:sz="0" w:space="0" w:color="auto"/>
      </w:divBdr>
    </w:div>
    <w:div w:id="443037655">
      <w:bodyDiv w:val="1"/>
      <w:marLeft w:val="0"/>
      <w:marRight w:val="0"/>
      <w:marTop w:val="0"/>
      <w:marBottom w:val="0"/>
      <w:divBdr>
        <w:top w:val="none" w:sz="0" w:space="0" w:color="auto"/>
        <w:left w:val="none" w:sz="0" w:space="0" w:color="auto"/>
        <w:bottom w:val="none" w:sz="0" w:space="0" w:color="auto"/>
        <w:right w:val="none" w:sz="0" w:space="0" w:color="auto"/>
      </w:divBdr>
    </w:div>
    <w:div w:id="443156808">
      <w:bodyDiv w:val="1"/>
      <w:marLeft w:val="0"/>
      <w:marRight w:val="0"/>
      <w:marTop w:val="0"/>
      <w:marBottom w:val="0"/>
      <w:divBdr>
        <w:top w:val="none" w:sz="0" w:space="0" w:color="auto"/>
        <w:left w:val="none" w:sz="0" w:space="0" w:color="auto"/>
        <w:bottom w:val="none" w:sz="0" w:space="0" w:color="auto"/>
        <w:right w:val="none" w:sz="0" w:space="0" w:color="auto"/>
      </w:divBdr>
    </w:div>
    <w:div w:id="444927224">
      <w:bodyDiv w:val="1"/>
      <w:marLeft w:val="0"/>
      <w:marRight w:val="0"/>
      <w:marTop w:val="0"/>
      <w:marBottom w:val="0"/>
      <w:divBdr>
        <w:top w:val="none" w:sz="0" w:space="0" w:color="auto"/>
        <w:left w:val="none" w:sz="0" w:space="0" w:color="auto"/>
        <w:bottom w:val="none" w:sz="0" w:space="0" w:color="auto"/>
        <w:right w:val="none" w:sz="0" w:space="0" w:color="auto"/>
      </w:divBdr>
    </w:div>
    <w:div w:id="445349805">
      <w:bodyDiv w:val="1"/>
      <w:marLeft w:val="0"/>
      <w:marRight w:val="0"/>
      <w:marTop w:val="0"/>
      <w:marBottom w:val="0"/>
      <w:divBdr>
        <w:top w:val="none" w:sz="0" w:space="0" w:color="auto"/>
        <w:left w:val="none" w:sz="0" w:space="0" w:color="auto"/>
        <w:bottom w:val="none" w:sz="0" w:space="0" w:color="auto"/>
        <w:right w:val="none" w:sz="0" w:space="0" w:color="auto"/>
      </w:divBdr>
    </w:div>
    <w:div w:id="445393263">
      <w:bodyDiv w:val="1"/>
      <w:marLeft w:val="0"/>
      <w:marRight w:val="0"/>
      <w:marTop w:val="0"/>
      <w:marBottom w:val="0"/>
      <w:divBdr>
        <w:top w:val="none" w:sz="0" w:space="0" w:color="auto"/>
        <w:left w:val="none" w:sz="0" w:space="0" w:color="auto"/>
        <w:bottom w:val="none" w:sz="0" w:space="0" w:color="auto"/>
        <w:right w:val="none" w:sz="0" w:space="0" w:color="auto"/>
      </w:divBdr>
    </w:div>
    <w:div w:id="450976109">
      <w:bodyDiv w:val="1"/>
      <w:marLeft w:val="0"/>
      <w:marRight w:val="0"/>
      <w:marTop w:val="0"/>
      <w:marBottom w:val="0"/>
      <w:divBdr>
        <w:top w:val="none" w:sz="0" w:space="0" w:color="auto"/>
        <w:left w:val="none" w:sz="0" w:space="0" w:color="auto"/>
        <w:bottom w:val="none" w:sz="0" w:space="0" w:color="auto"/>
        <w:right w:val="none" w:sz="0" w:space="0" w:color="auto"/>
      </w:divBdr>
    </w:div>
    <w:div w:id="459147466">
      <w:bodyDiv w:val="1"/>
      <w:marLeft w:val="0"/>
      <w:marRight w:val="0"/>
      <w:marTop w:val="0"/>
      <w:marBottom w:val="0"/>
      <w:divBdr>
        <w:top w:val="none" w:sz="0" w:space="0" w:color="auto"/>
        <w:left w:val="none" w:sz="0" w:space="0" w:color="auto"/>
        <w:bottom w:val="none" w:sz="0" w:space="0" w:color="auto"/>
        <w:right w:val="none" w:sz="0" w:space="0" w:color="auto"/>
      </w:divBdr>
    </w:div>
    <w:div w:id="460615311">
      <w:bodyDiv w:val="1"/>
      <w:marLeft w:val="0"/>
      <w:marRight w:val="0"/>
      <w:marTop w:val="0"/>
      <w:marBottom w:val="0"/>
      <w:divBdr>
        <w:top w:val="none" w:sz="0" w:space="0" w:color="auto"/>
        <w:left w:val="none" w:sz="0" w:space="0" w:color="auto"/>
        <w:bottom w:val="none" w:sz="0" w:space="0" w:color="auto"/>
        <w:right w:val="none" w:sz="0" w:space="0" w:color="auto"/>
      </w:divBdr>
    </w:div>
    <w:div w:id="461848359">
      <w:bodyDiv w:val="1"/>
      <w:marLeft w:val="0"/>
      <w:marRight w:val="0"/>
      <w:marTop w:val="0"/>
      <w:marBottom w:val="0"/>
      <w:divBdr>
        <w:top w:val="none" w:sz="0" w:space="0" w:color="auto"/>
        <w:left w:val="none" w:sz="0" w:space="0" w:color="auto"/>
        <w:bottom w:val="none" w:sz="0" w:space="0" w:color="auto"/>
        <w:right w:val="none" w:sz="0" w:space="0" w:color="auto"/>
      </w:divBdr>
    </w:div>
    <w:div w:id="462234097">
      <w:bodyDiv w:val="1"/>
      <w:marLeft w:val="0"/>
      <w:marRight w:val="0"/>
      <w:marTop w:val="0"/>
      <w:marBottom w:val="0"/>
      <w:divBdr>
        <w:top w:val="none" w:sz="0" w:space="0" w:color="auto"/>
        <w:left w:val="none" w:sz="0" w:space="0" w:color="auto"/>
        <w:bottom w:val="none" w:sz="0" w:space="0" w:color="auto"/>
        <w:right w:val="none" w:sz="0" w:space="0" w:color="auto"/>
      </w:divBdr>
    </w:div>
    <w:div w:id="464128331">
      <w:bodyDiv w:val="1"/>
      <w:marLeft w:val="0"/>
      <w:marRight w:val="0"/>
      <w:marTop w:val="0"/>
      <w:marBottom w:val="0"/>
      <w:divBdr>
        <w:top w:val="none" w:sz="0" w:space="0" w:color="auto"/>
        <w:left w:val="none" w:sz="0" w:space="0" w:color="auto"/>
        <w:bottom w:val="none" w:sz="0" w:space="0" w:color="auto"/>
        <w:right w:val="none" w:sz="0" w:space="0" w:color="auto"/>
      </w:divBdr>
    </w:div>
    <w:div w:id="464392448">
      <w:bodyDiv w:val="1"/>
      <w:marLeft w:val="0"/>
      <w:marRight w:val="0"/>
      <w:marTop w:val="0"/>
      <w:marBottom w:val="0"/>
      <w:divBdr>
        <w:top w:val="none" w:sz="0" w:space="0" w:color="auto"/>
        <w:left w:val="none" w:sz="0" w:space="0" w:color="auto"/>
        <w:bottom w:val="none" w:sz="0" w:space="0" w:color="auto"/>
        <w:right w:val="none" w:sz="0" w:space="0" w:color="auto"/>
      </w:divBdr>
    </w:div>
    <w:div w:id="465781133">
      <w:bodyDiv w:val="1"/>
      <w:marLeft w:val="0"/>
      <w:marRight w:val="0"/>
      <w:marTop w:val="0"/>
      <w:marBottom w:val="0"/>
      <w:divBdr>
        <w:top w:val="none" w:sz="0" w:space="0" w:color="auto"/>
        <w:left w:val="none" w:sz="0" w:space="0" w:color="auto"/>
        <w:bottom w:val="none" w:sz="0" w:space="0" w:color="auto"/>
        <w:right w:val="none" w:sz="0" w:space="0" w:color="auto"/>
      </w:divBdr>
    </w:div>
    <w:div w:id="466162887">
      <w:bodyDiv w:val="1"/>
      <w:marLeft w:val="0"/>
      <w:marRight w:val="0"/>
      <w:marTop w:val="0"/>
      <w:marBottom w:val="0"/>
      <w:divBdr>
        <w:top w:val="none" w:sz="0" w:space="0" w:color="auto"/>
        <w:left w:val="none" w:sz="0" w:space="0" w:color="auto"/>
        <w:bottom w:val="none" w:sz="0" w:space="0" w:color="auto"/>
        <w:right w:val="none" w:sz="0" w:space="0" w:color="auto"/>
      </w:divBdr>
    </w:div>
    <w:div w:id="471093110">
      <w:bodyDiv w:val="1"/>
      <w:marLeft w:val="0"/>
      <w:marRight w:val="0"/>
      <w:marTop w:val="0"/>
      <w:marBottom w:val="0"/>
      <w:divBdr>
        <w:top w:val="none" w:sz="0" w:space="0" w:color="auto"/>
        <w:left w:val="none" w:sz="0" w:space="0" w:color="auto"/>
        <w:bottom w:val="none" w:sz="0" w:space="0" w:color="auto"/>
        <w:right w:val="none" w:sz="0" w:space="0" w:color="auto"/>
      </w:divBdr>
    </w:div>
    <w:div w:id="471867245">
      <w:bodyDiv w:val="1"/>
      <w:marLeft w:val="0"/>
      <w:marRight w:val="0"/>
      <w:marTop w:val="0"/>
      <w:marBottom w:val="0"/>
      <w:divBdr>
        <w:top w:val="none" w:sz="0" w:space="0" w:color="auto"/>
        <w:left w:val="none" w:sz="0" w:space="0" w:color="auto"/>
        <w:bottom w:val="none" w:sz="0" w:space="0" w:color="auto"/>
        <w:right w:val="none" w:sz="0" w:space="0" w:color="auto"/>
      </w:divBdr>
    </w:div>
    <w:div w:id="475416816">
      <w:bodyDiv w:val="1"/>
      <w:marLeft w:val="0"/>
      <w:marRight w:val="0"/>
      <w:marTop w:val="0"/>
      <w:marBottom w:val="0"/>
      <w:divBdr>
        <w:top w:val="none" w:sz="0" w:space="0" w:color="auto"/>
        <w:left w:val="none" w:sz="0" w:space="0" w:color="auto"/>
        <w:bottom w:val="none" w:sz="0" w:space="0" w:color="auto"/>
        <w:right w:val="none" w:sz="0" w:space="0" w:color="auto"/>
      </w:divBdr>
    </w:div>
    <w:div w:id="480271798">
      <w:bodyDiv w:val="1"/>
      <w:marLeft w:val="0"/>
      <w:marRight w:val="0"/>
      <w:marTop w:val="0"/>
      <w:marBottom w:val="0"/>
      <w:divBdr>
        <w:top w:val="none" w:sz="0" w:space="0" w:color="auto"/>
        <w:left w:val="none" w:sz="0" w:space="0" w:color="auto"/>
        <w:bottom w:val="none" w:sz="0" w:space="0" w:color="auto"/>
        <w:right w:val="none" w:sz="0" w:space="0" w:color="auto"/>
      </w:divBdr>
    </w:div>
    <w:div w:id="480274585">
      <w:bodyDiv w:val="1"/>
      <w:marLeft w:val="0"/>
      <w:marRight w:val="0"/>
      <w:marTop w:val="0"/>
      <w:marBottom w:val="0"/>
      <w:divBdr>
        <w:top w:val="none" w:sz="0" w:space="0" w:color="auto"/>
        <w:left w:val="none" w:sz="0" w:space="0" w:color="auto"/>
        <w:bottom w:val="none" w:sz="0" w:space="0" w:color="auto"/>
        <w:right w:val="none" w:sz="0" w:space="0" w:color="auto"/>
      </w:divBdr>
    </w:div>
    <w:div w:id="480855176">
      <w:bodyDiv w:val="1"/>
      <w:marLeft w:val="0"/>
      <w:marRight w:val="0"/>
      <w:marTop w:val="0"/>
      <w:marBottom w:val="0"/>
      <w:divBdr>
        <w:top w:val="none" w:sz="0" w:space="0" w:color="auto"/>
        <w:left w:val="none" w:sz="0" w:space="0" w:color="auto"/>
        <w:bottom w:val="none" w:sz="0" w:space="0" w:color="auto"/>
        <w:right w:val="none" w:sz="0" w:space="0" w:color="auto"/>
      </w:divBdr>
    </w:div>
    <w:div w:id="489517963">
      <w:bodyDiv w:val="1"/>
      <w:marLeft w:val="0"/>
      <w:marRight w:val="0"/>
      <w:marTop w:val="0"/>
      <w:marBottom w:val="0"/>
      <w:divBdr>
        <w:top w:val="none" w:sz="0" w:space="0" w:color="auto"/>
        <w:left w:val="none" w:sz="0" w:space="0" w:color="auto"/>
        <w:bottom w:val="none" w:sz="0" w:space="0" w:color="auto"/>
        <w:right w:val="none" w:sz="0" w:space="0" w:color="auto"/>
      </w:divBdr>
    </w:div>
    <w:div w:id="489905944">
      <w:bodyDiv w:val="1"/>
      <w:marLeft w:val="0"/>
      <w:marRight w:val="0"/>
      <w:marTop w:val="0"/>
      <w:marBottom w:val="0"/>
      <w:divBdr>
        <w:top w:val="none" w:sz="0" w:space="0" w:color="auto"/>
        <w:left w:val="none" w:sz="0" w:space="0" w:color="auto"/>
        <w:bottom w:val="none" w:sz="0" w:space="0" w:color="auto"/>
        <w:right w:val="none" w:sz="0" w:space="0" w:color="auto"/>
      </w:divBdr>
    </w:div>
    <w:div w:id="493179145">
      <w:bodyDiv w:val="1"/>
      <w:marLeft w:val="0"/>
      <w:marRight w:val="0"/>
      <w:marTop w:val="0"/>
      <w:marBottom w:val="0"/>
      <w:divBdr>
        <w:top w:val="none" w:sz="0" w:space="0" w:color="auto"/>
        <w:left w:val="none" w:sz="0" w:space="0" w:color="auto"/>
        <w:bottom w:val="none" w:sz="0" w:space="0" w:color="auto"/>
        <w:right w:val="none" w:sz="0" w:space="0" w:color="auto"/>
      </w:divBdr>
    </w:div>
    <w:div w:id="498429299">
      <w:bodyDiv w:val="1"/>
      <w:marLeft w:val="0"/>
      <w:marRight w:val="0"/>
      <w:marTop w:val="0"/>
      <w:marBottom w:val="0"/>
      <w:divBdr>
        <w:top w:val="none" w:sz="0" w:space="0" w:color="auto"/>
        <w:left w:val="none" w:sz="0" w:space="0" w:color="auto"/>
        <w:bottom w:val="none" w:sz="0" w:space="0" w:color="auto"/>
        <w:right w:val="none" w:sz="0" w:space="0" w:color="auto"/>
      </w:divBdr>
    </w:div>
    <w:div w:id="502163608">
      <w:bodyDiv w:val="1"/>
      <w:marLeft w:val="0"/>
      <w:marRight w:val="0"/>
      <w:marTop w:val="0"/>
      <w:marBottom w:val="0"/>
      <w:divBdr>
        <w:top w:val="none" w:sz="0" w:space="0" w:color="auto"/>
        <w:left w:val="none" w:sz="0" w:space="0" w:color="auto"/>
        <w:bottom w:val="none" w:sz="0" w:space="0" w:color="auto"/>
        <w:right w:val="none" w:sz="0" w:space="0" w:color="auto"/>
      </w:divBdr>
    </w:div>
    <w:div w:id="503134148">
      <w:bodyDiv w:val="1"/>
      <w:marLeft w:val="0"/>
      <w:marRight w:val="0"/>
      <w:marTop w:val="0"/>
      <w:marBottom w:val="0"/>
      <w:divBdr>
        <w:top w:val="none" w:sz="0" w:space="0" w:color="auto"/>
        <w:left w:val="none" w:sz="0" w:space="0" w:color="auto"/>
        <w:bottom w:val="none" w:sz="0" w:space="0" w:color="auto"/>
        <w:right w:val="none" w:sz="0" w:space="0" w:color="auto"/>
      </w:divBdr>
    </w:div>
    <w:div w:id="506212538">
      <w:bodyDiv w:val="1"/>
      <w:marLeft w:val="0"/>
      <w:marRight w:val="0"/>
      <w:marTop w:val="0"/>
      <w:marBottom w:val="0"/>
      <w:divBdr>
        <w:top w:val="none" w:sz="0" w:space="0" w:color="auto"/>
        <w:left w:val="none" w:sz="0" w:space="0" w:color="auto"/>
        <w:bottom w:val="none" w:sz="0" w:space="0" w:color="auto"/>
        <w:right w:val="none" w:sz="0" w:space="0" w:color="auto"/>
      </w:divBdr>
    </w:div>
    <w:div w:id="509681513">
      <w:bodyDiv w:val="1"/>
      <w:marLeft w:val="0"/>
      <w:marRight w:val="0"/>
      <w:marTop w:val="0"/>
      <w:marBottom w:val="0"/>
      <w:divBdr>
        <w:top w:val="none" w:sz="0" w:space="0" w:color="auto"/>
        <w:left w:val="none" w:sz="0" w:space="0" w:color="auto"/>
        <w:bottom w:val="none" w:sz="0" w:space="0" w:color="auto"/>
        <w:right w:val="none" w:sz="0" w:space="0" w:color="auto"/>
      </w:divBdr>
    </w:div>
    <w:div w:id="509684226">
      <w:bodyDiv w:val="1"/>
      <w:marLeft w:val="0"/>
      <w:marRight w:val="0"/>
      <w:marTop w:val="0"/>
      <w:marBottom w:val="0"/>
      <w:divBdr>
        <w:top w:val="none" w:sz="0" w:space="0" w:color="auto"/>
        <w:left w:val="none" w:sz="0" w:space="0" w:color="auto"/>
        <w:bottom w:val="none" w:sz="0" w:space="0" w:color="auto"/>
        <w:right w:val="none" w:sz="0" w:space="0" w:color="auto"/>
      </w:divBdr>
    </w:div>
    <w:div w:id="511140661">
      <w:bodyDiv w:val="1"/>
      <w:marLeft w:val="0"/>
      <w:marRight w:val="0"/>
      <w:marTop w:val="0"/>
      <w:marBottom w:val="0"/>
      <w:divBdr>
        <w:top w:val="none" w:sz="0" w:space="0" w:color="auto"/>
        <w:left w:val="none" w:sz="0" w:space="0" w:color="auto"/>
        <w:bottom w:val="none" w:sz="0" w:space="0" w:color="auto"/>
        <w:right w:val="none" w:sz="0" w:space="0" w:color="auto"/>
      </w:divBdr>
    </w:div>
    <w:div w:id="514925184">
      <w:bodyDiv w:val="1"/>
      <w:marLeft w:val="0"/>
      <w:marRight w:val="0"/>
      <w:marTop w:val="0"/>
      <w:marBottom w:val="0"/>
      <w:divBdr>
        <w:top w:val="none" w:sz="0" w:space="0" w:color="auto"/>
        <w:left w:val="none" w:sz="0" w:space="0" w:color="auto"/>
        <w:bottom w:val="none" w:sz="0" w:space="0" w:color="auto"/>
        <w:right w:val="none" w:sz="0" w:space="0" w:color="auto"/>
      </w:divBdr>
    </w:div>
    <w:div w:id="515273134">
      <w:bodyDiv w:val="1"/>
      <w:marLeft w:val="0"/>
      <w:marRight w:val="0"/>
      <w:marTop w:val="0"/>
      <w:marBottom w:val="0"/>
      <w:divBdr>
        <w:top w:val="none" w:sz="0" w:space="0" w:color="auto"/>
        <w:left w:val="none" w:sz="0" w:space="0" w:color="auto"/>
        <w:bottom w:val="none" w:sz="0" w:space="0" w:color="auto"/>
        <w:right w:val="none" w:sz="0" w:space="0" w:color="auto"/>
      </w:divBdr>
    </w:div>
    <w:div w:id="515315919">
      <w:bodyDiv w:val="1"/>
      <w:marLeft w:val="0"/>
      <w:marRight w:val="0"/>
      <w:marTop w:val="0"/>
      <w:marBottom w:val="0"/>
      <w:divBdr>
        <w:top w:val="none" w:sz="0" w:space="0" w:color="auto"/>
        <w:left w:val="none" w:sz="0" w:space="0" w:color="auto"/>
        <w:bottom w:val="none" w:sz="0" w:space="0" w:color="auto"/>
        <w:right w:val="none" w:sz="0" w:space="0" w:color="auto"/>
      </w:divBdr>
    </w:div>
    <w:div w:id="515341395">
      <w:bodyDiv w:val="1"/>
      <w:marLeft w:val="0"/>
      <w:marRight w:val="0"/>
      <w:marTop w:val="0"/>
      <w:marBottom w:val="0"/>
      <w:divBdr>
        <w:top w:val="none" w:sz="0" w:space="0" w:color="auto"/>
        <w:left w:val="none" w:sz="0" w:space="0" w:color="auto"/>
        <w:bottom w:val="none" w:sz="0" w:space="0" w:color="auto"/>
        <w:right w:val="none" w:sz="0" w:space="0" w:color="auto"/>
      </w:divBdr>
    </w:div>
    <w:div w:id="515533559">
      <w:bodyDiv w:val="1"/>
      <w:marLeft w:val="0"/>
      <w:marRight w:val="0"/>
      <w:marTop w:val="0"/>
      <w:marBottom w:val="0"/>
      <w:divBdr>
        <w:top w:val="none" w:sz="0" w:space="0" w:color="auto"/>
        <w:left w:val="none" w:sz="0" w:space="0" w:color="auto"/>
        <w:bottom w:val="none" w:sz="0" w:space="0" w:color="auto"/>
        <w:right w:val="none" w:sz="0" w:space="0" w:color="auto"/>
      </w:divBdr>
    </w:div>
    <w:div w:id="515536195">
      <w:bodyDiv w:val="1"/>
      <w:marLeft w:val="0"/>
      <w:marRight w:val="0"/>
      <w:marTop w:val="0"/>
      <w:marBottom w:val="0"/>
      <w:divBdr>
        <w:top w:val="none" w:sz="0" w:space="0" w:color="auto"/>
        <w:left w:val="none" w:sz="0" w:space="0" w:color="auto"/>
        <w:bottom w:val="none" w:sz="0" w:space="0" w:color="auto"/>
        <w:right w:val="none" w:sz="0" w:space="0" w:color="auto"/>
      </w:divBdr>
    </w:div>
    <w:div w:id="516384436">
      <w:bodyDiv w:val="1"/>
      <w:marLeft w:val="0"/>
      <w:marRight w:val="0"/>
      <w:marTop w:val="0"/>
      <w:marBottom w:val="0"/>
      <w:divBdr>
        <w:top w:val="none" w:sz="0" w:space="0" w:color="auto"/>
        <w:left w:val="none" w:sz="0" w:space="0" w:color="auto"/>
        <w:bottom w:val="none" w:sz="0" w:space="0" w:color="auto"/>
        <w:right w:val="none" w:sz="0" w:space="0" w:color="auto"/>
      </w:divBdr>
    </w:div>
    <w:div w:id="519323655">
      <w:bodyDiv w:val="1"/>
      <w:marLeft w:val="0"/>
      <w:marRight w:val="0"/>
      <w:marTop w:val="0"/>
      <w:marBottom w:val="0"/>
      <w:divBdr>
        <w:top w:val="none" w:sz="0" w:space="0" w:color="auto"/>
        <w:left w:val="none" w:sz="0" w:space="0" w:color="auto"/>
        <w:bottom w:val="none" w:sz="0" w:space="0" w:color="auto"/>
        <w:right w:val="none" w:sz="0" w:space="0" w:color="auto"/>
      </w:divBdr>
    </w:div>
    <w:div w:id="519394743">
      <w:bodyDiv w:val="1"/>
      <w:marLeft w:val="0"/>
      <w:marRight w:val="0"/>
      <w:marTop w:val="0"/>
      <w:marBottom w:val="0"/>
      <w:divBdr>
        <w:top w:val="none" w:sz="0" w:space="0" w:color="auto"/>
        <w:left w:val="none" w:sz="0" w:space="0" w:color="auto"/>
        <w:bottom w:val="none" w:sz="0" w:space="0" w:color="auto"/>
        <w:right w:val="none" w:sz="0" w:space="0" w:color="auto"/>
      </w:divBdr>
    </w:div>
    <w:div w:id="521213682">
      <w:bodyDiv w:val="1"/>
      <w:marLeft w:val="0"/>
      <w:marRight w:val="0"/>
      <w:marTop w:val="0"/>
      <w:marBottom w:val="0"/>
      <w:divBdr>
        <w:top w:val="none" w:sz="0" w:space="0" w:color="auto"/>
        <w:left w:val="none" w:sz="0" w:space="0" w:color="auto"/>
        <w:bottom w:val="none" w:sz="0" w:space="0" w:color="auto"/>
        <w:right w:val="none" w:sz="0" w:space="0" w:color="auto"/>
      </w:divBdr>
    </w:div>
    <w:div w:id="523833604">
      <w:bodyDiv w:val="1"/>
      <w:marLeft w:val="0"/>
      <w:marRight w:val="0"/>
      <w:marTop w:val="0"/>
      <w:marBottom w:val="0"/>
      <w:divBdr>
        <w:top w:val="none" w:sz="0" w:space="0" w:color="auto"/>
        <w:left w:val="none" w:sz="0" w:space="0" w:color="auto"/>
        <w:bottom w:val="none" w:sz="0" w:space="0" w:color="auto"/>
        <w:right w:val="none" w:sz="0" w:space="0" w:color="auto"/>
      </w:divBdr>
    </w:div>
    <w:div w:id="525604308">
      <w:bodyDiv w:val="1"/>
      <w:marLeft w:val="0"/>
      <w:marRight w:val="0"/>
      <w:marTop w:val="0"/>
      <w:marBottom w:val="0"/>
      <w:divBdr>
        <w:top w:val="none" w:sz="0" w:space="0" w:color="auto"/>
        <w:left w:val="none" w:sz="0" w:space="0" w:color="auto"/>
        <w:bottom w:val="none" w:sz="0" w:space="0" w:color="auto"/>
        <w:right w:val="none" w:sz="0" w:space="0" w:color="auto"/>
      </w:divBdr>
    </w:div>
    <w:div w:id="525869407">
      <w:bodyDiv w:val="1"/>
      <w:marLeft w:val="0"/>
      <w:marRight w:val="0"/>
      <w:marTop w:val="0"/>
      <w:marBottom w:val="0"/>
      <w:divBdr>
        <w:top w:val="none" w:sz="0" w:space="0" w:color="auto"/>
        <w:left w:val="none" w:sz="0" w:space="0" w:color="auto"/>
        <w:bottom w:val="none" w:sz="0" w:space="0" w:color="auto"/>
        <w:right w:val="none" w:sz="0" w:space="0" w:color="auto"/>
      </w:divBdr>
    </w:div>
    <w:div w:id="526531737">
      <w:bodyDiv w:val="1"/>
      <w:marLeft w:val="0"/>
      <w:marRight w:val="0"/>
      <w:marTop w:val="0"/>
      <w:marBottom w:val="0"/>
      <w:divBdr>
        <w:top w:val="none" w:sz="0" w:space="0" w:color="auto"/>
        <w:left w:val="none" w:sz="0" w:space="0" w:color="auto"/>
        <w:bottom w:val="none" w:sz="0" w:space="0" w:color="auto"/>
        <w:right w:val="none" w:sz="0" w:space="0" w:color="auto"/>
      </w:divBdr>
    </w:div>
    <w:div w:id="527255579">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9783214">
      <w:bodyDiv w:val="1"/>
      <w:marLeft w:val="0"/>
      <w:marRight w:val="0"/>
      <w:marTop w:val="0"/>
      <w:marBottom w:val="0"/>
      <w:divBdr>
        <w:top w:val="none" w:sz="0" w:space="0" w:color="auto"/>
        <w:left w:val="none" w:sz="0" w:space="0" w:color="auto"/>
        <w:bottom w:val="none" w:sz="0" w:space="0" w:color="auto"/>
        <w:right w:val="none" w:sz="0" w:space="0" w:color="auto"/>
      </w:divBdr>
    </w:div>
    <w:div w:id="540556166">
      <w:bodyDiv w:val="1"/>
      <w:marLeft w:val="0"/>
      <w:marRight w:val="0"/>
      <w:marTop w:val="0"/>
      <w:marBottom w:val="0"/>
      <w:divBdr>
        <w:top w:val="none" w:sz="0" w:space="0" w:color="auto"/>
        <w:left w:val="none" w:sz="0" w:space="0" w:color="auto"/>
        <w:bottom w:val="none" w:sz="0" w:space="0" w:color="auto"/>
        <w:right w:val="none" w:sz="0" w:space="0" w:color="auto"/>
      </w:divBdr>
    </w:div>
    <w:div w:id="543442779">
      <w:bodyDiv w:val="1"/>
      <w:marLeft w:val="0"/>
      <w:marRight w:val="0"/>
      <w:marTop w:val="0"/>
      <w:marBottom w:val="0"/>
      <w:divBdr>
        <w:top w:val="none" w:sz="0" w:space="0" w:color="auto"/>
        <w:left w:val="none" w:sz="0" w:space="0" w:color="auto"/>
        <w:bottom w:val="none" w:sz="0" w:space="0" w:color="auto"/>
        <w:right w:val="none" w:sz="0" w:space="0" w:color="auto"/>
      </w:divBdr>
    </w:div>
    <w:div w:id="545529447">
      <w:bodyDiv w:val="1"/>
      <w:marLeft w:val="0"/>
      <w:marRight w:val="0"/>
      <w:marTop w:val="0"/>
      <w:marBottom w:val="0"/>
      <w:divBdr>
        <w:top w:val="none" w:sz="0" w:space="0" w:color="auto"/>
        <w:left w:val="none" w:sz="0" w:space="0" w:color="auto"/>
        <w:bottom w:val="none" w:sz="0" w:space="0" w:color="auto"/>
        <w:right w:val="none" w:sz="0" w:space="0" w:color="auto"/>
      </w:divBdr>
    </w:div>
    <w:div w:id="546068827">
      <w:bodyDiv w:val="1"/>
      <w:marLeft w:val="0"/>
      <w:marRight w:val="0"/>
      <w:marTop w:val="0"/>
      <w:marBottom w:val="0"/>
      <w:divBdr>
        <w:top w:val="none" w:sz="0" w:space="0" w:color="auto"/>
        <w:left w:val="none" w:sz="0" w:space="0" w:color="auto"/>
        <w:bottom w:val="none" w:sz="0" w:space="0" w:color="auto"/>
        <w:right w:val="none" w:sz="0" w:space="0" w:color="auto"/>
      </w:divBdr>
    </w:div>
    <w:div w:id="547499405">
      <w:bodyDiv w:val="1"/>
      <w:marLeft w:val="0"/>
      <w:marRight w:val="0"/>
      <w:marTop w:val="0"/>
      <w:marBottom w:val="0"/>
      <w:divBdr>
        <w:top w:val="none" w:sz="0" w:space="0" w:color="auto"/>
        <w:left w:val="none" w:sz="0" w:space="0" w:color="auto"/>
        <w:bottom w:val="none" w:sz="0" w:space="0" w:color="auto"/>
        <w:right w:val="none" w:sz="0" w:space="0" w:color="auto"/>
      </w:divBdr>
    </w:div>
    <w:div w:id="550653640">
      <w:bodyDiv w:val="1"/>
      <w:marLeft w:val="0"/>
      <w:marRight w:val="0"/>
      <w:marTop w:val="0"/>
      <w:marBottom w:val="0"/>
      <w:divBdr>
        <w:top w:val="none" w:sz="0" w:space="0" w:color="auto"/>
        <w:left w:val="none" w:sz="0" w:space="0" w:color="auto"/>
        <w:bottom w:val="none" w:sz="0" w:space="0" w:color="auto"/>
        <w:right w:val="none" w:sz="0" w:space="0" w:color="auto"/>
      </w:divBdr>
    </w:div>
    <w:div w:id="552010933">
      <w:bodyDiv w:val="1"/>
      <w:marLeft w:val="0"/>
      <w:marRight w:val="0"/>
      <w:marTop w:val="0"/>
      <w:marBottom w:val="0"/>
      <w:divBdr>
        <w:top w:val="none" w:sz="0" w:space="0" w:color="auto"/>
        <w:left w:val="none" w:sz="0" w:space="0" w:color="auto"/>
        <w:bottom w:val="none" w:sz="0" w:space="0" w:color="auto"/>
        <w:right w:val="none" w:sz="0" w:space="0" w:color="auto"/>
      </w:divBdr>
    </w:div>
    <w:div w:id="552233241">
      <w:bodyDiv w:val="1"/>
      <w:marLeft w:val="0"/>
      <w:marRight w:val="0"/>
      <w:marTop w:val="0"/>
      <w:marBottom w:val="0"/>
      <w:divBdr>
        <w:top w:val="none" w:sz="0" w:space="0" w:color="auto"/>
        <w:left w:val="none" w:sz="0" w:space="0" w:color="auto"/>
        <w:bottom w:val="none" w:sz="0" w:space="0" w:color="auto"/>
        <w:right w:val="none" w:sz="0" w:space="0" w:color="auto"/>
      </w:divBdr>
    </w:div>
    <w:div w:id="554705631">
      <w:bodyDiv w:val="1"/>
      <w:marLeft w:val="0"/>
      <w:marRight w:val="0"/>
      <w:marTop w:val="0"/>
      <w:marBottom w:val="0"/>
      <w:divBdr>
        <w:top w:val="none" w:sz="0" w:space="0" w:color="auto"/>
        <w:left w:val="none" w:sz="0" w:space="0" w:color="auto"/>
        <w:bottom w:val="none" w:sz="0" w:space="0" w:color="auto"/>
        <w:right w:val="none" w:sz="0" w:space="0" w:color="auto"/>
      </w:divBdr>
    </w:div>
    <w:div w:id="558052236">
      <w:bodyDiv w:val="1"/>
      <w:marLeft w:val="0"/>
      <w:marRight w:val="0"/>
      <w:marTop w:val="0"/>
      <w:marBottom w:val="0"/>
      <w:divBdr>
        <w:top w:val="none" w:sz="0" w:space="0" w:color="auto"/>
        <w:left w:val="none" w:sz="0" w:space="0" w:color="auto"/>
        <w:bottom w:val="none" w:sz="0" w:space="0" w:color="auto"/>
        <w:right w:val="none" w:sz="0" w:space="0" w:color="auto"/>
      </w:divBdr>
    </w:div>
    <w:div w:id="559874396">
      <w:bodyDiv w:val="1"/>
      <w:marLeft w:val="0"/>
      <w:marRight w:val="0"/>
      <w:marTop w:val="0"/>
      <w:marBottom w:val="0"/>
      <w:divBdr>
        <w:top w:val="none" w:sz="0" w:space="0" w:color="auto"/>
        <w:left w:val="none" w:sz="0" w:space="0" w:color="auto"/>
        <w:bottom w:val="none" w:sz="0" w:space="0" w:color="auto"/>
        <w:right w:val="none" w:sz="0" w:space="0" w:color="auto"/>
      </w:divBdr>
    </w:div>
    <w:div w:id="561868987">
      <w:bodyDiv w:val="1"/>
      <w:marLeft w:val="0"/>
      <w:marRight w:val="0"/>
      <w:marTop w:val="0"/>
      <w:marBottom w:val="0"/>
      <w:divBdr>
        <w:top w:val="none" w:sz="0" w:space="0" w:color="auto"/>
        <w:left w:val="none" w:sz="0" w:space="0" w:color="auto"/>
        <w:bottom w:val="none" w:sz="0" w:space="0" w:color="auto"/>
        <w:right w:val="none" w:sz="0" w:space="0" w:color="auto"/>
      </w:divBdr>
    </w:div>
    <w:div w:id="562373511">
      <w:bodyDiv w:val="1"/>
      <w:marLeft w:val="0"/>
      <w:marRight w:val="0"/>
      <w:marTop w:val="0"/>
      <w:marBottom w:val="0"/>
      <w:divBdr>
        <w:top w:val="none" w:sz="0" w:space="0" w:color="auto"/>
        <w:left w:val="none" w:sz="0" w:space="0" w:color="auto"/>
        <w:bottom w:val="none" w:sz="0" w:space="0" w:color="auto"/>
        <w:right w:val="none" w:sz="0" w:space="0" w:color="auto"/>
      </w:divBdr>
    </w:div>
    <w:div w:id="565411257">
      <w:bodyDiv w:val="1"/>
      <w:marLeft w:val="0"/>
      <w:marRight w:val="0"/>
      <w:marTop w:val="0"/>
      <w:marBottom w:val="0"/>
      <w:divBdr>
        <w:top w:val="none" w:sz="0" w:space="0" w:color="auto"/>
        <w:left w:val="none" w:sz="0" w:space="0" w:color="auto"/>
        <w:bottom w:val="none" w:sz="0" w:space="0" w:color="auto"/>
        <w:right w:val="none" w:sz="0" w:space="0" w:color="auto"/>
      </w:divBdr>
    </w:div>
    <w:div w:id="566186555">
      <w:bodyDiv w:val="1"/>
      <w:marLeft w:val="0"/>
      <w:marRight w:val="0"/>
      <w:marTop w:val="0"/>
      <w:marBottom w:val="0"/>
      <w:divBdr>
        <w:top w:val="none" w:sz="0" w:space="0" w:color="auto"/>
        <w:left w:val="none" w:sz="0" w:space="0" w:color="auto"/>
        <w:bottom w:val="none" w:sz="0" w:space="0" w:color="auto"/>
        <w:right w:val="none" w:sz="0" w:space="0" w:color="auto"/>
      </w:divBdr>
    </w:div>
    <w:div w:id="570850317">
      <w:bodyDiv w:val="1"/>
      <w:marLeft w:val="0"/>
      <w:marRight w:val="0"/>
      <w:marTop w:val="0"/>
      <w:marBottom w:val="0"/>
      <w:divBdr>
        <w:top w:val="none" w:sz="0" w:space="0" w:color="auto"/>
        <w:left w:val="none" w:sz="0" w:space="0" w:color="auto"/>
        <w:bottom w:val="none" w:sz="0" w:space="0" w:color="auto"/>
        <w:right w:val="none" w:sz="0" w:space="0" w:color="auto"/>
      </w:divBdr>
    </w:div>
    <w:div w:id="570888161">
      <w:bodyDiv w:val="1"/>
      <w:marLeft w:val="0"/>
      <w:marRight w:val="0"/>
      <w:marTop w:val="0"/>
      <w:marBottom w:val="0"/>
      <w:divBdr>
        <w:top w:val="none" w:sz="0" w:space="0" w:color="auto"/>
        <w:left w:val="none" w:sz="0" w:space="0" w:color="auto"/>
        <w:bottom w:val="none" w:sz="0" w:space="0" w:color="auto"/>
        <w:right w:val="none" w:sz="0" w:space="0" w:color="auto"/>
      </w:divBdr>
    </w:div>
    <w:div w:id="573665875">
      <w:bodyDiv w:val="1"/>
      <w:marLeft w:val="0"/>
      <w:marRight w:val="0"/>
      <w:marTop w:val="0"/>
      <w:marBottom w:val="0"/>
      <w:divBdr>
        <w:top w:val="none" w:sz="0" w:space="0" w:color="auto"/>
        <w:left w:val="none" w:sz="0" w:space="0" w:color="auto"/>
        <w:bottom w:val="none" w:sz="0" w:space="0" w:color="auto"/>
        <w:right w:val="none" w:sz="0" w:space="0" w:color="auto"/>
      </w:divBdr>
    </w:div>
    <w:div w:id="574054589">
      <w:bodyDiv w:val="1"/>
      <w:marLeft w:val="0"/>
      <w:marRight w:val="0"/>
      <w:marTop w:val="0"/>
      <w:marBottom w:val="0"/>
      <w:divBdr>
        <w:top w:val="none" w:sz="0" w:space="0" w:color="auto"/>
        <w:left w:val="none" w:sz="0" w:space="0" w:color="auto"/>
        <w:bottom w:val="none" w:sz="0" w:space="0" w:color="auto"/>
        <w:right w:val="none" w:sz="0" w:space="0" w:color="auto"/>
      </w:divBdr>
    </w:div>
    <w:div w:id="579757843">
      <w:bodyDiv w:val="1"/>
      <w:marLeft w:val="0"/>
      <w:marRight w:val="0"/>
      <w:marTop w:val="0"/>
      <w:marBottom w:val="0"/>
      <w:divBdr>
        <w:top w:val="none" w:sz="0" w:space="0" w:color="auto"/>
        <w:left w:val="none" w:sz="0" w:space="0" w:color="auto"/>
        <w:bottom w:val="none" w:sz="0" w:space="0" w:color="auto"/>
        <w:right w:val="none" w:sz="0" w:space="0" w:color="auto"/>
      </w:divBdr>
    </w:div>
    <w:div w:id="579948265">
      <w:bodyDiv w:val="1"/>
      <w:marLeft w:val="0"/>
      <w:marRight w:val="0"/>
      <w:marTop w:val="0"/>
      <w:marBottom w:val="0"/>
      <w:divBdr>
        <w:top w:val="none" w:sz="0" w:space="0" w:color="auto"/>
        <w:left w:val="none" w:sz="0" w:space="0" w:color="auto"/>
        <w:bottom w:val="none" w:sz="0" w:space="0" w:color="auto"/>
        <w:right w:val="none" w:sz="0" w:space="0" w:color="auto"/>
      </w:divBdr>
    </w:div>
    <w:div w:id="580069723">
      <w:bodyDiv w:val="1"/>
      <w:marLeft w:val="0"/>
      <w:marRight w:val="0"/>
      <w:marTop w:val="0"/>
      <w:marBottom w:val="0"/>
      <w:divBdr>
        <w:top w:val="none" w:sz="0" w:space="0" w:color="auto"/>
        <w:left w:val="none" w:sz="0" w:space="0" w:color="auto"/>
        <w:bottom w:val="none" w:sz="0" w:space="0" w:color="auto"/>
        <w:right w:val="none" w:sz="0" w:space="0" w:color="auto"/>
      </w:divBdr>
    </w:div>
    <w:div w:id="581835221">
      <w:bodyDiv w:val="1"/>
      <w:marLeft w:val="0"/>
      <w:marRight w:val="0"/>
      <w:marTop w:val="0"/>
      <w:marBottom w:val="0"/>
      <w:divBdr>
        <w:top w:val="none" w:sz="0" w:space="0" w:color="auto"/>
        <w:left w:val="none" w:sz="0" w:space="0" w:color="auto"/>
        <w:bottom w:val="none" w:sz="0" w:space="0" w:color="auto"/>
        <w:right w:val="none" w:sz="0" w:space="0" w:color="auto"/>
      </w:divBdr>
    </w:div>
    <w:div w:id="585070480">
      <w:bodyDiv w:val="1"/>
      <w:marLeft w:val="0"/>
      <w:marRight w:val="0"/>
      <w:marTop w:val="0"/>
      <w:marBottom w:val="0"/>
      <w:divBdr>
        <w:top w:val="none" w:sz="0" w:space="0" w:color="auto"/>
        <w:left w:val="none" w:sz="0" w:space="0" w:color="auto"/>
        <w:bottom w:val="none" w:sz="0" w:space="0" w:color="auto"/>
        <w:right w:val="none" w:sz="0" w:space="0" w:color="auto"/>
      </w:divBdr>
    </w:div>
    <w:div w:id="586503522">
      <w:bodyDiv w:val="1"/>
      <w:marLeft w:val="0"/>
      <w:marRight w:val="0"/>
      <w:marTop w:val="0"/>
      <w:marBottom w:val="0"/>
      <w:divBdr>
        <w:top w:val="none" w:sz="0" w:space="0" w:color="auto"/>
        <w:left w:val="none" w:sz="0" w:space="0" w:color="auto"/>
        <w:bottom w:val="none" w:sz="0" w:space="0" w:color="auto"/>
        <w:right w:val="none" w:sz="0" w:space="0" w:color="auto"/>
      </w:divBdr>
    </w:div>
    <w:div w:id="587886865">
      <w:bodyDiv w:val="1"/>
      <w:marLeft w:val="0"/>
      <w:marRight w:val="0"/>
      <w:marTop w:val="0"/>
      <w:marBottom w:val="0"/>
      <w:divBdr>
        <w:top w:val="none" w:sz="0" w:space="0" w:color="auto"/>
        <w:left w:val="none" w:sz="0" w:space="0" w:color="auto"/>
        <w:bottom w:val="none" w:sz="0" w:space="0" w:color="auto"/>
        <w:right w:val="none" w:sz="0" w:space="0" w:color="auto"/>
      </w:divBdr>
    </w:div>
    <w:div w:id="589627709">
      <w:bodyDiv w:val="1"/>
      <w:marLeft w:val="0"/>
      <w:marRight w:val="0"/>
      <w:marTop w:val="0"/>
      <w:marBottom w:val="0"/>
      <w:divBdr>
        <w:top w:val="none" w:sz="0" w:space="0" w:color="auto"/>
        <w:left w:val="none" w:sz="0" w:space="0" w:color="auto"/>
        <w:bottom w:val="none" w:sz="0" w:space="0" w:color="auto"/>
        <w:right w:val="none" w:sz="0" w:space="0" w:color="auto"/>
      </w:divBdr>
      <w:divsChild>
        <w:div w:id="22680368">
          <w:marLeft w:val="0"/>
          <w:marRight w:val="0"/>
          <w:marTop w:val="0"/>
          <w:marBottom w:val="0"/>
          <w:divBdr>
            <w:top w:val="none" w:sz="0" w:space="0" w:color="auto"/>
            <w:left w:val="none" w:sz="0" w:space="0" w:color="auto"/>
            <w:bottom w:val="none" w:sz="0" w:space="0" w:color="auto"/>
            <w:right w:val="none" w:sz="0" w:space="0" w:color="auto"/>
          </w:divBdr>
        </w:div>
        <w:div w:id="618419476">
          <w:marLeft w:val="0"/>
          <w:marRight w:val="0"/>
          <w:marTop w:val="0"/>
          <w:marBottom w:val="0"/>
          <w:divBdr>
            <w:top w:val="none" w:sz="0" w:space="0" w:color="auto"/>
            <w:left w:val="none" w:sz="0" w:space="0" w:color="auto"/>
            <w:bottom w:val="none" w:sz="0" w:space="0" w:color="auto"/>
            <w:right w:val="none" w:sz="0" w:space="0" w:color="auto"/>
          </w:divBdr>
        </w:div>
        <w:div w:id="757867987">
          <w:marLeft w:val="0"/>
          <w:marRight w:val="0"/>
          <w:marTop w:val="0"/>
          <w:marBottom w:val="0"/>
          <w:divBdr>
            <w:top w:val="none" w:sz="0" w:space="0" w:color="auto"/>
            <w:left w:val="none" w:sz="0" w:space="0" w:color="auto"/>
            <w:bottom w:val="none" w:sz="0" w:space="0" w:color="auto"/>
            <w:right w:val="none" w:sz="0" w:space="0" w:color="auto"/>
          </w:divBdr>
          <w:divsChild>
            <w:div w:id="306788317">
              <w:marLeft w:val="0"/>
              <w:marRight w:val="0"/>
              <w:marTop w:val="0"/>
              <w:marBottom w:val="0"/>
              <w:divBdr>
                <w:top w:val="none" w:sz="0" w:space="0" w:color="auto"/>
                <w:left w:val="none" w:sz="0" w:space="0" w:color="auto"/>
                <w:bottom w:val="none" w:sz="0" w:space="0" w:color="auto"/>
                <w:right w:val="none" w:sz="0" w:space="0" w:color="auto"/>
              </w:divBdr>
            </w:div>
            <w:div w:id="1411653187">
              <w:marLeft w:val="0"/>
              <w:marRight w:val="0"/>
              <w:marTop w:val="0"/>
              <w:marBottom w:val="0"/>
              <w:divBdr>
                <w:top w:val="none" w:sz="0" w:space="0" w:color="auto"/>
                <w:left w:val="none" w:sz="0" w:space="0" w:color="auto"/>
                <w:bottom w:val="none" w:sz="0" w:space="0" w:color="auto"/>
                <w:right w:val="none" w:sz="0" w:space="0" w:color="auto"/>
              </w:divBdr>
            </w:div>
          </w:divsChild>
        </w:div>
        <w:div w:id="915628966">
          <w:marLeft w:val="0"/>
          <w:marRight w:val="0"/>
          <w:marTop w:val="0"/>
          <w:marBottom w:val="0"/>
          <w:divBdr>
            <w:top w:val="none" w:sz="0" w:space="0" w:color="auto"/>
            <w:left w:val="none" w:sz="0" w:space="0" w:color="auto"/>
            <w:bottom w:val="none" w:sz="0" w:space="0" w:color="auto"/>
            <w:right w:val="none" w:sz="0" w:space="0" w:color="auto"/>
          </w:divBdr>
        </w:div>
        <w:div w:id="1782139938">
          <w:marLeft w:val="0"/>
          <w:marRight w:val="0"/>
          <w:marTop w:val="0"/>
          <w:marBottom w:val="0"/>
          <w:divBdr>
            <w:top w:val="none" w:sz="0" w:space="0" w:color="auto"/>
            <w:left w:val="none" w:sz="0" w:space="0" w:color="auto"/>
            <w:bottom w:val="none" w:sz="0" w:space="0" w:color="auto"/>
            <w:right w:val="none" w:sz="0" w:space="0" w:color="auto"/>
          </w:divBdr>
        </w:div>
      </w:divsChild>
    </w:div>
    <w:div w:id="591282234">
      <w:bodyDiv w:val="1"/>
      <w:marLeft w:val="0"/>
      <w:marRight w:val="0"/>
      <w:marTop w:val="0"/>
      <w:marBottom w:val="0"/>
      <w:divBdr>
        <w:top w:val="none" w:sz="0" w:space="0" w:color="auto"/>
        <w:left w:val="none" w:sz="0" w:space="0" w:color="auto"/>
        <w:bottom w:val="none" w:sz="0" w:space="0" w:color="auto"/>
        <w:right w:val="none" w:sz="0" w:space="0" w:color="auto"/>
      </w:divBdr>
    </w:div>
    <w:div w:id="592125368">
      <w:bodyDiv w:val="1"/>
      <w:marLeft w:val="0"/>
      <w:marRight w:val="0"/>
      <w:marTop w:val="0"/>
      <w:marBottom w:val="0"/>
      <w:divBdr>
        <w:top w:val="none" w:sz="0" w:space="0" w:color="auto"/>
        <w:left w:val="none" w:sz="0" w:space="0" w:color="auto"/>
        <w:bottom w:val="none" w:sz="0" w:space="0" w:color="auto"/>
        <w:right w:val="none" w:sz="0" w:space="0" w:color="auto"/>
      </w:divBdr>
    </w:div>
    <w:div w:id="592671134">
      <w:bodyDiv w:val="1"/>
      <w:marLeft w:val="0"/>
      <w:marRight w:val="0"/>
      <w:marTop w:val="0"/>
      <w:marBottom w:val="0"/>
      <w:divBdr>
        <w:top w:val="none" w:sz="0" w:space="0" w:color="auto"/>
        <w:left w:val="none" w:sz="0" w:space="0" w:color="auto"/>
        <w:bottom w:val="none" w:sz="0" w:space="0" w:color="auto"/>
        <w:right w:val="none" w:sz="0" w:space="0" w:color="auto"/>
      </w:divBdr>
    </w:div>
    <w:div w:id="598486613">
      <w:bodyDiv w:val="1"/>
      <w:marLeft w:val="0"/>
      <w:marRight w:val="0"/>
      <w:marTop w:val="0"/>
      <w:marBottom w:val="0"/>
      <w:divBdr>
        <w:top w:val="none" w:sz="0" w:space="0" w:color="auto"/>
        <w:left w:val="none" w:sz="0" w:space="0" w:color="auto"/>
        <w:bottom w:val="none" w:sz="0" w:space="0" w:color="auto"/>
        <w:right w:val="none" w:sz="0" w:space="0" w:color="auto"/>
      </w:divBdr>
    </w:div>
    <w:div w:id="602108498">
      <w:bodyDiv w:val="1"/>
      <w:marLeft w:val="0"/>
      <w:marRight w:val="0"/>
      <w:marTop w:val="0"/>
      <w:marBottom w:val="0"/>
      <w:divBdr>
        <w:top w:val="none" w:sz="0" w:space="0" w:color="auto"/>
        <w:left w:val="none" w:sz="0" w:space="0" w:color="auto"/>
        <w:bottom w:val="none" w:sz="0" w:space="0" w:color="auto"/>
        <w:right w:val="none" w:sz="0" w:space="0" w:color="auto"/>
      </w:divBdr>
    </w:div>
    <w:div w:id="603148848">
      <w:bodyDiv w:val="1"/>
      <w:marLeft w:val="0"/>
      <w:marRight w:val="0"/>
      <w:marTop w:val="0"/>
      <w:marBottom w:val="0"/>
      <w:divBdr>
        <w:top w:val="none" w:sz="0" w:space="0" w:color="auto"/>
        <w:left w:val="none" w:sz="0" w:space="0" w:color="auto"/>
        <w:bottom w:val="none" w:sz="0" w:space="0" w:color="auto"/>
        <w:right w:val="none" w:sz="0" w:space="0" w:color="auto"/>
      </w:divBdr>
    </w:div>
    <w:div w:id="604460688">
      <w:bodyDiv w:val="1"/>
      <w:marLeft w:val="0"/>
      <w:marRight w:val="0"/>
      <w:marTop w:val="0"/>
      <w:marBottom w:val="0"/>
      <w:divBdr>
        <w:top w:val="none" w:sz="0" w:space="0" w:color="auto"/>
        <w:left w:val="none" w:sz="0" w:space="0" w:color="auto"/>
        <w:bottom w:val="none" w:sz="0" w:space="0" w:color="auto"/>
        <w:right w:val="none" w:sz="0" w:space="0" w:color="auto"/>
      </w:divBdr>
    </w:div>
    <w:div w:id="606281165">
      <w:bodyDiv w:val="1"/>
      <w:marLeft w:val="0"/>
      <w:marRight w:val="0"/>
      <w:marTop w:val="0"/>
      <w:marBottom w:val="0"/>
      <w:divBdr>
        <w:top w:val="none" w:sz="0" w:space="0" w:color="auto"/>
        <w:left w:val="none" w:sz="0" w:space="0" w:color="auto"/>
        <w:bottom w:val="none" w:sz="0" w:space="0" w:color="auto"/>
        <w:right w:val="none" w:sz="0" w:space="0" w:color="auto"/>
      </w:divBdr>
    </w:div>
    <w:div w:id="608320148">
      <w:bodyDiv w:val="1"/>
      <w:marLeft w:val="0"/>
      <w:marRight w:val="0"/>
      <w:marTop w:val="0"/>
      <w:marBottom w:val="0"/>
      <w:divBdr>
        <w:top w:val="none" w:sz="0" w:space="0" w:color="auto"/>
        <w:left w:val="none" w:sz="0" w:space="0" w:color="auto"/>
        <w:bottom w:val="none" w:sz="0" w:space="0" w:color="auto"/>
        <w:right w:val="none" w:sz="0" w:space="0" w:color="auto"/>
      </w:divBdr>
    </w:div>
    <w:div w:id="608506177">
      <w:bodyDiv w:val="1"/>
      <w:marLeft w:val="0"/>
      <w:marRight w:val="0"/>
      <w:marTop w:val="0"/>
      <w:marBottom w:val="0"/>
      <w:divBdr>
        <w:top w:val="none" w:sz="0" w:space="0" w:color="auto"/>
        <w:left w:val="none" w:sz="0" w:space="0" w:color="auto"/>
        <w:bottom w:val="none" w:sz="0" w:space="0" w:color="auto"/>
        <w:right w:val="none" w:sz="0" w:space="0" w:color="auto"/>
      </w:divBdr>
    </w:div>
    <w:div w:id="610550397">
      <w:bodyDiv w:val="1"/>
      <w:marLeft w:val="0"/>
      <w:marRight w:val="0"/>
      <w:marTop w:val="0"/>
      <w:marBottom w:val="0"/>
      <w:divBdr>
        <w:top w:val="none" w:sz="0" w:space="0" w:color="auto"/>
        <w:left w:val="none" w:sz="0" w:space="0" w:color="auto"/>
        <w:bottom w:val="none" w:sz="0" w:space="0" w:color="auto"/>
        <w:right w:val="none" w:sz="0" w:space="0" w:color="auto"/>
      </w:divBdr>
    </w:div>
    <w:div w:id="615062463">
      <w:bodyDiv w:val="1"/>
      <w:marLeft w:val="0"/>
      <w:marRight w:val="0"/>
      <w:marTop w:val="0"/>
      <w:marBottom w:val="0"/>
      <w:divBdr>
        <w:top w:val="none" w:sz="0" w:space="0" w:color="auto"/>
        <w:left w:val="none" w:sz="0" w:space="0" w:color="auto"/>
        <w:bottom w:val="none" w:sz="0" w:space="0" w:color="auto"/>
        <w:right w:val="none" w:sz="0" w:space="0" w:color="auto"/>
      </w:divBdr>
    </w:div>
    <w:div w:id="618147371">
      <w:bodyDiv w:val="1"/>
      <w:marLeft w:val="0"/>
      <w:marRight w:val="0"/>
      <w:marTop w:val="0"/>
      <w:marBottom w:val="0"/>
      <w:divBdr>
        <w:top w:val="none" w:sz="0" w:space="0" w:color="auto"/>
        <w:left w:val="none" w:sz="0" w:space="0" w:color="auto"/>
        <w:bottom w:val="none" w:sz="0" w:space="0" w:color="auto"/>
        <w:right w:val="none" w:sz="0" w:space="0" w:color="auto"/>
      </w:divBdr>
    </w:div>
    <w:div w:id="618680885">
      <w:bodyDiv w:val="1"/>
      <w:marLeft w:val="0"/>
      <w:marRight w:val="0"/>
      <w:marTop w:val="0"/>
      <w:marBottom w:val="0"/>
      <w:divBdr>
        <w:top w:val="none" w:sz="0" w:space="0" w:color="auto"/>
        <w:left w:val="none" w:sz="0" w:space="0" w:color="auto"/>
        <w:bottom w:val="none" w:sz="0" w:space="0" w:color="auto"/>
        <w:right w:val="none" w:sz="0" w:space="0" w:color="auto"/>
      </w:divBdr>
    </w:div>
    <w:div w:id="624434861">
      <w:bodyDiv w:val="1"/>
      <w:marLeft w:val="0"/>
      <w:marRight w:val="0"/>
      <w:marTop w:val="0"/>
      <w:marBottom w:val="0"/>
      <w:divBdr>
        <w:top w:val="none" w:sz="0" w:space="0" w:color="auto"/>
        <w:left w:val="none" w:sz="0" w:space="0" w:color="auto"/>
        <w:bottom w:val="none" w:sz="0" w:space="0" w:color="auto"/>
        <w:right w:val="none" w:sz="0" w:space="0" w:color="auto"/>
      </w:divBdr>
    </w:div>
    <w:div w:id="624697881">
      <w:bodyDiv w:val="1"/>
      <w:marLeft w:val="0"/>
      <w:marRight w:val="0"/>
      <w:marTop w:val="0"/>
      <w:marBottom w:val="0"/>
      <w:divBdr>
        <w:top w:val="none" w:sz="0" w:space="0" w:color="auto"/>
        <w:left w:val="none" w:sz="0" w:space="0" w:color="auto"/>
        <w:bottom w:val="none" w:sz="0" w:space="0" w:color="auto"/>
        <w:right w:val="none" w:sz="0" w:space="0" w:color="auto"/>
      </w:divBdr>
    </w:div>
    <w:div w:id="625282207">
      <w:bodyDiv w:val="1"/>
      <w:marLeft w:val="0"/>
      <w:marRight w:val="0"/>
      <w:marTop w:val="0"/>
      <w:marBottom w:val="0"/>
      <w:divBdr>
        <w:top w:val="none" w:sz="0" w:space="0" w:color="auto"/>
        <w:left w:val="none" w:sz="0" w:space="0" w:color="auto"/>
        <w:bottom w:val="none" w:sz="0" w:space="0" w:color="auto"/>
        <w:right w:val="none" w:sz="0" w:space="0" w:color="auto"/>
      </w:divBdr>
    </w:div>
    <w:div w:id="628046720">
      <w:bodyDiv w:val="1"/>
      <w:marLeft w:val="0"/>
      <w:marRight w:val="0"/>
      <w:marTop w:val="0"/>
      <w:marBottom w:val="0"/>
      <w:divBdr>
        <w:top w:val="none" w:sz="0" w:space="0" w:color="auto"/>
        <w:left w:val="none" w:sz="0" w:space="0" w:color="auto"/>
        <w:bottom w:val="none" w:sz="0" w:space="0" w:color="auto"/>
        <w:right w:val="none" w:sz="0" w:space="0" w:color="auto"/>
      </w:divBdr>
    </w:div>
    <w:div w:id="630525674">
      <w:bodyDiv w:val="1"/>
      <w:marLeft w:val="0"/>
      <w:marRight w:val="0"/>
      <w:marTop w:val="0"/>
      <w:marBottom w:val="0"/>
      <w:divBdr>
        <w:top w:val="none" w:sz="0" w:space="0" w:color="auto"/>
        <w:left w:val="none" w:sz="0" w:space="0" w:color="auto"/>
        <w:bottom w:val="none" w:sz="0" w:space="0" w:color="auto"/>
        <w:right w:val="none" w:sz="0" w:space="0" w:color="auto"/>
      </w:divBdr>
    </w:div>
    <w:div w:id="634261023">
      <w:bodyDiv w:val="1"/>
      <w:marLeft w:val="0"/>
      <w:marRight w:val="0"/>
      <w:marTop w:val="0"/>
      <w:marBottom w:val="0"/>
      <w:divBdr>
        <w:top w:val="none" w:sz="0" w:space="0" w:color="auto"/>
        <w:left w:val="none" w:sz="0" w:space="0" w:color="auto"/>
        <w:bottom w:val="none" w:sz="0" w:space="0" w:color="auto"/>
        <w:right w:val="none" w:sz="0" w:space="0" w:color="auto"/>
      </w:divBdr>
    </w:div>
    <w:div w:id="634483217">
      <w:bodyDiv w:val="1"/>
      <w:marLeft w:val="0"/>
      <w:marRight w:val="0"/>
      <w:marTop w:val="0"/>
      <w:marBottom w:val="0"/>
      <w:divBdr>
        <w:top w:val="none" w:sz="0" w:space="0" w:color="auto"/>
        <w:left w:val="none" w:sz="0" w:space="0" w:color="auto"/>
        <w:bottom w:val="none" w:sz="0" w:space="0" w:color="auto"/>
        <w:right w:val="none" w:sz="0" w:space="0" w:color="auto"/>
      </w:divBdr>
      <w:divsChild>
        <w:div w:id="832187531">
          <w:marLeft w:val="0"/>
          <w:marRight w:val="0"/>
          <w:marTop w:val="0"/>
          <w:marBottom w:val="0"/>
          <w:divBdr>
            <w:top w:val="none" w:sz="0" w:space="0" w:color="auto"/>
            <w:left w:val="none" w:sz="0" w:space="0" w:color="auto"/>
            <w:bottom w:val="none" w:sz="0" w:space="0" w:color="auto"/>
            <w:right w:val="none" w:sz="0" w:space="0" w:color="auto"/>
          </w:divBdr>
        </w:div>
        <w:div w:id="1746563741">
          <w:marLeft w:val="0"/>
          <w:marRight w:val="0"/>
          <w:marTop w:val="0"/>
          <w:marBottom w:val="0"/>
          <w:divBdr>
            <w:top w:val="none" w:sz="0" w:space="0" w:color="auto"/>
            <w:left w:val="none" w:sz="0" w:space="0" w:color="auto"/>
            <w:bottom w:val="none" w:sz="0" w:space="0" w:color="auto"/>
            <w:right w:val="none" w:sz="0" w:space="0" w:color="auto"/>
          </w:divBdr>
        </w:div>
      </w:divsChild>
    </w:div>
    <w:div w:id="637272201">
      <w:bodyDiv w:val="1"/>
      <w:marLeft w:val="0"/>
      <w:marRight w:val="0"/>
      <w:marTop w:val="0"/>
      <w:marBottom w:val="0"/>
      <w:divBdr>
        <w:top w:val="none" w:sz="0" w:space="0" w:color="auto"/>
        <w:left w:val="none" w:sz="0" w:space="0" w:color="auto"/>
        <w:bottom w:val="none" w:sz="0" w:space="0" w:color="auto"/>
        <w:right w:val="none" w:sz="0" w:space="0" w:color="auto"/>
      </w:divBdr>
    </w:div>
    <w:div w:id="640040657">
      <w:bodyDiv w:val="1"/>
      <w:marLeft w:val="0"/>
      <w:marRight w:val="0"/>
      <w:marTop w:val="0"/>
      <w:marBottom w:val="0"/>
      <w:divBdr>
        <w:top w:val="none" w:sz="0" w:space="0" w:color="auto"/>
        <w:left w:val="none" w:sz="0" w:space="0" w:color="auto"/>
        <w:bottom w:val="none" w:sz="0" w:space="0" w:color="auto"/>
        <w:right w:val="none" w:sz="0" w:space="0" w:color="auto"/>
      </w:divBdr>
    </w:div>
    <w:div w:id="641422169">
      <w:bodyDiv w:val="1"/>
      <w:marLeft w:val="0"/>
      <w:marRight w:val="0"/>
      <w:marTop w:val="0"/>
      <w:marBottom w:val="0"/>
      <w:divBdr>
        <w:top w:val="none" w:sz="0" w:space="0" w:color="auto"/>
        <w:left w:val="none" w:sz="0" w:space="0" w:color="auto"/>
        <w:bottom w:val="none" w:sz="0" w:space="0" w:color="auto"/>
        <w:right w:val="none" w:sz="0" w:space="0" w:color="auto"/>
      </w:divBdr>
    </w:div>
    <w:div w:id="644310610">
      <w:bodyDiv w:val="1"/>
      <w:marLeft w:val="0"/>
      <w:marRight w:val="0"/>
      <w:marTop w:val="0"/>
      <w:marBottom w:val="0"/>
      <w:divBdr>
        <w:top w:val="none" w:sz="0" w:space="0" w:color="auto"/>
        <w:left w:val="none" w:sz="0" w:space="0" w:color="auto"/>
        <w:bottom w:val="none" w:sz="0" w:space="0" w:color="auto"/>
        <w:right w:val="none" w:sz="0" w:space="0" w:color="auto"/>
      </w:divBdr>
    </w:div>
    <w:div w:id="646861465">
      <w:bodyDiv w:val="1"/>
      <w:marLeft w:val="0"/>
      <w:marRight w:val="0"/>
      <w:marTop w:val="0"/>
      <w:marBottom w:val="0"/>
      <w:divBdr>
        <w:top w:val="none" w:sz="0" w:space="0" w:color="auto"/>
        <w:left w:val="none" w:sz="0" w:space="0" w:color="auto"/>
        <w:bottom w:val="none" w:sz="0" w:space="0" w:color="auto"/>
        <w:right w:val="none" w:sz="0" w:space="0" w:color="auto"/>
      </w:divBdr>
    </w:div>
    <w:div w:id="647369713">
      <w:bodyDiv w:val="1"/>
      <w:marLeft w:val="0"/>
      <w:marRight w:val="0"/>
      <w:marTop w:val="0"/>
      <w:marBottom w:val="0"/>
      <w:divBdr>
        <w:top w:val="none" w:sz="0" w:space="0" w:color="auto"/>
        <w:left w:val="none" w:sz="0" w:space="0" w:color="auto"/>
        <w:bottom w:val="none" w:sz="0" w:space="0" w:color="auto"/>
        <w:right w:val="none" w:sz="0" w:space="0" w:color="auto"/>
      </w:divBdr>
    </w:div>
    <w:div w:id="649865095">
      <w:bodyDiv w:val="1"/>
      <w:marLeft w:val="0"/>
      <w:marRight w:val="0"/>
      <w:marTop w:val="0"/>
      <w:marBottom w:val="0"/>
      <w:divBdr>
        <w:top w:val="none" w:sz="0" w:space="0" w:color="auto"/>
        <w:left w:val="none" w:sz="0" w:space="0" w:color="auto"/>
        <w:bottom w:val="none" w:sz="0" w:space="0" w:color="auto"/>
        <w:right w:val="none" w:sz="0" w:space="0" w:color="auto"/>
      </w:divBdr>
    </w:div>
    <w:div w:id="653603083">
      <w:bodyDiv w:val="1"/>
      <w:marLeft w:val="0"/>
      <w:marRight w:val="0"/>
      <w:marTop w:val="0"/>
      <w:marBottom w:val="0"/>
      <w:divBdr>
        <w:top w:val="none" w:sz="0" w:space="0" w:color="auto"/>
        <w:left w:val="none" w:sz="0" w:space="0" w:color="auto"/>
        <w:bottom w:val="none" w:sz="0" w:space="0" w:color="auto"/>
        <w:right w:val="none" w:sz="0" w:space="0" w:color="auto"/>
      </w:divBdr>
    </w:div>
    <w:div w:id="655501620">
      <w:bodyDiv w:val="1"/>
      <w:marLeft w:val="0"/>
      <w:marRight w:val="0"/>
      <w:marTop w:val="0"/>
      <w:marBottom w:val="0"/>
      <w:divBdr>
        <w:top w:val="none" w:sz="0" w:space="0" w:color="auto"/>
        <w:left w:val="none" w:sz="0" w:space="0" w:color="auto"/>
        <w:bottom w:val="none" w:sz="0" w:space="0" w:color="auto"/>
        <w:right w:val="none" w:sz="0" w:space="0" w:color="auto"/>
      </w:divBdr>
    </w:div>
    <w:div w:id="663582423">
      <w:bodyDiv w:val="1"/>
      <w:marLeft w:val="0"/>
      <w:marRight w:val="0"/>
      <w:marTop w:val="0"/>
      <w:marBottom w:val="0"/>
      <w:divBdr>
        <w:top w:val="none" w:sz="0" w:space="0" w:color="auto"/>
        <w:left w:val="none" w:sz="0" w:space="0" w:color="auto"/>
        <w:bottom w:val="none" w:sz="0" w:space="0" w:color="auto"/>
        <w:right w:val="none" w:sz="0" w:space="0" w:color="auto"/>
      </w:divBdr>
    </w:div>
    <w:div w:id="664893372">
      <w:bodyDiv w:val="1"/>
      <w:marLeft w:val="0"/>
      <w:marRight w:val="0"/>
      <w:marTop w:val="0"/>
      <w:marBottom w:val="0"/>
      <w:divBdr>
        <w:top w:val="none" w:sz="0" w:space="0" w:color="auto"/>
        <w:left w:val="none" w:sz="0" w:space="0" w:color="auto"/>
        <w:bottom w:val="none" w:sz="0" w:space="0" w:color="auto"/>
        <w:right w:val="none" w:sz="0" w:space="0" w:color="auto"/>
      </w:divBdr>
    </w:div>
    <w:div w:id="666791411">
      <w:bodyDiv w:val="1"/>
      <w:marLeft w:val="0"/>
      <w:marRight w:val="0"/>
      <w:marTop w:val="0"/>
      <w:marBottom w:val="0"/>
      <w:divBdr>
        <w:top w:val="none" w:sz="0" w:space="0" w:color="auto"/>
        <w:left w:val="none" w:sz="0" w:space="0" w:color="auto"/>
        <w:bottom w:val="none" w:sz="0" w:space="0" w:color="auto"/>
        <w:right w:val="none" w:sz="0" w:space="0" w:color="auto"/>
      </w:divBdr>
    </w:div>
    <w:div w:id="668797054">
      <w:bodyDiv w:val="1"/>
      <w:marLeft w:val="0"/>
      <w:marRight w:val="0"/>
      <w:marTop w:val="0"/>
      <w:marBottom w:val="0"/>
      <w:divBdr>
        <w:top w:val="none" w:sz="0" w:space="0" w:color="auto"/>
        <w:left w:val="none" w:sz="0" w:space="0" w:color="auto"/>
        <w:bottom w:val="none" w:sz="0" w:space="0" w:color="auto"/>
        <w:right w:val="none" w:sz="0" w:space="0" w:color="auto"/>
      </w:divBdr>
    </w:div>
    <w:div w:id="669410873">
      <w:bodyDiv w:val="1"/>
      <w:marLeft w:val="0"/>
      <w:marRight w:val="0"/>
      <w:marTop w:val="0"/>
      <w:marBottom w:val="0"/>
      <w:divBdr>
        <w:top w:val="none" w:sz="0" w:space="0" w:color="auto"/>
        <w:left w:val="none" w:sz="0" w:space="0" w:color="auto"/>
        <w:bottom w:val="none" w:sz="0" w:space="0" w:color="auto"/>
        <w:right w:val="none" w:sz="0" w:space="0" w:color="auto"/>
      </w:divBdr>
    </w:div>
    <w:div w:id="674264402">
      <w:bodyDiv w:val="1"/>
      <w:marLeft w:val="0"/>
      <w:marRight w:val="0"/>
      <w:marTop w:val="0"/>
      <w:marBottom w:val="0"/>
      <w:divBdr>
        <w:top w:val="none" w:sz="0" w:space="0" w:color="auto"/>
        <w:left w:val="none" w:sz="0" w:space="0" w:color="auto"/>
        <w:bottom w:val="none" w:sz="0" w:space="0" w:color="auto"/>
        <w:right w:val="none" w:sz="0" w:space="0" w:color="auto"/>
      </w:divBdr>
    </w:div>
    <w:div w:id="675035087">
      <w:bodyDiv w:val="1"/>
      <w:marLeft w:val="0"/>
      <w:marRight w:val="0"/>
      <w:marTop w:val="0"/>
      <w:marBottom w:val="0"/>
      <w:divBdr>
        <w:top w:val="none" w:sz="0" w:space="0" w:color="auto"/>
        <w:left w:val="none" w:sz="0" w:space="0" w:color="auto"/>
        <w:bottom w:val="none" w:sz="0" w:space="0" w:color="auto"/>
        <w:right w:val="none" w:sz="0" w:space="0" w:color="auto"/>
      </w:divBdr>
    </w:div>
    <w:div w:id="676539319">
      <w:bodyDiv w:val="1"/>
      <w:marLeft w:val="0"/>
      <w:marRight w:val="0"/>
      <w:marTop w:val="0"/>
      <w:marBottom w:val="0"/>
      <w:divBdr>
        <w:top w:val="none" w:sz="0" w:space="0" w:color="auto"/>
        <w:left w:val="none" w:sz="0" w:space="0" w:color="auto"/>
        <w:bottom w:val="none" w:sz="0" w:space="0" w:color="auto"/>
        <w:right w:val="none" w:sz="0" w:space="0" w:color="auto"/>
      </w:divBdr>
    </w:div>
    <w:div w:id="679625496">
      <w:bodyDiv w:val="1"/>
      <w:marLeft w:val="0"/>
      <w:marRight w:val="0"/>
      <w:marTop w:val="0"/>
      <w:marBottom w:val="0"/>
      <w:divBdr>
        <w:top w:val="none" w:sz="0" w:space="0" w:color="auto"/>
        <w:left w:val="none" w:sz="0" w:space="0" w:color="auto"/>
        <w:bottom w:val="none" w:sz="0" w:space="0" w:color="auto"/>
        <w:right w:val="none" w:sz="0" w:space="0" w:color="auto"/>
      </w:divBdr>
    </w:div>
    <w:div w:id="680815809">
      <w:bodyDiv w:val="1"/>
      <w:marLeft w:val="0"/>
      <w:marRight w:val="0"/>
      <w:marTop w:val="0"/>
      <w:marBottom w:val="0"/>
      <w:divBdr>
        <w:top w:val="none" w:sz="0" w:space="0" w:color="auto"/>
        <w:left w:val="none" w:sz="0" w:space="0" w:color="auto"/>
        <w:bottom w:val="none" w:sz="0" w:space="0" w:color="auto"/>
        <w:right w:val="none" w:sz="0" w:space="0" w:color="auto"/>
      </w:divBdr>
    </w:div>
    <w:div w:id="681080707">
      <w:bodyDiv w:val="1"/>
      <w:marLeft w:val="0"/>
      <w:marRight w:val="0"/>
      <w:marTop w:val="0"/>
      <w:marBottom w:val="0"/>
      <w:divBdr>
        <w:top w:val="none" w:sz="0" w:space="0" w:color="auto"/>
        <w:left w:val="none" w:sz="0" w:space="0" w:color="auto"/>
        <w:bottom w:val="none" w:sz="0" w:space="0" w:color="auto"/>
        <w:right w:val="none" w:sz="0" w:space="0" w:color="auto"/>
      </w:divBdr>
    </w:div>
    <w:div w:id="683171422">
      <w:bodyDiv w:val="1"/>
      <w:marLeft w:val="0"/>
      <w:marRight w:val="0"/>
      <w:marTop w:val="0"/>
      <w:marBottom w:val="0"/>
      <w:divBdr>
        <w:top w:val="none" w:sz="0" w:space="0" w:color="auto"/>
        <w:left w:val="none" w:sz="0" w:space="0" w:color="auto"/>
        <w:bottom w:val="none" w:sz="0" w:space="0" w:color="auto"/>
        <w:right w:val="none" w:sz="0" w:space="0" w:color="auto"/>
      </w:divBdr>
    </w:div>
    <w:div w:id="687801362">
      <w:bodyDiv w:val="1"/>
      <w:marLeft w:val="0"/>
      <w:marRight w:val="0"/>
      <w:marTop w:val="0"/>
      <w:marBottom w:val="0"/>
      <w:divBdr>
        <w:top w:val="none" w:sz="0" w:space="0" w:color="auto"/>
        <w:left w:val="none" w:sz="0" w:space="0" w:color="auto"/>
        <w:bottom w:val="none" w:sz="0" w:space="0" w:color="auto"/>
        <w:right w:val="none" w:sz="0" w:space="0" w:color="auto"/>
      </w:divBdr>
    </w:div>
    <w:div w:id="688213351">
      <w:bodyDiv w:val="1"/>
      <w:marLeft w:val="0"/>
      <w:marRight w:val="0"/>
      <w:marTop w:val="0"/>
      <w:marBottom w:val="0"/>
      <w:divBdr>
        <w:top w:val="none" w:sz="0" w:space="0" w:color="auto"/>
        <w:left w:val="none" w:sz="0" w:space="0" w:color="auto"/>
        <w:bottom w:val="none" w:sz="0" w:space="0" w:color="auto"/>
        <w:right w:val="none" w:sz="0" w:space="0" w:color="auto"/>
      </w:divBdr>
    </w:div>
    <w:div w:id="691223026">
      <w:bodyDiv w:val="1"/>
      <w:marLeft w:val="0"/>
      <w:marRight w:val="0"/>
      <w:marTop w:val="0"/>
      <w:marBottom w:val="0"/>
      <w:divBdr>
        <w:top w:val="none" w:sz="0" w:space="0" w:color="auto"/>
        <w:left w:val="none" w:sz="0" w:space="0" w:color="auto"/>
        <w:bottom w:val="none" w:sz="0" w:space="0" w:color="auto"/>
        <w:right w:val="none" w:sz="0" w:space="0" w:color="auto"/>
      </w:divBdr>
    </w:div>
    <w:div w:id="694305179">
      <w:bodyDiv w:val="1"/>
      <w:marLeft w:val="0"/>
      <w:marRight w:val="0"/>
      <w:marTop w:val="0"/>
      <w:marBottom w:val="0"/>
      <w:divBdr>
        <w:top w:val="none" w:sz="0" w:space="0" w:color="auto"/>
        <w:left w:val="none" w:sz="0" w:space="0" w:color="auto"/>
        <w:bottom w:val="none" w:sz="0" w:space="0" w:color="auto"/>
        <w:right w:val="none" w:sz="0" w:space="0" w:color="auto"/>
      </w:divBdr>
    </w:div>
    <w:div w:id="697657888">
      <w:bodyDiv w:val="1"/>
      <w:marLeft w:val="0"/>
      <w:marRight w:val="0"/>
      <w:marTop w:val="0"/>
      <w:marBottom w:val="0"/>
      <w:divBdr>
        <w:top w:val="none" w:sz="0" w:space="0" w:color="auto"/>
        <w:left w:val="none" w:sz="0" w:space="0" w:color="auto"/>
        <w:bottom w:val="none" w:sz="0" w:space="0" w:color="auto"/>
        <w:right w:val="none" w:sz="0" w:space="0" w:color="auto"/>
      </w:divBdr>
    </w:div>
    <w:div w:id="700201272">
      <w:bodyDiv w:val="1"/>
      <w:marLeft w:val="0"/>
      <w:marRight w:val="0"/>
      <w:marTop w:val="0"/>
      <w:marBottom w:val="0"/>
      <w:divBdr>
        <w:top w:val="none" w:sz="0" w:space="0" w:color="auto"/>
        <w:left w:val="none" w:sz="0" w:space="0" w:color="auto"/>
        <w:bottom w:val="none" w:sz="0" w:space="0" w:color="auto"/>
        <w:right w:val="none" w:sz="0" w:space="0" w:color="auto"/>
      </w:divBdr>
    </w:div>
    <w:div w:id="702170636">
      <w:bodyDiv w:val="1"/>
      <w:marLeft w:val="0"/>
      <w:marRight w:val="0"/>
      <w:marTop w:val="0"/>
      <w:marBottom w:val="0"/>
      <w:divBdr>
        <w:top w:val="none" w:sz="0" w:space="0" w:color="auto"/>
        <w:left w:val="none" w:sz="0" w:space="0" w:color="auto"/>
        <w:bottom w:val="none" w:sz="0" w:space="0" w:color="auto"/>
        <w:right w:val="none" w:sz="0" w:space="0" w:color="auto"/>
      </w:divBdr>
      <w:divsChild>
        <w:div w:id="1065222428">
          <w:marLeft w:val="0"/>
          <w:marRight w:val="0"/>
          <w:marTop w:val="0"/>
          <w:marBottom w:val="0"/>
          <w:divBdr>
            <w:top w:val="none" w:sz="0" w:space="0" w:color="auto"/>
            <w:left w:val="none" w:sz="0" w:space="0" w:color="auto"/>
            <w:bottom w:val="none" w:sz="0" w:space="0" w:color="auto"/>
            <w:right w:val="none" w:sz="0" w:space="0" w:color="auto"/>
          </w:divBdr>
        </w:div>
        <w:div w:id="256671343">
          <w:marLeft w:val="0"/>
          <w:marRight w:val="0"/>
          <w:marTop w:val="0"/>
          <w:marBottom w:val="0"/>
          <w:divBdr>
            <w:top w:val="none" w:sz="0" w:space="0" w:color="auto"/>
            <w:left w:val="none" w:sz="0" w:space="0" w:color="auto"/>
            <w:bottom w:val="none" w:sz="0" w:space="0" w:color="auto"/>
            <w:right w:val="none" w:sz="0" w:space="0" w:color="auto"/>
          </w:divBdr>
        </w:div>
        <w:div w:id="506333720">
          <w:marLeft w:val="0"/>
          <w:marRight w:val="0"/>
          <w:marTop w:val="0"/>
          <w:marBottom w:val="0"/>
          <w:divBdr>
            <w:top w:val="none" w:sz="0" w:space="0" w:color="auto"/>
            <w:left w:val="none" w:sz="0" w:space="0" w:color="auto"/>
            <w:bottom w:val="none" w:sz="0" w:space="0" w:color="auto"/>
            <w:right w:val="none" w:sz="0" w:space="0" w:color="auto"/>
          </w:divBdr>
        </w:div>
        <w:div w:id="1204715201">
          <w:marLeft w:val="0"/>
          <w:marRight w:val="0"/>
          <w:marTop w:val="0"/>
          <w:marBottom w:val="0"/>
          <w:divBdr>
            <w:top w:val="none" w:sz="0" w:space="0" w:color="auto"/>
            <w:left w:val="none" w:sz="0" w:space="0" w:color="auto"/>
            <w:bottom w:val="none" w:sz="0" w:space="0" w:color="auto"/>
            <w:right w:val="none" w:sz="0" w:space="0" w:color="auto"/>
          </w:divBdr>
        </w:div>
        <w:div w:id="1820658355">
          <w:marLeft w:val="0"/>
          <w:marRight w:val="0"/>
          <w:marTop w:val="0"/>
          <w:marBottom w:val="0"/>
          <w:divBdr>
            <w:top w:val="none" w:sz="0" w:space="0" w:color="auto"/>
            <w:left w:val="none" w:sz="0" w:space="0" w:color="auto"/>
            <w:bottom w:val="none" w:sz="0" w:space="0" w:color="auto"/>
            <w:right w:val="none" w:sz="0" w:space="0" w:color="auto"/>
          </w:divBdr>
        </w:div>
        <w:div w:id="304939816">
          <w:marLeft w:val="0"/>
          <w:marRight w:val="0"/>
          <w:marTop w:val="0"/>
          <w:marBottom w:val="0"/>
          <w:divBdr>
            <w:top w:val="none" w:sz="0" w:space="0" w:color="auto"/>
            <w:left w:val="none" w:sz="0" w:space="0" w:color="auto"/>
            <w:bottom w:val="none" w:sz="0" w:space="0" w:color="auto"/>
            <w:right w:val="none" w:sz="0" w:space="0" w:color="auto"/>
          </w:divBdr>
        </w:div>
      </w:divsChild>
    </w:div>
    <w:div w:id="702438343">
      <w:bodyDiv w:val="1"/>
      <w:marLeft w:val="0"/>
      <w:marRight w:val="0"/>
      <w:marTop w:val="0"/>
      <w:marBottom w:val="0"/>
      <w:divBdr>
        <w:top w:val="none" w:sz="0" w:space="0" w:color="auto"/>
        <w:left w:val="none" w:sz="0" w:space="0" w:color="auto"/>
        <w:bottom w:val="none" w:sz="0" w:space="0" w:color="auto"/>
        <w:right w:val="none" w:sz="0" w:space="0" w:color="auto"/>
      </w:divBdr>
    </w:div>
    <w:div w:id="705184333">
      <w:bodyDiv w:val="1"/>
      <w:marLeft w:val="0"/>
      <w:marRight w:val="0"/>
      <w:marTop w:val="0"/>
      <w:marBottom w:val="0"/>
      <w:divBdr>
        <w:top w:val="none" w:sz="0" w:space="0" w:color="auto"/>
        <w:left w:val="none" w:sz="0" w:space="0" w:color="auto"/>
        <w:bottom w:val="none" w:sz="0" w:space="0" w:color="auto"/>
        <w:right w:val="none" w:sz="0" w:space="0" w:color="auto"/>
      </w:divBdr>
    </w:div>
    <w:div w:id="705955672">
      <w:bodyDiv w:val="1"/>
      <w:marLeft w:val="0"/>
      <w:marRight w:val="0"/>
      <w:marTop w:val="0"/>
      <w:marBottom w:val="0"/>
      <w:divBdr>
        <w:top w:val="none" w:sz="0" w:space="0" w:color="auto"/>
        <w:left w:val="none" w:sz="0" w:space="0" w:color="auto"/>
        <w:bottom w:val="none" w:sz="0" w:space="0" w:color="auto"/>
        <w:right w:val="none" w:sz="0" w:space="0" w:color="auto"/>
      </w:divBdr>
      <w:divsChild>
        <w:div w:id="1648246865">
          <w:marLeft w:val="0"/>
          <w:marRight w:val="0"/>
          <w:marTop w:val="0"/>
          <w:marBottom w:val="0"/>
          <w:divBdr>
            <w:top w:val="none" w:sz="0" w:space="0" w:color="auto"/>
            <w:left w:val="none" w:sz="0" w:space="0" w:color="auto"/>
            <w:bottom w:val="none" w:sz="0" w:space="0" w:color="auto"/>
            <w:right w:val="none" w:sz="0" w:space="0" w:color="auto"/>
          </w:divBdr>
        </w:div>
        <w:div w:id="1931309892">
          <w:marLeft w:val="0"/>
          <w:marRight w:val="0"/>
          <w:marTop w:val="0"/>
          <w:marBottom w:val="0"/>
          <w:divBdr>
            <w:top w:val="none" w:sz="0" w:space="0" w:color="auto"/>
            <w:left w:val="none" w:sz="0" w:space="0" w:color="auto"/>
            <w:bottom w:val="none" w:sz="0" w:space="0" w:color="auto"/>
            <w:right w:val="none" w:sz="0" w:space="0" w:color="auto"/>
          </w:divBdr>
        </w:div>
      </w:divsChild>
    </w:div>
    <w:div w:id="707411044">
      <w:bodyDiv w:val="1"/>
      <w:marLeft w:val="0"/>
      <w:marRight w:val="0"/>
      <w:marTop w:val="0"/>
      <w:marBottom w:val="0"/>
      <w:divBdr>
        <w:top w:val="none" w:sz="0" w:space="0" w:color="auto"/>
        <w:left w:val="none" w:sz="0" w:space="0" w:color="auto"/>
        <w:bottom w:val="none" w:sz="0" w:space="0" w:color="auto"/>
        <w:right w:val="none" w:sz="0" w:space="0" w:color="auto"/>
      </w:divBdr>
    </w:div>
    <w:div w:id="711073473">
      <w:bodyDiv w:val="1"/>
      <w:marLeft w:val="0"/>
      <w:marRight w:val="0"/>
      <w:marTop w:val="0"/>
      <w:marBottom w:val="0"/>
      <w:divBdr>
        <w:top w:val="none" w:sz="0" w:space="0" w:color="auto"/>
        <w:left w:val="none" w:sz="0" w:space="0" w:color="auto"/>
        <w:bottom w:val="none" w:sz="0" w:space="0" w:color="auto"/>
        <w:right w:val="none" w:sz="0" w:space="0" w:color="auto"/>
      </w:divBdr>
    </w:div>
    <w:div w:id="711349845">
      <w:bodyDiv w:val="1"/>
      <w:marLeft w:val="0"/>
      <w:marRight w:val="0"/>
      <w:marTop w:val="0"/>
      <w:marBottom w:val="0"/>
      <w:divBdr>
        <w:top w:val="none" w:sz="0" w:space="0" w:color="auto"/>
        <w:left w:val="none" w:sz="0" w:space="0" w:color="auto"/>
        <w:bottom w:val="none" w:sz="0" w:space="0" w:color="auto"/>
        <w:right w:val="none" w:sz="0" w:space="0" w:color="auto"/>
      </w:divBdr>
    </w:div>
    <w:div w:id="719520084">
      <w:bodyDiv w:val="1"/>
      <w:marLeft w:val="0"/>
      <w:marRight w:val="0"/>
      <w:marTop w:val="0"/>
      <w:marBottom w:val="0"/>
      <w:divBdr>
        <w:top w:val="none" w:sz="0" w:space="0" w:color="auto"/>
        <w:left w:val="none" w:sz="0" w:space="0" w:color="auto"/>
        <w:bottom w:val="none" w:sz="0" w:space="0" w:color="auto"/>
        <w:right w:val="none" w:sz="0" w:space="0" w:color="auto"/>
      </w:divBdr>
    </w:div>
    <w:div w:id="724377432">
      <w:bodyDiv w:val="1"/>
      <w:marLeft w:val="0"/>
      <w:marRight w:val="0"/>
      <w:marTop w:val="0"/>
      <w:marBottom w:val="0"/>
      <w:divBdr>
        <w:top w:val="none" w:sz="0" w:space="0" w:color="auto"/>
        <w:left w:val="none" w:sz="0" w:space="0" w:color="auto"/>
        <w:bottom w:val="none" w:sz="0" w:space="0" w:color="auto"/>
        <w:right w:val="none" w:sz="0" w:space="0" w:color="auto"/>
      </w:divBdr>
    </w:div>
    <w:div w:id="725758127">
      <w:bodyDiv w:val="1"/>
      <w:marLeft w:val="0"/>
      <w:marRight w:val="0"/>
      <w:marTop w:val="0"/>
      <w:marBottom w:val="0"/>
      <w:divBdr>
        <w:top w:val="none" w:sz="0" w:space="0" w:color="auto"/>
        <w:left w:val="none" w:sz="0" w:space="0" w:color="auto"/>
        <w:bottom w:val="none" w:sz="0" w:space="0" w:color="auto"/>
        <w:right w:val="none" w:sz="0" w:space="0" w:color="auto"/>
      </w:divBdr>
      <w:divsChild>
        <w:div w:id="847716280">
          <w:marLeft w:val="0"/>
          <w:marRight w:val="0"/>
          <w:marTop w:val="0"/>
          <w:marBottom w:val="0"/>
          <w:divBdr>
            <w:top w:val="none" w:sz="0" w:space="0" w:color="auto"/>
            <w:left w:val="none" w:sz="0" w:space="0" w:color="auto"/>
            <w:bottom w:val="none" w:sz="0" w:space="0" w:color="auto"/>
            <w:right w:val="none" w:sz="0" w:space="0" w:color="auto"/>
          </w:divBdr>
        </w:div>
        <w:div w:id="1440444658">
          <w:marLeft w:val="0"/>
          <w:marRight w:val="0"/>
          <w:marTop w:val="0"/>
          <w:marBottom w:val="0"/>
          <w:divBdr>
            <w:top w:val="none" w:sz="0" w:space="0" w:color="auto"/>
            <w:left w:val="none" w:sz="0" w:space="0" w:color="auto"/>
            <w:bottom w:val="none" w:sz="0" w:space="0" w:color="auto"/>
            <w:right w:val="none" w:sz="0" w:space="0" w:color="auto"/>
          </w:divBdr>
        </w:div>
      </w:divsChild>
    </w:div>
    <w:div w:id="726998403">
      <w:bodyDiv w:val="1"/>
      <w:marLeft w:val="0"/>
      <w:marRight w:val="0"/>
      <w:marTop w:val="0"/>
      <w:marBottom w:val="0"/>
      <w:divBdr>
        <w:top w:val="none" w:sz="0" w:space="0" w:color="auto"/>
        <w:left w:val="none" w:sz="0" w:space="0" w:color="auto"/>
        <w:bottom w:val="none" w:sz="0" w:space="0" w:color="auto"/>
        <w:right w:val="none" w:sz="0" w:space="0" w:color="auto"/>
      </w:divBdr>
    </w:div>
    <w:div w:id="729422443">
      <w:bodyDiv w:val="1"/>
      <w:marLeft w:val="0"/>
      <w:marRight w:val="0"/>
      <w:marTop w:val="0"/>
      <w:marBottom w:val="0"/>
      <w:divBdr>
        <w:top w:val="none" w:sz="0" w:space="0" w:color="auto"/>
        <w:left w:val="none" w:sz="0" w:space="0" w:color="auto"/>
        <w:bottom w:val="none" w:sz="0" w:space="0" w:color="auto"/>
        <w:right w:val="none" w:sz="0" w:space="0" w:color="auto"/>
      </w:divBdr>
    </w:div>
    <w:div w:id="729696185">
      <w:bodyDiv w:val="1"/>
      <w:marLeft w:val="0"/>
      <w:marRight w:val="0"/>
      <w:marTop w:val="0"/>
      <w:marBottom w:val="0"/>
      <w:divBdr>
        <w:top w:val="none" w:sz="0" w:space="0" w:color="auto"/>
        <w:left w:val="none" w:sz="0" w:space="0" w:color="auto"/>
        <w:bottom w:val="none" w:sz="0" w:space="0" w:color="auto"/>
        <w:right w:val="none" w:sz="0" w:space="0" w:color="auto"/>
      </w:divBdr>
    </w:div>
    <w:div w:id="731587652">
      <w:bodyDiv w:val="1"/>
      <w:marLeft w:val="0"/>
      <w:marRight w:val="0"/>
      <w:marTop w:val="0"/>
      <w:marBottom w:val="0"/>
      <w:divBdr>
        <w:top w:val="none" w:sz="0" w:space="0" w:color="auto"/>
        <w:left w:val="none" w:sz="0" w:space="0" w:color="auto"/>
        <w:bottom w:val="none" w:sz="0" w:space="0" w:color="auto"/>
        <w:right w:val="none" w:sz="0" w:space="0" w:color="auto"/>
      </w:divBdr>
    </w:div>
    <w:div w:id="732315209">
      <w:bodyDiv w:val="1"/>
      <w:marLeft w:val="0"/>
      <w:marRight w:val="0"/>
      <w:marTop w:val="0"/>
      <w:marBottom w:val="0"/>
      <w:divBdr>
        <w:top w:val="none" w:sz="0" w:space="0" w:color="auto"/>
        <w:left w:val="none" w:sz="0" w:space="0" w:color="auto"/>
        <w:bottom w:val="none" w:sz="0" w:space="0" w:color="auto"/>
        <w:right w:val="none" w:sz="0" w:space="0" w:color="auto"/>
      </w:divBdr>
    </w:div>
    <w:div w:id="737288480">
      <w:bodyDiv w:val="1"/>
      <w:marLeft w:val="0"/>
      <w:marRight w:val="0"/>
      <w:marTop w:val="0"/>
      <w:marBottom w:val="0"/>
      <w:divBdr>
        <w:top w:val="none" w:sz="0" w:space="0" w:color="auto"/>
        <w:left w:val="none" w:sz="0" w:space="0" w:color="auto"/>
        <w:bottom w:val="none" w:sz="0" w:space="0" w:color="auto"/>
        <w:right w:val="none" w:sz="0" w:space="0" w:color="auto"/>
      </w:divBdr>
    </w:div>
    <w:div w:id="739326544">
      <w:bodyDiv w:val="1"/>
      <w:marLeft w:val="0"/>
      <w:marRight w:val="0"/>
      <w:marTop w:val="0"/>
      <w:marBottom w:val="0"/>
      <w:divBdr>
        <w:top w:val="none" w:sz="0" w:space="0" w:color="auto"/>
        <w:left w:val="none" w:sz="0" w:space="0" w:color="auto"/>
        <w:bottom w:val="none" w:sz="0" w:space="0" w:color="auto"/>
        <w:right w:val="none" w:sz="0" w:space="0" w:color="auto"/>
      </w:divBdr>
    </w:div>
    <w:div w:id="739790150">
      <w:bodyDiv w:val="1"/>
      <w:marLeft w:val="0"/>
      <w:marRight w:val="0"/>
      <w:marTop w:val="0"/>
      <w:marBottom w:val="0"/>
      <w:divBdr>
        <w:top w:val="none" w:sz="0" w:space="0" w:color="auto"/>
        <w:left w:val="none" w:sz="0" w:space="0" w:color="auto"/>
        <w:bottom w:val="none" w:sz="0" w:space="0" w:color="auto"/>
        <w:right w:val="none" w:sz="0" w:space="0" w:color="auto"/>
      </w:divBdr>
    </w:div>
    <w:div w:id="740062938">
      <w:bodyDiv w:val="1"/>
      <w:marLeft w:val="0"/>
      <w:marRight w:val="0"/>
      <w:marTop w:val="0"/>
      <w:marBottom w:val="0"/>
      <w:divBdr>
        <w:top w:val="none" w:sz="0" w:space="0" w:color="auto"/>
        <w:left w:val="none" w:sz="0" w:space="0" w:color="auto"/>
        <w:bottom w:val="none" w:sz="0" w:space="0" w:color="auto"/>
        <w:right w:val="none" w:sz="0" w:space="0" w:color="auto"/>
      </w:divBdr>
    </w:div>
    <w:div w:id="741758792">
      <w:bodyDiv w:val="1"/>
      <w:marLeft w:val="0"/>
      <w:marRight w:val="0"/>
      <w:marTop w:val="0"/>
      <w:marBottom w:val="0"/>
      <w:divBdr>
        <w:top w:val="none" w:sz="0" w:space="0" w:color="auto"/>
        <w:left w:val="none" w:sz="0" w:space="0" w:color="auto"/>
        <w:bottom w:val="none" w:sz="0" w:space="0" w:color="auto"/>
        <w:right w:val="none" w:sz="0" w:space="0" w:color="auto"/>
      </w:divBdr>
    </w:div>
    <w:div w:id="742875004">
      <w:bodyDiv w:val="1"/>
      <w:marLeft w:val="0"/>
      <w:marRight w:val="0"/>
      <w:marTop w:val="0"/>
      <w:marBottom w:val="0"/>
      <w:divBdr>
        <w:top w:val="none" w:sz="0" w:space="0" w:color="auto"/>
        <w:left w:val="none" w:sz="0" w:space="0" w:color="auto"/>
        <w:bottom w:val="none" w:sz="0" w:space="0" w:color="auto"/>
        <w:right w:val="none" w:sz="0" w:space="0" w:color="auto"/>
      </w:divBdr>
    </w:div>
    <w:div w:id="745805494">
      <w:bodyDiv w:val="1"/>
      <w:marLeft w:val="0"/>
      <w:marRight w:val="0"/>
      <w:marTop w:val="0"/>
      <w:marBottom w:val="0"/>
      <w:divBdr>
        <w:top w:val="none" w:sz="0" w:space="0" w:color="auto"/>
        <w:left w:val="none" w:sz="0" w:space="0" w:color="auto"/>
        <w:bottom w:val="none" w:sz="0" w:space="0" w:color="auto"/>
        <w:right w:val="none" w:sz="0" w:space="0" w:color="auto"/>
      </w:divBdr>
    </w:div>
    <w:div w:id="748619604">
      <w:bodyDiv w:val="1"/>
      <w:marLeft w:val="0"/>
      <w:marRight w:val="0"/>
      <w:marTop w:val="0"/>
      <w:marBottom w:val="0"/>
      <w:divBdr>
        <w:top w:val="none" w:sz="0" w:space="0" w:color="auto"/>
        <w:left w:val="none" w:sz="0" w:space="0" w:color="auto"/>
        <w:bottom w:val="none" w:sz="0" w:space="0" w:color="auto"/>
        <w:right w:val="none" w:sz="0" w:space="0" w:color="auto"/>
      </w:divBdr>
    </w:div>
    <w:div w:id="753865845">
      <w:bodyDiv w:val="1"/>
      <w:marLeft w:val="0"/>
      <w:marRight w:val="0"/>
      <w:marTop w:val="0"/>
      <w:marBottom w:val="0"/>
      <w:divBdr>
        <w:top w:val="none" w:sz="0" w:space="0" w:color="auto"/>
        <w:left w:val="none" w:sz="0" w:space="0" w:color="auto"/>
        <w:bottom w:val="none" w:sz="0" w:space="0" w:color="auto"/>
        <w:right w:val="none" w:sz="0" w:space="0" w:color="auto"/>
      </w:divBdr>
    </w:div>
    <w:div w:id="755787653">
      <w:bodyDiv w:val="1"/>
      <w:marLeft w:val="0"/>
      <w:marRight w:val="0"/>
      <w:marTop w:val="0"/>
      <w:marBottom w:val="0"/>
      <w:divBdr>
        <w:top w:val="none" w:sz="0" w:space="0" w:color="auto"/>
        <w:left w:val="none" w:sz="0" w:space="0" w:color="auto"/>
        <w:bottom w:val="none" w:sz="0" w:space="0" w:color="auto"/>
        <w:right w:val="none" w:sz="0" w:space="0" w:color="auto"/>
      </w:divBdr>
    </w:div>
    <w:div w:id="757866277">
      <w:bodyDiv w:val="1"/>
      <w:marLeft w:val="0"/>
      <w:marRight w:val="0"/>
      <w:marTop w:val="0"/>
      <w:marBottom w:val="0"/>
      <w:divBdr>
        <w:top w:val="none" w:sz="0" w:space="0" w:color="auto"/>
        <w:left w:val="none" w:sz="0" w:space="0" w:color="auto"/>
        <w:bottom w:val="none" w:sz="0" w:space="0" w:color="auto"/>
        <w:right w:val="none" w:sz="0" w:space="0" w:color="auto"/>
      </w:divBdr>
    </w:div>
    <w:div w:id="757948197">
      <w:bodyDiv w:val="1"/>
      <w:marLeft w:val="0"/>
      <w:marRight w:val="0"/>
      <w:marTop w:val="0"/>
      <w:marBottom w:val="0"/>
      <w:divBdr>
        <w:top w:val="none" w:sz="0" w:space="0" w:color="auto"/>
        <w:left w:val="none" w:sz="0" w:space="0" w:color="auto"/>
        <w:bottom w:val="none" w:sz="0" w:space="0" w:color="auto"/>
        <w:right w:val="none" w:sz="0" w:space="0" w:color="auto"/>
      </w:divBdr>
    </w:div>
    <w:div w:id="758060912">
      <w:bodyDiv w:val="1"/>
      <w:marLeft w:val="0"/>
      <w:marRight w:val="0"/>
      <w:marTop w:val="0"/>
      <w:marBottom w:val="0"/>
      <w:divBdr>
        <w:top w:val="none" w:sz="0" w:space="0" w:color="auto"/>
        <w:left w:val="none" w:sz="0" w:space="0" w:color="auto"/>
        <w:bottom w:val="none" w:sz="0" w:space="0" w:color="auto"/>
        <w:right w:val="none" w:sz="0" w:space="0" w:color="auto"/>
      </w:divBdr>
    </w:div>
    <w:div w:id="760642366">
      <w:bodyDiv w:val="1"/>
      <w:marLeft w:val="0"/>
      <w:marRight w:val="0"/>
      <w:marTop w:val="0"/>
      <w:marBottom w:val="0"/>
      <w:divBdr>
        <w:top w:val="none" w:sz="0" w:space="0" w:color="auto"/>
        <w:left w:val="none" w:sz="0" w:space="0" w:color="auto"/>
        <w:bottom w:val="none" w:sz="0" w:space="0" w:color="auto"/>
        <w:right w:val="none" w:sz="0" w:space="0" w:color="auto"/>
      </w:divBdr>
    </w:div>
    <w:div w:id="762457106">
      <w:bodyDiv w:val="1"/>
      <w:marLeft w:val="0"/>
      <w:marRight w:val="0"/>
      <w:marTop w:val="0"/>
      <w:marBottom w:val="0"/>
      <w:divBdr>
        <w:top w:val="none" w:sz="0" w:space="0" w:color="auto"/>
        <w:left w:val="none" w:sz="0" w:space="0" w:color="auto"/>
        <w:bottom w:val="none" w:sz="0" w:space="0" w:color="auto"/>
        <w:right w:val="none" w:sz="0" w:space="0" w:color="auto"/>
      </w:divBdr>
    </w:div>
    <w:div w:id="767428331">
      <w:bodyDiv w:val="1"/>
      <w:marLeft w:val="0"/>
      <w:marRight w:val="0"/>
      <w:marTop w:val="0"/>
      <w:marBottom w:val="0"/>
      <w:divBdr>
        <w:top w:val="none" w:sz="0" w:space="0" w:color="auto"/>
        <w:left w:val="none" w:sz="0" w:space="0" w:color="auto"/>
        <w:bottom w:val="none" w:sz="0" w:space="0" w:color="auto"/>
        <w:right w:val="none" w:sz="0" w:space="0" w:color="auto"/>
      </w:divBdr>
    </w:div>
    <w:div w:id="770048777">
      <w:bodyDiv w:val="1"/>
      <w:marLeft w:val="0"/>
      <w:marRight w:val="0"/>
      <w:marTop w:val="0"/>
      <w:marBottom w:val="0"/>
      <w:divBdr>
        <w:top w:val="none" w:sz="0" w:space="0" w:color="auto"/>
        <w:left w:val="none" w:sz="0" w:space="0" w:color="auto"/>
        <w:bottom w:val="none" w:sz="0" w:space="0" w:color="auto"/>
        <w:right w:val="none" w:sz="0" w:space="0" w:color="auto"/>
      </w:divBdr>
    </w:div>
    <w:div w:id="774326845">
      <w:bodyDiv w:val="1"/>
      <w:marLeft w:val="0"/>
      <w:marRight w:val="0"/>
      <w:marTop w:val="0"/>
      <w:marBottom w:val="0"/>
      <w:divBdr>
        <w:top w:val="none" w:sz="0" w:space="0" w:color="auto"/>
        <w:left w:val="none" w:sz="0" w:space="0" w:color="auto"/>
        <w:bottom w:val="none" w:sz="0" w:space="0" w:color="auto"/>
        <w:right w:val="none" w:sz="0" w:space="0" w:color="auto"/>
      </w:divBdr>
    </w:div>
    <w:div w:id="776943250">
      <w:bodyDiv w:val="1"/>
      <w:marLeft w:val="0"/>
      <w:marRight w:val="0"/>
      <w:marTop w:val="0"/>
      <w:marBottom w:val="0"/>
      <w:divBdr>
        <w:top w:val="none" w:sz="0" w:space="0" w:color="auto"/>
        <w:left w:val="none" w:sz="0" w:space="0" w:color="auto"/>
        <w:bottom w:val="none" w:sz="0" w:space="0" w:color="auto"/>
        <w:right w:val="none" w:sz="0" w:space="0" w:color="auto"/>
      </w:divBdr>
    </w:div>
    <w:div w:id="779228301">
      <w:bodyDiv w:val="1"/>
      <w:marLeft w:val="0"/>
      <w:marRight w:val="0"/>
      <w:marTop w:val="0"/>
      <w:marBottom w:val="0"/>
      <w:divBdr>
        <w:top w:val="none" w:sz="0" w:space="0" w:color="auto"/>
        <w:left w:val="none" w:sz="0" w:space="0" w:color="auto"/>
        <w:bottom w:val="none" w:sz="0" w:space="0" w:color="auto"/>
        <w:right w:val="none" w:sz="0" w:space="0" w:color="auto"/>
      </w:divBdr>
    </w:div>
    <w:div w:id="779645893">
      <w:bodyDiv w:val="1"/>
      <w:marLeft w:val="0"/>
      <w:marRight w:val="0"/>
      <w:marTop w:val="0"/>
      <w:marBottom w:val="0"/>
      <w:divBdr>
        <w:top w:val="none" w:sz="0" w:space="0" w:color="auto"/>
        <w:left w:val="none" w:sz="0" w:space="0" w:color="auto"/>
        <w:bottom w:val="none" w:sz="0" w:space="0" w:color="auto"/>
        <w:right w:val="none" w:sz="0" w:space="0" w:color="auto"/>
      </w:divBdr>
    </w:div>
    <w:div w:id="780493673">
      <w:bodyDiv w:val="1"/>
      <w:marLeft w:val="0"/>
      <w:marRight w:val="0"/>
      <w:marTop w:val="0"/>
      <w:marBottom w:val="0"/>
      <w:divBdr>
        <w:top w:val="none" w:sz="0" w:space="0" w:color="auto"/>
        <w:left w:val="none" w:sz="0" w:space="0" w:color="auto"/>
        <w:bottom w:val="none" w:sz="0" w:space="0" w:color="auto"/>
        <w:right w:val="none" w:sz="0" w:space="0" w:color="auto"/>
      </w:divBdr>
    </w:div>
    <w:div w:id="781728622">
      <w:bodyDiv w:val="1"/>
      <w:marLeft w:val="0"/>
      <w:marRight w:val="0"/>
      <w:marTop w:val="0"/>
      <w:marBottom w:val="0"/>
      <w:divBdr>
        <w:top w:val="none" w:sz="0" w:space="0" w:color="auto"/>
        <w:left w:val="none" w:sz="0" w:space="0" w:color="auto"/>
        <w:bottom w:val="none" w:sz="0" w:space="0" w:color="auto"/>
        <w:right w:val="none" w:sz="0" w:space="0" w:color="auto"/>
      </w:divBdr>
    </w:div>
    <w:div w:id="781805949">
      <w:bodyDiv w:val="1"/>
      <w:marLeft w:val="0"/>
      <w:marRight w:val="0"/>
      <w:marTop w:val="0"/>
      <w:marBottom w:val="0"/>
      <w:divBdr>
        <w:top w:val="none" w:sz="0" w:space="0" w:color="auto"/>
        <w:left w:val="none" w:sz="0" w:space="0" w:color="auto"/>
        <w:bottom w:val="none" w:sz="0" w:space="0" w:color="auto"/>
        <w:right w:val="none" w:sz="0" w:space="0" w:color="auto"/>
      </w:divBdr>
    </w:div>
    <w:div w:id="788160295">
      <w:bodyDiv w:val="1"/>
      <w:marLeft w:val="0"/>
      <w:marRight w:val="0"/>
      <w:marTop w:val="0"/>
      <w:marBottom w:val="0"/>
      <w:divBdr>
        <w:top w:val="none" w:sz="0" w:space="0" w:color="auto"/>
        <w:left w:val="none" w:sz="0" w:space="0" w:color="auto"/>
        <w:bottom w:val="none" w:sz="0" w:space="0" w:color="auto"/>
        <w:right w:val="none" w:sz="0" w:space="0" w:color="auto"/>
      </w:divBdr>
    </w:div>
    <w:div w:id="790244650">
      <w:bodyDiv w:val="1"/>
      <w:marLeft w:val="0"/>
      <w:marRight w:val="0"/>
      <w:marTop w:val="0"/>
      <w:marBottom w:val="0"/>
      <w:divBdr>
        <w:top w:val="none" w:sz="0" w:space="0" w:color="auto"/>
        <w:left w:val="none" w:sz="0" w:space="0" w:color="auto"/>
        <w:bottom w:val="none" w:sz="0" w:space="0" w:color="auto"/>
        <w:right w:val="none" w:sz="0" w:space="0" w:color="auto"/>
      </w:divBdr>
    </w:div>
    <w:div w:id="798651067">
      <w:bodyDiv w:val="1"/>
      <w:marLeft w:val="0"/>
      <w:marRight w:val="0"/>
      <w:marTop w:val="0"/>
      <w:marBottom w:val="0"/>
      <w:divBdr>
        <w:top w:val="none" w:sz="0" w:space="0" w:color="auto"/>
        <w:left w:val="none" w:sz="0" w:space="0" w:color="auto"/>
        <w:bottom w:val="none" w:sz="0" w:space="0" w:color="auto"/>
        <w:right w:val="none" w:sz="0" w:space="0" w:color="auto"/>
      </w:divBdr>
    </w:div>
    <w:div w:id="801579330">
      <w:bodyDiv w:val="1"/>
      <w:marLeft w:val="0"/>
      <w:marRight w:val="0"/>
      <w:marTop w:val="0"/>
      <w:marBottom w:val="0"/>
      <w:divBdr>
        <w:top w:val="none" w:sz="0" w:space="0" w:color="auto"/>
        <w:left w:val="none" w:sz="0" w:space="0" w:color="auto"/>
        <w:bottom w:val="none" w:sz="0" w:space="0" w:color="auto"/>
        <w:right w:val="none" w:sz="0" w:space="0" w:color="auto"/>
      </w:divBdr>
    </w:div>
    <w:div w:id="802190007">
      <w:bodyDiv w:val="1"/>
      <w:marLeft w:val="0"/>
      <w:marRight w:val="0"/>
      <w:marTop w:val="0"/>
      <w:marBottom w:val="0"/>
      <w:divBdr>
        <w:top w:val="none" w:sz="0" w:space="0" w:color="auto"/>
        <w:left w:val="none" w:sz="0" w:space="0" w:color="auto"/>
        <w:bottom w:val="none" w:sz="0" w:space="0" w:color="auto"/>
        <w:right w:val="none" w:sz="0" w:space="0" w:color="auto"/>
      </w:divBdr>
    </w:div>
    <w:div w:id="803734729">
      <w:bodyDiv w:val="1"/>
      <w:marLeft w:val="0"/>
      <w:marRight w:val="0"/>
      <w:marTop w:val="0"/>
      <w:marBottom w:val="0"/>
      <w:divBdr>
        <w:top w:val="none" w:sz="0" w:space="0" w:color="auto"/>
        <w:left w:val="none" w:sz="0" w:space="0" w:color="auto"/>
        <w:bottom w:val="none" w:sz="0" w:space="0" w:color="auto"/>
        <w:right w:val="none" w:sz="0" w:space="0" w:color="auto"/>
      </w:divBdr>
    </w:div>
    <w:div w:id="805664930">
      <w:bodyDiv w:val="1"/>
      <w:marLeft w:val="0"/>
      <w:marRight w:val="0"/>
      <w:marTop w:val="0"/>
      <w:marBottom w:val="0"/>
      <w:divBdr>
        <w:top w:val="none" w:sz="0" w:space="0" w:color="auto"/>
        <w:left w:val="none" w:sz="0" w:space="0" w:color="auto"/>
        <w:bottom w:val="none" w:sz="0" w:space="0" w:color="auto"/>
        <w:right w:val="none" w:sz="0" w:space="0" w:color="auto"/>
      </w:divBdr>
    </w:div>
    <w:div w:id="805977488">
      <w:bodyDiv w:val="1"/>
      <w:marLeft w:val="0"/>
      <w:marRight w:val="0"/>
      <w:marTop w:val="0"/>
      <w:marBottom w:val="0"/>
      <w:divBdr>
        <w:top w:val="none" w:sz="0" w:space="0" w:color="auto"/>
        <w:left w:val="none" w:sz="0" w:space="0" w:color="auto"/>
        <w:bottom w:val="none" w:sz="0" w:space="0" w:color="auto"/>
        <w:right w:val="none" w:sz="0" w:space="0" w:color="auto"/>
      </w:divBdr>
    </w:div>
    <w:div w:id="806705405">
      <w:bodyDiv w:val="1"/>
      <w:marLeft w:val="0"/>
      <w:marRight w:val="0"/>
      <w:marTop w:val="0"/>
      <w:marBottom w:val="0"/>
      <w:divBdr>
        <w:top w:val="none" w:sz="0" w:space="0" w:color="auto"/>
        <w:left w:val="none" w:sz="0" w:space="0" w:color="auto"/>
        <w:bottom w:val="none" w:sz="0" w:space="0" w:color="auto"/>
        <w:right w:val="none" w:sz="0" w:space="0" w:color="auto"/>
      </w:divBdr>
    </w:div>
    <w:div w:id="807017006">
      <w:bodyDiv w:val="1"/>
      <w:marLeft w:val="0"/>
      <w:marRight w:val="0"/>
      <w:marTop w:val="0"/>
      <w:marBottom w:val="0"/>
      <w:divBdr>
        <w:top w:val="none" w:sz="0" w:space="0" w:color="auto"/>
        <w:left w:val="none" w:sz="0" w:space="0" w:color="auto"/>
        <w:bottom w:val="none" w:sz="0" w:space="0" w:color="auto"/>
        <w:right w:val="none" w:sz="0" w:space="0" w:color="auto"/>
      </w:divBdr>
    </w:div>
    <w:div w:id="807019136">
      <w:bodyDiv w:val="1"/>
      <w:marLeft w:val="0"/>
      <w:marRight w:val="0"/>
      <w:marTop w:val="0"/>
      <w:marBottom w:val="0"/>
      <w:divBdr>
        <w:top w:val="none" w:sz="0" w:space="0" w:color="auto"/>
        <w:left w:val="none" w:sz="0" w:space="0" w:color="auto"/>
        <w:bottom w:val="none" w:sz="0" w:space="0" w:color="auto"/>
        <w:right w:val="none" w:sz="0" w:space="0" w:color="auto"/>
      </w:divBdr>
    </w:div>
    <w:div w:id="808281901">
      <w:bodyDiv w:val="1"/>
      <w:marLeft w:val="0"/>
      <w:marRight w:val="0"/>
      <w:marTop w:val="0"/>
      <w:marBottom w:val="0"/>
      <w:divBdr>
        <w:top w:val="none" w:sz="0" w:space="0" w:color="auto"/>
        <w:left w:val="none" w:sz="0" w:space="0" w:color="auto"/>
        <w:bottom w:val="none" w:sz="0" w:space="0" w:color="auto"/>
        <w:right w:val="none" w:sz="0" w:space="0" w:color="auto"/>
      </w:divBdr>
    </w:div>
    <w:div w:id="813982920">
      <w:bodyDiv w:val="1"/>
      <w:marLeft w:val="0"/>
      <w:marRight w:val="0"/>
      <w:marTop w:val="0"/>
      <w:marBottom w:val="0"/>
      <w:divBdr>
        <w:top w:val="none" w:sz="0" w:space="0" w:color="auto"/>
        <w:left w:val="none" w:sz="0" w:space="0" w:color="auto"/>
        <w:bottom w:val="none" w:sz="0" w:space="0" w:color="auto"/>
        <w:right w:val="none" w:sz="0" w:space="0" w:color="auto"/>
      </w:divBdr>
    </w:div>
    <w:div w:id="815487919">
      <w:bodyDiv w:val="1"/>
      <w:marLeft w:val="0"/>
      <w:marRight w:val="0"/>
      <w:marTop w:val="0"/>
      <w:marBottom w:val="0"/>
      <w:divBdr>
        <w:top w:val="none" w:sz="0" w:space="0" w:color="auto"/>
        <w:left w:val="none" w:sz="0" w:space="0" w:color="auto"/>
        <w:bottom w:val="none" w:sz="0" w:space="0" w:color="auto"/>
        <w:right w:val="none" w:sz="0" w:space="0" w:color="auto"/>
      </w:divBdr>
    </w:div>
    <w:div w:id="816147812">
      <w:bodyDiv w:val="1"/>
      <w:marLeft w:val="0"/>
      <w:marRight w:val="0"/>
      <w:marTop w:val="0"/>
      <w:marBottom w:val="0"/>
      <w:divBdr>
        <w:top w:val="none" w:sz="0" w:space="0" w:color="auto"/>
        <w:left w:val="none" w:sz="0" w:space="0" w:color="auto"/>
        <w:bottom w:val="none" w:sz="0" w:space="0" w:color="auto"/>
        <w:right w:val="none" w:sz="0" w:space="0" w:color="auto"/>
      </w:divBdr>
    </w:div>
    <w:div w:id="816607718">
      <w:bodyDiv w:val="1"/>
      <w:marLeft w:val="0"/>
      <w:marRight w:val="0"/>
      <w:marTop w:val="0"/>
      <w:marBottom w:val="0"/>
      <w:divBdr>
        <w:top w:val="none" w:sz="0" w:space="0" w:color="auto"/>
        <w:left w:val="none" w:sz="0" w:space="0" w:color="auto"/>
        <w:bottom w:val="none" w:sz="0" w:space="0" w:color="auto"/>
        <w:right w:val="none" w:sz="0" w:space="0" w:color="auto"/>
      </w:divBdr>
    </w:div>
    <w:div w:id="820080682">
      <w:bodyDiv w:val="1"/>
      <w:marLeft w:val="0"/>
      <w:marRight w:val="0"/>
      <w:marTop w:val="0"/>
      <w:marBottom w:val="0"/>
      <w:divBdr>
        <w:top w:val="none" w:sz="0" w:space="0" w:color="auto"/>
        <w:left w:val="none" w:sz="0" w:space="0" w:color="auto"/>
        <w:bottom w:val="none" w:sz="0" w:space="0" w:color="auto"/>
        <w:right w:val="none" w:sz="0" w:space="0" w:color="auto"/>
      </w:divBdr>
    </w:div>
    <w:div w:id="820925005">
      <w:bodyDiv w:val="1"/>
      <w:marLeft w:val="0"/>
      <w:marRight w:val="0"/>
      <w:marTop w:val="0"/>
      <w:marBottom w:val="0"/>
      <w:divBdr>
        <w:top w:val="none" w:sz="0" w:space="0" w:color="auto"/>
        <w:left w:val="none" w:sz="0" w:space="0" w:color="auto"/>
        <w:bottom w:val="none" w:sz="0" w:space="0" w:color="auto"/>
        <w:right w:val="none" w:sz="0" w:space="0" w:color="auto"/>
      </w:divBdr>
    </w:div>
    <w:div w:id="821779333">
      <w:bodyDiv w:val="1"/>
      <w:marLeft w:val="0"/>
      <w:marRight w:val="0"/>
      <w:marTop w:val="0"/>
      <w:marBottom w:val="0"/>
      <w:divBdr>
        <w:top w:val="none" w:sz="0" w:space="0" w:color="auto"/>
        <w:left w:val="none" w:sz="0" w:space="0" w:color="auto"/>
        <w:bottom w:val="none" w:sz="0" w:space="0" w:color="auto"/>
        <w:right w:val="none" w:sz="0" w:space="0" w:color="auto"/>
      </w:divBdr>
    </w:div>
    <w:div w:id="822039659">
      <w:bodyDiv w:val="1"/>
      <w:marLeft w:val="0"/>
      <w:marRight w:val="0"/>
      <w:marTop w:val="0"/>
      <w:marBottom w:val="0"/>
      <w:divBdr>
        <w:top w:val="none" w:sz="0" w:space="0" w:color="auto"/>
        <w:left w:val="none" w:sz="0" w:space="0" w:color="auto"/>
        <w:bottom w:val="none" w:sz="0" w:space="0" w:color="auto"/>
        <w:right w:val="none" w:sz="0" w:space="0" w:color="auto"/>
      </w:divBdr>
    </w:div>
    <w:div w:id="830099601">
      <w:bodyDiv w:val="1"/>
      <w:marLeft w:val="0"/>
      <w:marRight w:val="0"/>
      <w:marTop w:val="0"/>
      <w:marBottom w:val="0"/>
      <w:divBdr>
        <w:top w:val="none" w:sz="0" w:space="0" w:color="auto"/>
        <w:left w:val="none" w:sz="0" w:space="0" w:color="auto"/>
        <w:bottom w:val="none" w:sz="0" w:space="0" w:color="auto"/>
        <w:right w:val="none" w:sz="0" w:space="0" w:color="auto"/>
      </w:divBdr>
    </w:div>
    <w:div w:id="831483172">
      <w:bodyDiv w:val="1"/>
      <w:marLeft w:val="0"/>
      <w:marRight w:val="0"/>
      <w:marTop w:val="0"/>
      <w:marBottom w:val="0"/>
      <w:divBdr>
        <w:top w:val="none" w:sz="0" w:space="0" w:color="auto"/>
        <w:left w:val="none" w:sz="0" w:space="0" w:color="auto"/>
        <w:bottom w:val="none" w:sz="0" w:space="0" w:color="auto"/>
        <w:right w:val="none" w:sz="0" w:space="0" w:color="auto"/>
      </w:divBdr>
    </w:div>
    <w:div w:id="835849003">
      <w:bodyDiv w:val="1"/>
      <w:marLeft w:val="0"/>
      <w:marRight w:val="0"/>
      <w:marTop w:val="0"/>
      <w:marBottom w:val="0"/>
      <w:divBdr>
        <w:top w:val="none" w:sz="0" w:space="0" w:color="auto"/>
        <w:left w:val="none" w:sz="0" w:space="0" w:color="auto"/>
        <w:bottom w:val="none" w:sz="0" w:space="0" w:color="auto"/>
        <w:right w:val="none" w:sz="0" w:space="0" w:color="auto"/>
      </w:divBdr>
    </w:div>
    <w:div w:id="836575647">
      <w:bodyDiv w:val="1"/>
      <w:marLeft w:val="0"/>
      <w:marRight w:val="0"/>
      <w:marTop w:val="0"/>
      <w:marBottom w:val="0"/>
      <w:divBdr>
        <w:top w:val="none" w:sz="0" w:space="0" w:color="auto"/>
        <w:left w:val="none" w:sz="0" w:space="0" w:color="auto"/>
        <w:bottom w:val="none" w:sz="0" w:space="0" w:color="auto"/>
        <w:right w:val="none" w:sz="0" w:space="0" w:color="auto"/>
      </w:divBdr>
    </w:div>
    <w:div w:id="838498018">
      <w:bodyDiv w:val="1"/>
      <w:marLeft w:val="0"/>
      <w:marRight w:val="0"/>
      <w:marTop w:val="0"/>
      <w:marBottom w:val="0"/>
      <w:divBdr>
        <w:top w:val="none" w:sz="0" w:space="0" w:color="auto"/>
        <w:left w:val="none" w:sz="0" w:space="0" w:color="auto"/>
        <w:bottom w:val="none" w:sz="0" w:space="0" w:color="auto"/>
        <w:right w:val="none" w:sz="0" w:space="0" w:color="auto"/>
      </w:divBdr>
    </w:div>
    <w:div w:id="839852630">
      <w:bodyDiv w:val="1"/>
      <w:marLeft w:val="0"/>
      <w:marRight w:val="0"/>
      <w:marTop w:val="0"/>
      <w:marBottom w:val="0"/>
      <w:divBdr>
        <w:top w:val="none" w:sz="0" w:space="0" w:color="auto"/>
        <w:left w:val="none" w:sz="0" w:space="0" w:color="auto"/>
        <w:bottom w:val="none" w:sz="0" w:space="0" w:color="auto"/>
        <w:right w:val="none" w:sz="0" w:space="0" w:color="auto"/>
      </w:divBdr>
    </w:div>
    <w:div w:id="841623536">
      <w:bodyDiv w:val="1"/>
      <w:marLeft w:val="0"/>
      <w:marRight w:val="0"/>
      <w:marTop w:val="0"/>
      <w:marBottom w:val="0"/>
      <w:divBdr>
        <w:top w:val="none" w:sz="0" w:space="0" w:color="auto"/>
        <w:left w:val="none" w:sz="0" w:space="0" w:color="auto"/>
        <w:bottom w:val="none" w:sz="0" w:space="0" w:color="auto"/>
        <w:right w:val="none" w:sz="0" w:space="0" w:color="auto"/>
      </w:divBdr>
    </w:div>
    <w:div w:id="844788917">
      <w:bodyDiv w:val="1"/>
      <w:marLeft w:val="0"/>
      <w:marRight w:val="0"/>
      <w:marTop w:val="0"/>
      <w:marBottom w:val="0"/>
      <w:divBdr>
        <w:top w:val="none" w:sz="0" w:space="0" w:color="auto"/>
        <w:left w:val="none" w:sz="0" w:space="0" w:color="auto"/>
        <w:bottom w:val="none" w:sz="0" w:space="0" w:color="auto"/>
        <w:right w:val="none" w:sz="0" w:space="0" w:color="auto"/>
      </w:divBdr>
    </w:div>
    <w:div w:id="845100742">
      <w:bodyDiv w:val="1"/>
      <w:marLeft w:val="0"/>
      <w:marRight w:val="0"/>
      <w:marTop w:val="0"/>
      <w:marBottom w:val="0"/>
      <w:divBdr>
        <w:top w:val="none" w:sz="0" w:space="0" w:color="auto"/>
        <w:left w:val="none" w:sz="0" w:space="0" w:color="auto"/>
        <w:bottom w:val="none" w:sz="0" w:space="0" w:color="auto"/>
        <w:right w:val="none" w:sz="0" w:space="0" w:color="auto"/>
      </w:divBdr>
    </w:div>
    <w:div w:id="848719618">
      <w:bodyDiv w:val="1"/>
      <w:marLeft w:val="0"/>
      <w:marRight w:val="0"/>
      <w:marTop w:val="0"/>
      <w:marBottom w:val="0"/>
      <w:divBdr>
        <w:top w:val="none" w:sz="0" w:space="0" w:color="auto"/>
        <w:left w:val="none" w:sz="0" w:space="0" w:color="auto"/>
        <w:bottom w:val="none" w:sz="0" w:space="0" w:color="auto"/>
        <w:right w:val="none" w:sz="0" w:space="0" w:color="auto"/>
      </w:divBdr>
    </w:div>
    <w:div w:id="850681738">
      <w:bodyDiv w:val="1"/>
      <w:marLeft w:val="0"/>
      <w:marRight w:val="0"/>
      <w:marTop w:val="0"/>
      <w:marBottom w:val="0"/>
      <w:divBdr>
        <w:top w:val="none" w:sz="0" w:space="0" w:color="auto"/>
        <w:left w:val="none" w:sz="0" w:space="0" w:color="auto"/>
        <w:bottom w:val="none" w:sz="0" w:space="0" w:color="auto"/>
        <w:right w:val="none" w:sz="0" w:space="0" w:color="auto"/>
      </w:divBdr>
    </w:div>
    <w:div w:id="851191282">
      <w:bodyDiv w:val="1"/>
      <w:marLeft w:val="0"/>
      <w:marRight w:val="0"/>
      <w:marTop w:val="0"/>
      <w:marBottom w:val="0"/>
      <w:divBdr>
        <w:top w:val="none" w:sz="0" w:space="0" w:color="auto"/>
        <w:left w:val="none" w:sz="0" w:space="0" w:color="auto"/>
        <w:bottom w:val="none" w:sz="0" w:space="0" w:color="auto"/>
        <w:right w:val="none" w:sz="0" w:space="0" w:color="auto"/>
      </w:divBdr>
    </w:div>
    <w:div w:id="853112614">
      <w:bodyDiv w:val="1"/>
      <w:marLeft w:val="0"/>
      <w:marRight w:val="0"/>
      <w:marTop w:val="0"/>
      <w:marBottom w:val="0"/>
      <w:divBdr>
        <w:top w:val="none" w:sz="0" w:space="0" w:color="auto"/>
        <w:left w:val="none" w:sz="0" w:space="0" w:color="auto"/>
        <w:bottom w:val="none" w:sz="0" w:space="0" w:color="auto"/>
        <w:right w:val="none" w:sz="0" w:space="0" w:color="auto"/>
      </w:divBdr>
    </w:div>
    <w:div w:id="856695657">
      <w:bodyDiv w:val="1"/>
      <w:marLeft w:val="0"/>
      <w:marRight w:val="0"/>
      <w:marTop w:val="0"/>
      <w:marBottom w:val="0"/>
      <w:divBdr>
        <w:top w:val="none" w:sz="0" w:space="0" w:color="auto"/>
        <w:left w:val="none" w:sz="0" w:space="0" w:color="auto"/>
        <w:bottom w:val="none" w:sz="0" w:space="0" w:color="auto"/>
        <w:right w:val="none" w:sz="0" w:space="0" w:color="auto"/>
      </w:divBdr>
    </w:div>
    <w:div w:id="856969784">
      <w:bodyDiv w:val="1"/>
      <w:marLeft w:val="0"/>
      <w:marRight w:val="0"/>
      <w:marTop w:val="0"/>
      <w:marBottom w:val="0"/>
      <w:divBdr>
        <w:top w:val="none" w:sz="0" w:space="0" w:color="auto"/>
        <w:left w:val="none" w:sz="0" w:space="0" w:color="auto"/>
        <w:bottom w:val="none" w:sz="0" w:space="0" w:color="auto"/>
        <w:right w:val="none" w:sz="0" w:space="0" w:color="auto"/>
      </w:divBdr>
    </w:div>
    <w:div w:id="858854641">
      <w:bodyDiv w:val="1"/>
      <w:marLeft w:val="0"/>
      <w:marRight w:val="0"/>
      <w:marTop w:val="0"/>
      <w:marBottom w:val="0"/>
      <w:divBdr>
        <w:top w:val="none" w:sz="0" w:space="0" w:color="auto"/>
        <w:left w:val="none" w:sz="0" w:space="0" w:color="auto"/>
        <w:bottom w:val="none" w:sz="0" w:space="0" w:color="auto"/>
        <w:right w:val="none" w:sz="0" w:space="0" w:color="auto"/>
      </w:divBdr>
    </w:div>
    <w:div w:id="864442390">
      <w:bodyDiv w:val="1"/>
      <w:marLeft w:val="0"/>
      <w:marRight w:val="0"/>
      <w:marTop w:val="0"/>
      <w:marBottom w:val="0"/>
      <w:divBdr>
        <w:top w:val="none" w:sz="0" w:space="0" w:color="auto"/>
        <w:left w:val="none" w:sz="0" w:space="0" w:color="auto"/>
        <w:bottom w:val="none" w:sz="0" w:space="0" w:color="auto"/>
        <w:right w:val="none" w:sz="0" w:space="0" w:color="auto"/>
      </w:divBdr>
    </w:div>
    <w:div w:id="871959294">
      <w:bodyDiv w:val="1"/>
      <w:marLeft w:val="0"/>
      <w:marRight w:val="0"/>
      <w:marTop w:val="0"/>
      <w:marBottom w:val="0"/>
      <w:divBdr>
        <w:top w:val="none" w:sz="0" w:space="0" w:color="auto"/>
        <w:left w:val="none" w:sz="0" w:space="0" w:color="auto"/>
        <w:bottom w:val="none" w:sz="0" w:space="0" w:color="auto"/>
        <w:right w:val="none" w:sz="0" w:space="0" w:color="auto"/>
      </w:divBdr>
    </w:div>
    <w:div w:id="873689104">
      <w:bodyDiv w:val="1"/>
      <w:marLeft w:val="0"/>
      <w:marRight w:val="0"/>
      <w:marTop w:val="0"/>
      <w:marBottom w:val="0"/>
      <w:divBdr>
        <w:top w:val="none" w:sz="0" w:space="0" w:color="auto"/>
        <w:left w:val="none" w:sz="0" w:space="0" w:color="auto"/>
        <w:bottom w:val="none" w:sz="0" w:space="0" w:color="auto"/>
        <w:right w:val="none" w:sz="0" w:space="0" w:color="auto"/>
      </w:divBdr>
    </w:div>
    <w:div w:id="876938179">
      <w:bodyDiv w:val="1"/>
      <w:marLeft w:val="0"/>
      <w:marRight w:val="0"/>
      <w:marTop w:val="0"/>
      <w:marBottom w:val="0"/>
      <w:divBdr>
        <w:top w:val="none" w:sz="0" w:space="0" w:color="auto"/>
        <w:left w:val="none" w:sz="0" w:space="0" w:color="auto"/>
        <w:bottom w:val="none" w:sz="0" w:space="0" w:color="auto"/>
        <w:right w:val="none" w:sz="0" w:space="0" w:color="auto"/>
      </w:divBdr>
    </w:div>
    <w:div w:id="879321803">
      <w:bodyDiv w:val="1"/>
      <w:marLeft w:val="0"/>
      <w:marRight w:val="0"/>
      <w:marTop w:val="0"/>
      <w:marBottom w:val="0"/>
      <w:divBdr>
        <w:top w:val="none" w:sz="0" w:space="0" w:color="auto"/>
        <w:left w:val="none" w:sz="0" w:space="0" w:color="auto"/>
        <w:bottom w:val="none" w:sz="0" w:space="0" w:color="auto"/>
        <w:right w:val="none" w:sz="0" w:space="0" w:color="auto"/>
      </w:divBdr>
    </w:div>
    <w:div w:id="884100114">
      <w:bodyDiv w:val="1"/>
      <w:marLeft w:val="0"/>
      <w:marRight w:val="0"/>
      <w:marTop w:val="0"/>
      <w:marBottom w:val="0"/>
      <w:divBdr>
        <w:top w:val="none" w:sz="0" w:space="0" w:color="auto"/>
        <w:left w:val="none" w:sz="0" w:space="0" w:color="auto"/>
        <w:bottom w:val="none" w:sz="0" w:space="0" w:color="auto"/>
        <w:right w:val="none" w:sz="0" w:space="0" w:color="auto"/>
      </w:divBdr>
    </w:div>
    <w:div w:id="884678651">
      <w:bodyDiv w:val="1"/>
      <w:marLeft w:val="0"/>
      <w:marRight w:val="0"/>
      <w:marTop w:val="0"/>
      <w:marBottom w:val="0"/>
      <w:divBdr>
        <w:top w:val="none" w:sz="0" w:space="0" w:color="auto"/>
        <w:left w:val="none" w:sz="0" w:space="0" w:color="auto"/>
        <w:bottom w:val="none" w:sz="0" w:space="0" w:color="auto"/>
        <w:right w:val="none" w:sz="0" w:space="0" w:color="auto"/>
      </w:divBdr>
    </w:div>
    <w:div w:id="886718756">
      <w:bodyDiv w:val="1"/>
      <w:marLeft w:val="0"/>
      <w:marRight w:val="0"/>
      <w:marTop w:val="0"/>
      <w:marBottom w:val="0"/>
      <w:divBdr>
        <w:top w:val="none" w:sz="0" w:space="0" w:color="auto"/>
        <w:left w:val="none" w:sz="0" w:space="0" w:color="auto"/>
        <w:bottom w:val="none" w:sz="0" w:space="0" w:color="auto"/>
        <w:right w:val="none" w:sz="0" w:space="0" w:color="auto"/>
      </w:divBdr>
    </w:div>
    <w:div w:id="896009233">
      <w:bodyDiv w:val="1"/>
      <w:marLeft w:val="0"/>
      <w:marRight w:val="0"/>
      <w:marTop w:val="0"/>
      <w:marBottom w:val="0"/>
      <w:divBdr>
        <w:top w:val="none" w:sz="0" w:space="0" w:color="auto"/>
        <w:left w:val="none" w:sz="0" w:space="0" w:color="auto"/>
        <w:bottom w:val="none" w:sz="0" w:space="0" w:color="auto"/>
        <w:right w:val="none" w:sz="0" w:space="0" w:color="auto"/>
      </w:divBdr>
    </w:div>
    <w:div w:id="908228630">
      <w:bodyDiv w:val="1"/>
      <w:marLeft w:val="0"/>
      <w:marRight w:val="0"/>
      <w:marTop w:val="0"/>
      <w:marBottom w:val="0"/>
      <w:divBdr>
        <w:top w:val="none" w:sz="0" w:space="0" w:color="auto"/>
        <w:left w:val="none" w:sz="0" w:space="0" w:color="auto"/>
        <w:bottom w:val="none" w:sz="0" w:space="0" w:color="auto"/>
        <w:right w:val="none" w:sz="0" w:space="0" w:color="auto"/>
      </w:divBdr>
    </w:div>
    <w:div w:id="912465776">
      <w:bodyDiv w:val="1"/>
      <w:marLeft w:val="0"/>
      <w:marRight w:val="0"/>
      <w:marTop w:val="0"/>
      <w:marBottom w:val="0"/>
      <w:divBdr>
        <w:top w:val="none" w:sz="0" w:space="0" w:color="auto"/>
        <w:left w:val="none" w:sz="0" w:space="0" w:color="auto"/>
        <w:bottom w:val="none" w:sz="0" w:space="0" w:color="auto"/>
        <w:right w:val="none" w:sz="0" w:space="0" w:color="auto"/>
      </w:divBdr>
    </w:div>
    <w:div w:id="914902188">
      <w:bodyDiv w:val="1"/>
      <w:marLeft w:val="0"/>
      <w:marRight w:val="0"/>
      <w:marTop w:val="0"/>
      <w:marBottom w:val="0"/>
      <w:divBdr>
        <w:top w:val="none" w:sz="0" w:space="0" w:color="auto"/>
        <w:left w:val="none" w:sz="0" w:space="0" w:color="auto"/>
        <w:bottom w:val="none" w:sz="0" w:space="0" w:color="auto"/>
        <w:right w:val="none" w:sz="0" w:space="0" w:color="auto"/>
      </w:divBdr>
    </w:div>
    <w:div w:id="922450335">
      <w:bodyDiv w:val="1"/>
      <w:marLeft w:val="0"/>
      <w:marRight w:val="0"/>
      <w:marTop w:val="0"/>
      <w:marBottom w:val="0"/>
      <w:divBdr>
        <w:top w:val="none" w:sz="0" w:space="0" w:color="auto"/>
        <w:left w:val="none" w:sz="0" w:space="0" w:color="auto"/>
        <w:bottom w:val="none" w:sz="0" w:space="0" w:color="auto"/>
        <w:right w:val="none" w:sz="0" w:space="0" w:color="auto"/>
      </w:divBdr>
    </w:div>
    <w:div w:id="922646664">
      <w:bodyDiv w:val="1"/>
      <w:marLeft w:val="0"/>
      <w:marRight w:val="0"/>
      <w:marTop w:val="0"/>
      <w:marBottom w:val="0"/>
      <w:divBdr>
        <w:top w:val="none" w:sz="0" w:space="0" w:color="auto"/>
        <w:left w:val="none" w:sz="0" w:space="0" w:color="auto"/>
        <w:bottom w:val="none" w:sz="0" w:space="0" w:color="auto"/>
        <w:right w:val="none" w:sz="0" w:space="0" w:color="auto"/>
      </w:divBdr>
    </w:div>
    <w:div w:id="922833088">
      <w:bodyDiv w:val="1"/>
      <w:marLeft w:val="0"/>
      <w:marRight w:val="0"/>
      <w:marTop w:val="0"/>
      <w:marBottom w:val="0"/>
      <w:divBdr>
        <w:top w:val="none" w:sz="0" w:space="0" w:color="auto"/>
        <w:left w:val="none" w:sz="0" w:space="0" w:color="auto"/>
        <w:bottom w:val="none" w:sz="0" w:space="0" w:color="auto"/>
        <w:right w:val="none" w:sz="0" w:space="0" w:color="auto"/>
      </w:divBdr>
    </w:div>
    <w:div w:id="922837759">
      <w:bodyDiv w:val="1"/>
      <w:marLeft w:val="0"/>
      <w:marRight w:val="0"/>
      <w:marTop w:val="0"/>
      <w:marBottom w:val="0"/>
      <w:divBdr>
        <w:top w:val="none" w:sz="0" w:space="0" w:color="auto"/>
        <w:left w:val="none" w:sz="0" w:space="0" w:color="auto"/>
        <w:bottom w:val="none" w:sz="0" w:space="0" w:color="auto"/>
        <w:right w:val="none" w:sz="0" w:space="0" w:color="auto"/>
      </w:divBdr>
    </w:div>
    <w:div w:id="923998338">
      <w:bodyDiv w:val="1"/>
      <w:marLeft w:val="0"/>
      <w:marRight w:val="0"/>
      <w:marTop w:val="0"/>
      <w:marBottom w:val="0"/>
      <w:divBdr>
        <w:top w:val="none" w:sz="0" w:space="0" w:color="auto"/>
        <w:left w:val="none" w:sz="0" w:space="0" w:color="auto"/>
        <w:bottom w:val="none" w:sz="0" w:space="0" w:color="auto"/>
        <w:right w:val="none" w:sz="0" w:space="0" w:color="auto"/>
      </w:divBdr>
    </w:div>
    <w:div w:id="925193608">
      <w:bodyDiv w:val="1"/>
      <w:marLeft w:val="0"/>
      <w:marRight w:val="0"/>
      <w:marTop w:val="0"/>
      <w:marBottom w:val="0"/>
      <w:divBdr>
        <w:top w:val="none" w:sz="0" w:space="0" w:color="auto"/>
        <w:left w:val="none" w:sz="0" w:space="0" w:color="auto"/>
        <w:bottom w:val="none" w:sz="0" w:space="0" w:color="auto"/>
        <w:right w:val="none" w:sz="0" w:space="0" w:color="auto"/>
      </w:divBdr>
    </w:div>
    <w:div w:id="929314312">
      <w:bodyDiv w:val="1"/>
      <w:marLeft w:val="0"/>
      <w:marRight w:val="0"/>
      <w:marTop w:val="0"/>
      <w:marBottom w:val="0"/>
      <w:divBdr>
        <w:top w:val="none" w:sz="0" w:space="0" w:color="auto"/>
        <w:left w:val="none" w:sz="0" w:space="0" w:color="auto"/>
        <w:bottom w:val="none" w:sz="0" w:space="0" w:color="auto"/>
        <w:right w:val="none" w:sz="0" w:space="0" w:color="auto"/>
      </w:divBdr>
    </w:div>
    <w:div w:id="933395001">
      <w:bodyDiv w:val="1"/>
      <w:marLeft w:val="0"/>
      <w:marRight w:val="0"/>
      <w:marTop w:val="0"/>
      <w:marBottom w:val="0"/>
      <w:divBdr>
        <w:top w:val="none" w:sz="0" w:space="0" w:color="auto"/>
        <w:left w:val="none" w:sz="0" w:space="0" w:color="auto"/>
        <w:bottom w:val="none" w:sz="0" w:space="0" w:color="auto"/>
        <w:right w:val="none" w:sz="0" w:space="0" w:color="auto"/>
      </w:divBdr>
    </w:div>
    <w:div w:id="936139530">
      <w:bodyDiv w:val="1"/>
      <w:marLeft w:val="0"/>
      <w:marRight w:val="0"/>
      <w:marTop w:val="0"/>
      <w:marBottom w:val="0"/>
      <w:divBdr>
        <w:top w:val="none" w:sz="0" w:space="0" w:color="auto"/>
        <w:left w:val="none" w:sz="0" w:space="0" w:color="auto"/>
        <w:bottom w:val="none" w:sz="0" w:space="0" w:color="auto"/>
        <w:right w:val="none" w:sz="0" w:space="0" w:color="auto"/>
      </w:divBdr>
    </w:div>
    <w:div w:id="937910928">
      <w:bodyDiv w:val="1"/>
      <w:marLeft w:val="0"/>
      <w:marRight w:val="0"/>
      <w:marTop w:val="0"/>
      <w:marBottom w:val="0"/>
      <w:divBdr>
        <w:top w:val="none" w:sz="0" w:space="0" w:color="auto"/>
        <w:left w:val="none" w:sz="0" w:space="0" w:color="auto"/>
        <w:bottom w:val="none" w:sz="0" w:space="0" w:color="auto"/>
        <w:right w:val="none" w:sz="0" w:space="0" w:color="auto"/>
      </w:divBdr>
    </w:div>
    <w:div w:id="943423190">
      <w:bodyDiv w:val="1"/>
      <w:marLeft w:val="0"/>
      <w:marRight w:val="0"/>
      <w:marTop w:val="0"/>
      <w:marBottom w:val="0"/>
      <w:divBdr>
        <w:top w:val="none" w:sz="0" w:space="0" w:color="auto"/>
        <w:left w:val="none" w:sz="0" w:space="0" w:color="auto"/>
        <w:bottom w:val="none" w:sz="0" w:space="0" w:color="auto"/>
        <w:right w:val="none" w:sz="0" w:space="0" w:color="auto"/>
      </w:divBdr>
    </w:div>
    <w:div w:id="944846686">
      <w:bodyDiv w:val="1"/>
      <w:marLeft w:val="0"/>
      <w:marRight w:val="0"/>
      <w:marTop w:val="0"/>
      <w:marBottom w:val="0"/>
      <w:divBdr>
        <w:top w:val="none" w:sz="0" w:space="0" w:color="auto"/>
        <w:left w:val="none" w:sz="0" w:space="0" w:color="auto"/>
        <w:bottom w:val="none" w:sz="0" w:space="0" w:color="auto"/>
        <w:right w:val="none" w:sz="0" w:space="0" w:color="auto"/>
      </w:divBdr>
    </w:div>
    <w:div w:id="945623684">
      <w:bodyDiv w:val="1"/>
      <w:marLeft w:val="0"/>
      <w:marRight w:val="0"/>
      <w:marTop w:val="0"/>
      <w:marBottom w:val="0"/>
      <w:divBdr>
        <w:top w:val="none" w:sz="0" w:space="0" w:color="auto"/>
        <w:left w:val="none" w:sz="0" w:space="0" w:color="auto"/>
        <w:bottom w:val="none" w:sz="0" w:space="0" w:color="auto"/>
        <w:right w:val="none" w:sz="0" w:space="0" w:color="auto"/>
      </w:divBdr>
    </w:div>
    <w:div w:id="947391689">
      <w:bodyDiv w:val="1"/>
      <w:marLeft w:val="0"/>
      <w:marRight w:val="0"/>
      <w:marTop w:val="0"/>
      <w:marBottom w:val="0"/>
      <w:divBdr>
        <w:top w:val="none" w:sz="0" w:space="0" w:color="auto"/>
        <w:left w:val="none" w:sz="0" w:space="0" w:color="auto"/>
        <w:bottom w:val="none" w:sz="0" w:space="0" w:color="auto"/>
        <w:right w:val="none" w:sz="0" w:space="0" w:color="auto"/>
      </w:divBdr>
    </w:div>
    <w:div w:id="952129819">
      <w:bodyDiv w:val="1"/>
      <w:marLeft w:val="0"/>
      <w:marRight w:val="0"/>
      <w:marTop w:val="0"/>
      <w:marBottom w:val="0"/>
      <w:divBdr>
        <w:top w:val="none" w:sz="0" w:space="0" w:color="auto"/>
        <w:left w:val="none" w:sz="0" w:space="0" w:color="auto"/>
        <w:bottom w:val="none" w:sz="0" w:space="0" w:color="auto"/>
        <w:right w:val="none" w:sz="0" w:space="0" w:color="auto"/>
      </w:divBdr>
    </w:div>
    <w:div w:id="952252982">
      <w:bodyDiv w:val="1"/>
      <w:marLeft w:val="0"/>
      <w:marRight w:val="0"/>
      <w:marTop w:val="0"/>
      <w:marBottom w:val="0"/>
      <w:divBdr>
        <w:top w:val="none" w:sz="0" w:space="0" w:color="auto"/>
        <w:left w:val="none" w:sz="0" w:space="0" w:color="auto"/>
        <w:bottom w:val="none" w:sz="0" w:space="0" w:color="auto"/>
        <w:right w:val="none" w:sz="0" w:space="0" w:color="auto"/>
      </w:divBdr>
    </w:div>
    <w:div w:id="954363520">
      <w:bodyDiv w:val="1"/>
      <w:marLeft w:val="0"/>
      <w:marRight w:val="0"/>
      <w:marTop w:val="0"/>
      <w:marBottom w:val="0"/>
      <w:divBdr>
        <w:top w:val="none" w:sz="0" w:space="0" w:color="auto"/>
        <w:left w:val="none" w:sz="0" w:space="0" w:color="auto"/>
        <w:bottom w:val="none" w:sz="0" w:space="0" w:color="auto"/>
        <w:right w:val="none" w:sz="0" w:space="0" w:color="auto"/>
      </w:divBdr>
    </w:div>
    <w:div w:id="955407225">
      <w:bodyDiv w:val="1"/>
      <w:marLeft w:val="0"/>
      <w:marRight w:val="0"/>
      <w:marTop w:val="0"/>
      <w:marBottom w:val="0"/>
      <w:divBdr>
        <w:top w:val="none" w:sz="0" w:space="0" w:color="auto"/>
        <w:left w:val="none" w:sz="0" w:space="0" w:color="auto"/>
        <w:bottom w:val="none" w:sz="0" w:space="0" w:color="auto"/>
        <w:right w:val="none" w:sz="0" w:space="0" w:color="auto"/>
      </w:divBdr>
    </w:div>
    <w:div w:id="957754742">
      <w:bodyDiv w:val="1"/>
      <w:marLeft w:val="0"/>
      <w:marRight w:val="0"/>
      <w:marTop w:val="0"/>
      <w:marBottom w:val="0"/>
      <w:divBdr>
        <w:top w:val="none" w:sz="0" w:space="0" w:color="auto"/>
        <w:left w:val="none" w:sz="0" w:space="0" w:color="auto"/>
        <w:bottom w:val="none" w:sz="0" w:space="0" w:color="auto"/>
        <w:right w:val="none" w:sz="0" w:space="0" w:color="auto"/>
      </w:divBdr>
    </w:div>
    <w:div w:id="962927530">
      <w:bodyDiv w:val="1"/>
      <w:marLeft w:val="0"/>
      <w:marRight w:val="0"/>
      <w:marTop w:val="0"/>
      <w:marBottom w:val="0"/>
      <w:divBdr>
        <w:top w:val="none" w:sz="0" w:space="0" w:color="auto"/>
        <w:left w:val="none" w:sz="0" w:space="0" w:color="auto"/>
        <w:bottom w:val="none" w:sz="0" w:space="0" w:color="auto"/>
        <w:right w:val="none" w:sz="0" w:space="0" w:color="auto"/>
      </w:divBdr>
    </w:div>
    <w:div w:id="964652487">
      <w:bodyDiv w:val="1"/>
      <w:marLeft w:val="0"/>
      <w:marRight w:val="0"/>
      <w:marTop w:val="0"/>
      <w:marBottom w:val="0"/>
      <w:divBdr>
        <w:top w:val="none" w:sz="0" w:space="0" w:color="auto"/>
        <w:left w:val="none" w:sz="0" w:space="0" w:color="auto"/>
        <w:bottom w:val="none" w:sz="0" w:space="0" w:color="auto"/>
        <w:right w:val="none" w:sz="0" w:space="0" w:color="auto"/>
      </w:divBdr>
    </w:div>
    <w:div w:id="964971402">
      <w:bodyDiv w:val="1"/>
      <w:marLeft w:val="0"/>
      <w:marRight w:val="0"/>
      <w:marTop w:val="0"/>
      <w:marBottom w:val="0"/>
      <w:divBdr>
        <w:top w:val="none" w:sz="0" w:space="0" w:color="auto"/>
        <w:left w:val="none" w:sz="0" w:space="0" w:color="auto"/>
        <w:bottom w:val="none" w:sz="0" w:space="0" w:color="auto"/>
        <w:right w:val="none" w:sz="0" w:space="0" w:color="auto"/>
      </w:divBdr>
    </w:div>
    <w:div w:id="965427300">
      <w:bodyDiv w:val="1"/>
      <w:marLeft w:val="0"/>
      <w:marRight w:val="0"/>
      <w:marTop w:val="0"/>
      <w:marBottom w:val="0"/>
      <w:divBdr>
        <w:top w:val="none" w:sz="0" w:space="0" w:color="auto"/>
        <w:left w:val="none" w:sz="0" w:space="0" w:color="auto"/>
        <w:bottom w:val="none" w:sz="0" w:space="0" w:color="auto"/>
        <w:right w:val="none" w:sz="0" w:space="0" w:color="auto"/>
      </w:divBdr>
    </w:div>
    <w:div w:id="967929138">
      <w:bodyDiv w:val="1"/>
      <w:marLeft w:val="0"/>
      <w:marRight w:val="0"/>
      <w:marTop w:val="0"/>
      <w:marBottom w:val="0"/>
      <w:divBdr>
        <w:top w:val="none" w:sz="0" w:space="0" w:color="auto"/>
        <w:left w:val="none" w:sz="0" w:space="0" w:color="auto"/>
        <w:bottom w:val="none" w:sz="0" w:space="0" w:color="auto"/>
        <w:right w:val="none" w:sz="0" w:space="0" w:color="auto"/>
      </w:divBdr>
    </w:div>
    <w:div w:id="968170365">
      <w:bodyDiv w:val="1"/>
      <w:marLeft w:val="0"/>
      <w:marRight w:val="0"/>
      <w:marTop w:val="0"/>
      <w:marBottom w:val="0"/>
      <w:divBdr>
        <w:top w:val="none" w:sz="0" w:space="0" w:color="auto"/>
        <w:left w:val="none" w:sz="0" w:space="0" w:color="auto"/>
        <w:bottom w:val="none" w:sz="0" w:space="0" w:color="auto"/>
        <w:right w:val="none" w:sz="0" w:space="0" w:color="auto"/>
      </w:divBdr>
    </w:div>
    <w:div w:id="968710668">
      <w:bodyDiv w:val="1"/>
      <w:marLeft w:val="0"/>
      <w:marRight w:val="0"/>
      <w:marTop w:val="0"/>
      <w:marBottom w:val="0"/>
      <w:divBdr>
        <w:top w:val="none" w:sz="0" w:space="0" w:color="auto"/>
        <w:left w:val="none" w:sz="0" w:space="0" w:color="auto"/>
        <w:bottom w:val="none" w:sz="0" w:space="0" w:color="auto"/>
        <w:right w:val="none" w:sz="0" w:space="0" w:color="auto"/>
      </w:divBdr>
    </w:div>
    <w:div w:id="970138144">
      <w:bodyDiv w:val="1"/>
      <w:marLeft w:val="0"/>
      <w:marRight w:val="0"/>
      <w:marTop w:val="0"/>
      <w:marBottom w:val="0"/>
      <w:divBdr>
        <w:top w:val="none" w:sz="0" w:space="0" w:color="auto"/>
        <w:left w:val="none" w:sz="0" w:space="0" w:color="auto"/>
        <w:bottom w:val="none" w:sz="0" w:space="0" w:color="auto"/>
        <w:right w:val="none" w:sz="0" w:space="0" w:color="auto"/>
      </w:divBdr>
    </w:div>
    <w:div w:id="972171507">
      <w:bodyDiv w:val="1"/>
      <w:marLeft w:val="0"/>
      <w:marRight w:val="0"/>
      <w:marTop w:val="0"/>
      <w:marBottom w:val="0"/>
      <w:divBdr>
        <w:top w:val="none" w:sz="0" w:space="0" w:color="auto"/>
        <w:left w:val="none" w:sz="0" w:space="0" w:color="auto"/>
        <w:bottom w:val="none" w:sz="0" w:space="0" w:color="auto"/>
        <w:right w:val="none" w:sz="0" w:space="0" w:color="auto"/>
      </w:divBdr>
    </w:div>
    <w:div w:id="972560306">
      <w:bodyDiv w:val="1"/>
      <w:marLeft w:val="0"/>
      <w:marRight w:val="0"/>
      <w:marTop w:val="0"/>
      <w:marBottom w:val="0"/>
      <w:divBdr>
        <w:top w:val="none" w:sz="0" w:space="0" w:color="auto"/>
        <w:left w:val="none" w:sz="0" w:space="0" w:color="auto"/>
        <w:bottom w:val="none" w:sz="0" w:space="0" w:color="auto"/>
        <w:right w:val="none" w:sz="0" w:space="0" w:color="auto"/>
      </w:divBdr>
    </w:div>
    <w:div w:id="980498550">
      <w:bodyDiv w:val="1"/>
      <w:marLeft w:val="0"/>
      <w:marRight w:val="0"/>
      <w:marTop w:val="0"/>
      <w:marBottom w:val="0"/>
      <w:divBdr>
        <w:top w:val="none" w:sz="0" w:space="0" w:color="auto"/>
        <w:left w:val="none" w:sz="0" w:space="0" w:color="auto"/>
        <w:bottom w:val="none" w:sz="0" w:space="0" w:color="auto"/>
        <w:right w:val="none" w:sz="0" w:space="0" w:color="auto"/>
      </w:divBdr>
      <w:divsChild>
        <w:div w:id="563641086">
          <w:marLeft w:val="0"/>
          <w:marRight w:val="0"/>
          <w:marTop w:val="0"/>
          <w:marBottom w:val="0"/>
          <w:divBdr>
            <w:top w:val="none" w:sz="0" w:space="0" w:color="auto"/>
            <w:left w:val="none" w:sz="0" w:space="0" w:color="auto"/>
            <w:bottom w:val="none" w:sz="0" w:space="0" w:color="auto"/>
            <w:right w:val="none" w:sz="0" w:space="0" w:color="auto"/>
          </w:divBdr>
        </w:div>
        <w:div w:id="199979207">
          <w:marLeft w:val="0"/>
          <w:marRight w:val="0"/>
          <w:marTop w:val="0"/>
          <w:marBottom w:val="0"/>
          <w:divBdr>
            <w:top w:val="none" w:sz="0" w:space="0" w:color="auto"/>
            <w:left w:val="none" w:sz="0" w:space="0" w:color="auto"/>
            <w:bottom w:val="none" w:sz="0" w:space="0" w:color="auto"/>
            <w:right w:val="none" w:sz="0" w:space="0" w:color="auto"/>
          </w:divBdr>
        </w:div>
      </w:divsChild>
    </w:div>
    <w:div w:id="983433839">
      <w:bodyDiv w:val="1"/>
      <w:marLeft w:val="0"/>
      <w:marRight w:val="0"/>
      <w:marTop w:val="0"/>
      <w:marBottom w:val="0"/>
      <w:divBdr>
        <w:top w:val="none" w:sz="0" w:space="0" w:color="auto"/>
        <w:left w:val="none" w:sz="0" w:space="0" w:color="auto"/>
        <w:bottom w:val="none" w:sz="0" w:space="0" w:color="auto"/>
        <w:right w:val="none" w:sz="0" w:space="0" w:color="auto"/>
      </w:divBdr>
    </w:div>
    <w:div w:id="992023962">
      <w:bodyDiv w:val="1"/>
      <w:marLeft w:val="0"/>
      <w:marRight w:val="0"/>
      <w:marTop w:val="0"/>
      <w:marBottom w:val="0"/>
      <w:divBdr>
        <w:top w:val="none" w:sz="0" w:space="0" w:color="auto"/>
        <w:left w:val="none" w:sz="0" w:space="0" w:color="auto"/>
        <w:bottom w:val="none" w:sz="0" w:space="0" w:color="auto"/>
        <w:right w:val="none" w:sz="0" w:space="0" w:color="auto"/>
      </w:divBdr>
    </w:div>
    <w:div w:id="994913876">
      <w:bodyDiv w:val="1"/>
      <w:marLeft w:val="0"/>
      <w:marRight w:val="0"/>
      <w:marTop w:val="0"/>
      <w:marBottom w:val="0"/>
      <w:divBdr>
        <w:top w:val="none" w:sz="0" w:space="0" w:color="auto"/>
        <w:left w:val="none" w:sz="0" w:space="0" w:color="auto"/>
        <w:bottom w:val="none" w:sz="0" w:space="0" w:color="auto"/>
        <w:right w:val="none" w:sz="0" w:space="0" w:color="auto"/>
      </w:divBdr>
    </w:div>
    <w:div w:id="996766783">
      <w:bodyDiv w:val="1"/>
      <w:marLeft w:val="0"/>
      <w:marRight w:val="0"/>
      <w:marTop w:val="0"/>
      <w:marBottom w:val="0"/>
      <w:divBdr>
        <w:top w:val="none" w:sz="0" w:space="0" w:color="auto"/>
        <w:left w:val="none" w:sz="0" w:space="0" w:color="auto"/>
        <w:bottom w:val="none" w:sz="0" w:space="0" w:color="auto"/>
        <w:right w:val="none" w:sz="0" w:space="0" w:color="auto"/>
      </w:divBdr>
    </w:div>
    <w:div w:id="1000157156">
      <w:bodyDiv w:val="1"/>
      <w:marLeft w:val="0"/>
      <w:marRight w:val="0"/>
      <w:marTop w:val="0"/>
      <w:marBottom w:val="0"/>
      <w:divBdr>
        <w:top w:val="none" w:sz="0" w:space="0" w:color="auto"/>
        <w:left w:val="none" w:sz="0" w:space="0" w:color="auto"/>
        <w:bottom w:val="none" w:sz="0" w:space="0" w:color="auto"/>
        <w:right w:val="none" w:sz="0" w:space="0" w:color="auto"/>
      </w:divBdr>
    </w:div>
    <w:div w:id="1000504634">
      <w:bodyDiv w:val="1"/>
      <w:marLeft w:val="0"/>
      <w:marRight w:val="0"/>
      <w:marTop w:val="0"/>
      <w:marBottom w:val="0"/>
      <w:divBdr>
        <w:top w:val="none" w:sz="0" w:space="0" w:color="auto"/>
        <w:left w:val="none" w:sz="0" w:space="0" w:color="auto"/>
        <w:bottom w:val="none" w:sz="0" w:space="0" w:color="auto"/>
        <w:right w:val="none" w:sz="0" w:space="0" w:color="auto"/>
      </w:divBdr>
    </w:div>
    <w:div w:id="1001935978">
      <w:bodyDiv w:val="1"/>
      <w:marLeft w:val="0"/>
      <w:marRight w:val="0"/>
      <w:marTop w:val="0"/>
      <w:marBottom w:val="0"/>
      <w:divBdr>
        <w:top w:val="none" w:sz="0" w:space="0" w:color="auto"/>
        <w:left w:val="none" w:sz="0" w:space="0" w:color="auto"/>
        <w:bottom w:val="none" w:sz="0" w:space="0" w:color="auto"/>
        <w:right w:val="none" w:sz="0" w:space="0" w:color="auto"/>
      </w:divBdr>
    </w:div>
    <w:div w:id="1003316239">
      <w:bodyDiv w:val="1"/>
      <w:marLeft w:val="0"/>
      <w:marRight w:val="0"/>
      <w:marTop w:val="0"/>
      <w:marBottom w:val="0"/>
      <w:divBdr>
        <w:top w:val="none" w:sz="0" w:space="0" w:color="auto"/>
        <w:left w:val="none" w:sz="0" w:space="0" w:color="auto"/>
        <w:bottom w:val="none" w:sz="0" w:space="0" w:color="auto"/>
        <w:right w:val="none" w:sz="0" w:space="0" w:color="auto"/>
      </w:divBdr>
    </w:div>
    <w:div w:id="1006598117">
      <w:bodyDiv w:val="1"/>
      <w:marLeft w:val="0"/>
      <w:marRight w:val="0"/>
      <w:marTop w:val="0"/>
      <w:marBottom w:val="0"/>
      <w:divBdr>
        <w:top w:val="none" w:sz="0" w:space="0" w:color="auto"/>
        <w:left w:val="none" w:sz="0" w:space="0" w:color="auto"/>
        <w:bottom w:val="none" w:sz="0" w:space="0" w:color="auto"/>
        <w:right w:val="none" w:sz="0" w:space="0" w:color="auto"/>
      </w:divBdr>
    </w:div>
    <w:div w:id="1009023915">
      <w:bodyDiv w:val="1"/>
      <w:marLeft w:val="0"/>
      <w:marRight w:val="0"/>
      <w:marTop w:val="0"/>
      <w:marBottom w:val="0"/>
      <w:divBdr>
        <w:top w:val="none" w:sz="0" w:space="0" w:color="auto"/>
        <w:left w:val="none" w:sz="0" w:space="0" w:color="auto"/>
        <w:bottom w:val="none" w:sz="0" w:space="0" w:color="auto"/>
        <w:right w:val="none" w:sz="0" w:space="0" w:color="auto"/>
      </w:divBdr>
    </w:div>
    <w:div w:id="1011446077">
      <w:bodyDiv w:val="1"/>
      <w:marLeft w:val="0"/>
      <w:marRight w:val="0"/>
      <w:marTop w:val="0"/>
      <w:marBottom w:val="0"/>
      <w:divBdr>
        <w:top w:val="none" w:sz="0" w:space="0" w:color="auto"/>
        <w:left w:val="none" w:sz="0" w:space="0" w:color="auto"/>
        <w:bottom w:val="none" w:sz="0" w:space="0" w:color="auto"/>
        <w:right w:val="none" w:sz="0" w:space="0" w:color="auto"/>
      </w:divBdr>
    </w:div>
    <w:div w:id="1011687881">
      <w:bodyDiv w:val="1"/>
      <w:marLeft w:val="0"/>
      <w:marRight w:val="0"/>
      <w:marTop w:val="0"/>
      <w:marBottom w:val="0"/>
      <w:divBdr>
        <w:top w:val="none" w:sz="0" w:space="0" w:color="auto"/>
        <w:left w:val="none" w:sz="0" w:space="0" w:color="auto"/>
        <w:bottom w:val="none" w:sz="0" w:space="0" w:color="auto"/>
        <w:right w:val="none" w:sz="0" w:space="0" w:color="auto"/>
      </w:divBdr>
    </w:div>
    <w:div w:id="1014117181">
      <w:bodyDiv w:val="1"/>
      <w:marLeft w:val="0"/>
      <w:marRight w:val="0"/>
      <w:marTop w:val="0"/>
      <w:marBottom w:val="0"/>
      <w:divBdr>
        <w:top w:val="none" w:sz="0" w:space="0" w:color="auto"/>
        <w:left w:val="none" w:sz="0" w:space="0" w:color="auto"/>
        <w:bottom w:val="none" w:sz="0" w:space="0" w:color="auto"/>
        <w:right w:val="none" w:sz="0" w:space="0" w:color="auto"/>
      </w:divBdr>
    </w:div>
    <w:div w:id="1014840315">
      <w:bodyDiv w:val="1"/>
      <w:marLeft w:val="0"/>
      <w:marRight w:val="0"/>
      <w:marTop w:val="0"/>
      <w:marBottom w:val="0"/>
      <w:divBdr>
        <w:top w:val="none" w:sz="0" w:space="0" w:color="auto"/>
        <w:left w:val="none" w:sz="0" w:space="0" w:color="auto"/>
        <w:bottom w:val="none" w:sz="0" w:space="0" w:color="auto"/>
        <w:right w:val="none" w:sz="0" w:space="0" w:color="auto"/>
      </w:divBdr>
    </w:div>
    <w:div w:id="1018386473">
      <w:bodyDiv w:val="1"/>
      <w:marLeft w:val="0"/>
      <w:marRight w:val="0"/>
      <w:marTop w:val="0"/>
      <w:marBottom w:val="0"/>
      <w:divBdr>
        <w:top w:val="none" w:sz="0" w:space="0" w:color="auto"/>
        <w:left w:val="none" w:sz="0" w:space="0" w:color="auto"/>
        <w:bottom w:val="none" w:sz="0" w:space="0" w:color="auto"/>
        <w:right w:val="none" w:sz="0" w:space="0" w:color="auto"/>
      </w:divBdr>
    </w:div>
    <w:div w:id="1019434818">
      <w:bodyDiv w:val="1"/>
      <w:marLeft w:val="0"/>
      <w:marRight w:val="0"/>
      <w:marTop w:val="0"/>
      <w:marBottom w:val="0"/>
      <w:divBdr>
        <w:top w:val="none" w:sz="0" w:space="0" w:color="auto"/>
        <w:left w:val="none" w:sz="0" w:space="0" w:color="auto"/>
        <w:bottom w:val="none" w:sz="0" w:space="0" w:color="auto"/>
        <w:right w:val="none" w:sz="0" w:space="0" w:color="auto"/>
      </w:divBdr>
    </w:div>
    <w:div w:id="1019740288">
      <w:bodyDiv w:val="1"/>
      <w:marLeft w:val="0"/>
      <w:marRight w:val="0"/>
      <w:marTop w:val="0"/>
      <w:marBottom w:val="0"/>
      <w:divBdr>
        <w:top w:val="none" w:sz="0" w:space="0" w:color="auto"/>
        <w:left w:val="none" w:sz="0" w:space="0" w:color="auto"/>
        <w:bottom w:val="none" w:sz="0" w:space="0" w:color="auto"/>
        <w:right w:val="none" w:sz="0" w:space="0" w:color="auto"/>
      </w:divBdr>
    </w:div>
    <w:div w:id="1024747282">
      <w:bodyDiv w:val="1"/>
      <w:marLeft w:val="0"/>
      <w:marRight w:val="0"/>
      <w:marTop w:val="0"/>
      <w:marBottom w:val="0"/>
      <w:divBdr>
        <w:top w:val="none" w:sz="0" w:space="0" w:color="auto"/>
        <w:left w:val="none" w:sz="0" w:space="0" w:color="auto"/>
        <w:bottom w:val="none" w:sz="0" w:space="0" w:color="auto"/>
        <w:right w:val="none" w:sz="0" w:space="0" w:color="auto"/>
      </w:divBdr>
    </w:div>
    <w:div w:id="1026173048">
      <w:bodyDiv w:val="1"/>
      <w:marLeft w:val="0"/>
      <w:marRight w:val="0"/>
      <w:marTop w:val="0"/>
      <w:marBottom w:val="0"/>
      <w:divBdr>
        <w:top w:val="none" w:sz="0" w:space="0" w:color="auto"/>
        <w:left w:val="none" w:sz="0" w:space="0" w:color="auto"/>
        <w:bottom w:val="none" w:sz="0" w:space="0" w:color="auto"/>
        <w:right w:val="none" w:sz="0" w:space="0" w:color="auto"/>
      </w:divBdr>
    </w:div>
    <w:div w:id="1031685473">
      <w:bodyDiv w:val="1"/>
      <w:marLeft w:val="0"/>
      <w:marRight w:val="0"/>
      <w:marTop w:val="0"/>
      <w:marBottom w:val="0"/>
      <w:divBdr>
        <w:top w:val="none" w:sz="0" w:space="0" w:color="auto"/>
        <w:left w:val="none" w:sz="0" w:space="0" w:color="auto"/>
        <w:bottom w:val="none" w:sz="0" w:space="0" w:color="auto"/>
        <w:right w:val="none" w:sz="0" w:space="0" w:color="auto"/>
      </w:divBdr>
    </w:div>
    <w:div w:id="1033652980">
      <w:bodyDiv w:val="1"/>
      <w:marLeft w:val="0"/>
      <w:marRight w:val="0"/>
      <w:marTop w:val="0"/>
      <w:marBottom w:val="0"/>
      <w:divBdr>
        <w:top w:val="none" w:sz="0" w:space="0" w:color="auto"/>
        <w:left w:val="none" w:sz="0" w:space="0" w:color="auto"/>
        <w:bottom w:val="none" w:sz="0" w:space="0" w:color="auto"/>
        <w:right w:val="none" w:sz="0" w:space="0" w:color="auto"/>
      </w:divBdr>
    </w:div>
    <w:div w:id="1037238994">
      <w:bodyDiv w:val="1"/>
      <w:marLeft w:val="0"/>
      <w:marRight w:val="0"/>
      <w:marTop w:val="0"/>
      <w:marBottom w:val="0"/>
      <w:divBdr>
        <w:top w:val="none" w:sz="0" w:space="0" w:color="auto"/>
        <w:left w:val="none" w:sz="0" w:space="0" w:color="auto"/>
        <w:bottom w:val="none" w:sz="0" w:space="0" w:color="auto"/>
        <w:right w:val="none" w:sz="0" w:space="0" w:color="auto"/>
      </w:divBdr>
    </w:div>
    <w:div w:id="1038746470">
      <w:bodyDiv w:val="1"/>
      <w:marLeft w:val="0"/>
      <w:marRight w:val="0"/>
      <w:marTop w:val="0"/>
      <w:marBottom w:val="0"/>
      <w:divBdr>
        <w:top w:val="none" w:sz="0" w:space="0" w:color="auto"/>
        <w:left w:val="none" w:sz="0" w:space="0" w:color="auto"/>
        <w:bottom w:val="none" w:sz="0" w:space="0" w:color="auto"/>
        <w:right w:val="none" w:sz="0" w:space="0" w:color="auto"/>
      </w:divBdr>
    </w:div>
    <w:div w:id="1039628928">
      <w:bodyDiv w:val="1"/>
      <w:marLeft w:val="0"/>
      <w:marRight w:val="0"/>
      <w:marTop w:val="0"/>
      <w:marBottom w:val="0"/>
      <w:divBdr>
        <w:top w:val="none" w:sz="0" w:space="0" w:color="auto"/>
        <w:left w:val="none" w:sz="0" w:space="0" w:color="auto"/>
        <w:bottom w:val="none" w:sz="0" w:space="0" w:color="auto"/>
        <w:right w:val="none" w:sz="0" w:space="0" w:color="auto"/>
      </w:divBdr>
    </w:div>
    <w:div w:id="1041855693">
      <w:bodyDiv w:val="1"/>
      <w:marLeft w:val="0"/>
      <w:marRight w:val="0"/>
      <w:marTop w:val="0"/>
      <w:marBottom w:val="0"/>
      <w:divBdr>
        <w:top w:val="none" w:sz="0" w:space="0" w:color="auto"/>
        <w:left w:val="none" w:sz="0" w:space="0" w:color="auto"/>
        <w:bottom w:val="none" w:sz="0" w:space="0" w:color="auto"/>
        <w:right w:val="none" w:sz="0" w:space="0" w:color="auto"/>
      </w:divBdr>
    </w:div>
    <w:div w:id="1044020654">
      <w:bodyDiv w:val="1"/>
      <w:marLeft w:val="0"/>
      <w:marRight w:val="0"/>
      <w:marTop w:val="0"/>
      <w:marBottom w:val="0"/>
      <w:divBdr>
        <w:top w:val="none" w:sz="0" w:space="0" w:color="auto"/>
        <w:left w:val="none" w:sz="0" w:space="0" w:color="auto"/>
        <w:bottom w:val="none" w:sz="0" w:space="0" w:color="auto"/>
        <w:right w:val="none" w:sz="0" w:space="0" w:color="auto"/>
      </w:divBdr>
    </w:div>
    <w:div w:id="1045326690">
      <w:bodyDiv w:val="1"/>
      <w:marLeft w:val="0"/>
      <w:marRight w:val="0"/>
      <w:marTop w:val="0"/>
      <w:marBottom w:val="0"/>
      <w:divBdr>
        <w:top w:val="none" w:sz="0" w:space="0" w:color="auto"/>
        <w:left w:val="none" w:sz="0" w:space="0" w:color="auto"/>
        <w:bottom w:val="none" w:sz="0" w:space="0" w:color="auto"/>
        <w:right w:val="none" w:sz="0" w:space="0" w:color="auto"/>
      </w:divBdr>
    </w:div>
    <w:div w:id="1046878500">
      <w:bodyDiv w:val="1"/>
      <w:marLeft w:val="0"/>
      <w:marRight w:val="0"/>
      <w:marTop w:val="0"/>
      <w:marBottom w:val="0"/>
      <w:divBdr>
        <w:top w:val="none" w:sz="0" w:space="0" w:color="auto"/>
        <w:left w:val="none" w:sz="0" w:space="0" w:color="auto"/>
        <w:bottom w:val="none" w:sz="0" w:space="0" w:color="auto"/>
        <w:right w:val="none" w:sz="0" w:space="0" w:color="auto"/>
      </w:divBdr>
    </w:div>
    <w:div w:id="1047528144">
      <w:bodyDiv w:val="1"/>
      <w:marLeft w:val="0"/>
      <w:marRight w:val="0"/>
      <w:marTop w:val="0"/>
      <w:marBottom w:val="0"/>
      <w:divBdr>
        <w:top w:val="none" w:sz="0" w:space="0" w:color="auto"/>
        <w:left w:val="none" w:sz="0" w:space="0" w:color="auto"/>
        <w:bottom w:val="none" w:sz="0" w:space="0" w:color="auto"/>
        <w:right w:val="none" w:sz="0" w:space="0" w:color="auto"/>
      </w:divBdr>
    </w:div>
    <w:div w:id="1049450418">
      <w:bodyDiv w:val="1"/>
      <w:marLeft w:val="0"/>
      <w:marRight w:val="0"/>
      <w:marTop w:val="0"/>
      <w:marBottom w:val="0"/>
      <w:divBdr>
        <w:top w:val="none" w:sz="0" w:space="0" w:color="auto"/>
        <w:left w:val="none" w:sz="0" w:space="0" w:color="auto"/>
        <w:bottom w:val="none" w:sz="0" w:space="0" w:color="auto"/>
        <w:right w:val="none" w:sz="0" w:space="0" w:color="auto"/>
      </w:divBdr>
    </w:div>
    <w:div w:id="1053046342">
      <w:bodyDiv w:val="1"/>
      <w:marLeft w:val="0"/>
      <w:marRight w:val="0"/>
      <w:marTop w:val="0"/>
      <w:marBottom w:val="0"/>
      <w:divBdr>
        <w:top w:val="none" w:sz="0" w:space="0" w:color="auto"/>
        <w:left w:val="none" w:sz="0" w:space="0" w:color="auto"/>
        <w:bottom w:val="none" w:sz="0" w:space="0" w:color="auto"/>
        <w:right w:val="none" w:sz="0" w:space="0" w:color="auto"/>
      </w:divBdr>
    </w:div>
    <w:div w:id="1058090246">
      <w:bodyDiv w:val="1"/>
      <w:marLeft w:val="0"/>
      <w:marRight w:val="0"/>
      <w:marTop w:val="0"/>
      <w:marBottom w:val="0"/>
      <w:divBdr>
        <w:top w:val="none" w:sz="0" w:space="0" w:color="auto"/>
        <w:left w:val="none" w:sz="0" w:space="0" w:color="auto"/>
        <w:bottom w:val="none" w:sz="0" w:space="0" w:color="auto"/>
        <w:right w:val="none" w:sz="0" w:space="0" w:color="auto"/>
      </w:divBdr>
    </w:div>
    <w:div w:id="1059280960">
      <w:bodyDiv w:val="1"/>
      <w:marLeft w:val="0"/>
      <w:marRight w:val="0"/>
      <w:marTop w:val="0"/>
      <w:marBottom w:val="0"/>
      <w:divBdr>
        <w:top w:val="none" w:sz="0" w:space="0" w:color="auto"/>
        <w:left w:val="none" w:sz="0" w:space="0" w:color="auto"/>
        <w:bottom w:val="none" w:sz="0" w:space="0" w:color="auto"/>
        <w:right w:val="none" w:sz="0" w:space="0" w:color="auto"/>
      </w:divBdr>
    </w:div>
    <w:div w:id="1062558116">
      <w:bodyDiv w:val="1"/>
      <w:marLeft w:val="0"/>
      <w:marRight w:val="0"/>
      <w:marTop w:val="0"/>
      <w:marBottom w:val="0"/>
      <w:divBdr>
        <w:top w:val="none" w:sz="0" w:space="0" w:color="auto"/>
        <w:left w:val="none" w:sz="0" w:space="0" w:color="auto"/>
        <w:bottom w:val="none" w:sz="0" w:space="0" w:color="auto"/>
        <w:right w:val="none" w:sz="0" w:space="0" w:color="auto"/>
      </w:divBdr>
    </w:div>
    <w:div w:id="1063676696">
      <w:bodyDiv w:val="1"/>
      <w:marLeft w:val="0"/>
      <w:marRight w:val="0"/>
      <w:marTop w:val="0"/>
      <w:marBottom w:val="0"/>
      <w:divBdr>
        <w:top w:val="none" w:sz="0" w:space="0" w:color="auto"/>
        <w:left w:val="none" w:sz="0" w:space="0" w:color="auto"/>
        <w:bottom w:val="none" w:sz="0" w:space="0" w:color="auto"/>
        <w:right w:val="none" w:sz="0" w:space="0" w:color="auto"/>
      </w:divBdr>
    </w:div>
    <w:div w:id="1064453911">
      <w:bodyDiv w:val="1"/>
      <w:marLeft w:val="0"/>
      <w:marRight w:val="0"/>
      <w:marTop w:val="0"/>
      <w:marBottom w:val="0"/>
      <w:divBdr>
        <w:top w:val="none" w:sz="0" w:space="0" w:color="auto"/>
        <w:left w:val="none" w:sz="0" w:space="0" w:color="auto"/>
        <w:bottom w:val="none" w:sz="0" w:space="0" w:color="auto"/>
        <w:right w:val="none" w:sz="0" w:space="0" w:color="auto"/>
      </w:divBdr>
    </w:div>
    <w:div w:id="1064716031">
      <w:bodyDiv w:val="1"/>
      <w:marLeft w:val="0"/>
      <w:marRight w:val="0"/>
      <w:marTop w:val="0"/>
      <w:marBottom w:val="0"/>
      <w:divBdr>
        <w:top w:val="none" w:sz="0" w:space="0" w:color="auto"/>
        <w:left w:val="none" w:sz="0" w:space="0" w:color="auto"/>
        <w:bottom w:val="none" w:sz="0" w:space="0" w:color="auto"/>
        <w:right w:val="none" w:sz="0" w:space="0" w:color="auto"/>
      </w:divBdr>
    </w:div>
    <w:div w:id="1069112936">
      <w:bodyDiv w:val="1"/>
      <w:marLeft w:val="0"/>
      <w:marRight w:val="0"/>
      <w:marTop w:val="0"/>
      <w:marBottom w:val="0"/>
      <w:divBdr>
        <w:top w:val="none" w:sz="0" w:space="0" w:color="auto"/>
        <w:left w:val="none" w:sz="0" w:space="0" w:color="auto"/>
        <w:bottom w:val="none" w:sz="0" w:space="0" w:color="auto"/>
        <w:right w:val="none" w:sz="0" w:space="0" w:color="auto"/>
      </w:divBdr>
    </w:div>
    <w:div w:id="1070150095">
      <w:bodyDiv w:val="1"/>
      <w:marLeft w:val="0"/>
      <w:marRight w:val="0"/>
      <w:marTop w:val="0"/>
      <w:marBottom w:val="0"/>
      <w:divBdr>
        <w:top w:val="none" w:sz="0" w:space="0" w:color="auto"/>
        <w:left w:val="none" w:sz="0" w:space="0" w:color="auto"/>
        <w:bottom w:val="none" w:sz="0" w:space="0" w:color="auto"/>
        <w:right w:val="none" w:sz="0" w:space="0" w:color="auto"/>
      </w:divBdr>
    </w:div>
    <w:div w:id="1070691184">
      <w:bodyDiv w:val="1"/>
      <w:marLeft w:val="0"/>
      <w:marRight w:val="0"/>
      <w:marTop w:val="0"/>
      <w:marBottom w:val="0"/>
      <w:divBdr>
        <w:top w:val="none" w:sz="0" w:space="0" w:color="auto"/>
        <w:left w:val="none" w:sz="0" w:space="0" w:color="auto"/>
        <w:bottom w:val="none" w:sz="0" w:space="0" w:color="auto"/>
        <w:right w:val="none" w:sz="0" w:space="0" w:color="auto"/>
      </w:divBdr>
    </w:div>
    <w:div w:id="1071074349">
      <w:bodyDiv w:val="1"/>
      <w:marLeft w:val="0"/>
      <w:marRight w:val="0"/>
      <w:marTop w:val="0"/>
      <w:marBottom w:val="0"/>
      <w:divBdr>
        <w:top w:val="none" w:sz="0" w:space="0" w:color="auto"/>
        <w:left w:val="none" w:sz="0" w:space="0" w:color="auto"/>
        <w:bottom w:val="none" w:sz="0" w:space="0" w:color="auto"/>
        <w:right w:val="none" w:sz="0" w:space="0" w:color="auto"/>
      </w:divBdr>
    </w:div>
    <w:div w:id="1072318568">
      <w:bodyDiv w:val="1"/>
      <w:marLeft w:val="0"/>
      <w:marRight w:val="0"/>
      <w:marTop w:val="0"/>
      <w:marBottom w:val="0"/>
      <w:divBdr>
        <w:top w:val="none" w:sz="0" w:space="0" w:color="auto"/>
        <w:left w:val="none" w:sz="0" w:space="0" w:color="auto"/>
        <w:bottom w:val="none" w:sz="0" w:space="0" w:color="auto"/>
        <w:right w:val="none" w:sz="0" w:space="0" w:color="auto"/>
      </w:divBdr>
    </w:div>
    <w:div w:id="1075976477">
      <w:bodyDiv w:val="1"/>
      <w:marLeft w:val="0"/>
      <w:marRight w:val="0"/>
      <w:marTop w:val="0"/>
      <w:marBottom w:val="0"/>
      <w:divBdr>
        <w:top w:val="none" w:sz="0" w:space="0" w:color="auto"/>
        <w:left w:val="none" w:sz="0" w:space="0" w:color="auto"/>
        <w:bottom w:val="none" w:sz="0" w:space="0" w:color="auto"/>
        <w:right w:val="none" w:sz="0" w:space="0" w:color="auto"/>
      </w:divBdr>
    </w:div>
    <w:div w:id="1077246948">
      <w:bodyDiv w:val="1"/>
      <w:marLeft w:val="0"/>
      <w:marRight w:val="0"/>
      <w:marTop w:val="0"/>
      <w:marBottom w:val="0"/>
      <w:divBdr>
        <w:top w:val="none" w:sz="0" w:space="0" w:color="auto"/>
        <w:left w:val="none" w:sz="0" w:space="0" w:color="auto"/>
        <w:bottom w:val="none" w:sz="0" w:space="0" w:color="auto"/>
        <w:right w:val="none" w:sz="0" w:space="0" w:color="auto"/>
      </w:divBdr>
    </w:div>
    <w:div w:id="1078751539">
      <w:bodyDiv w:val="1"/>
      <w:marLeft w:val="0"/>
      <w:marRight w:val="0"/>
      <w:marTop w:val="0"/>
      <w:marBottom w:val="0"/>
      <w:divBdr>
        <w:top w:val="none" w:sz="0" w:space="0" w:color="auto"/>
        <w:left w:val="none" w:sz="0" w:space="0" w:color="auto"/>
        <w:bottom w:val="none" w:sz="0" w:space="0" w:color="auto"/>
        <w:right w:val="none" w:sz="0" w:space="0" w:color="auto"/>
      </w:divBdr>
    </w:div>
    <w:div w:id="1084648635">
      <w:bodyDiv w:val="1"/>
      <w:marLeft w:val="0"/>
      <w:marRight w:val="0"/>
      <w:marTop w:val="0"/>
      <w:marBottom w:val="0"/>
      <w:divBdr>
        <w:top w:val="none" w:sz="0" w:space="0" w:color="auto"/>
        <w:left w:val="none" w:sz="0" w:space="0" w:color="auto"/>
        <w:bottom w:val="none" w:sz="0" w:space="0" w:color="auto"/>
        <w:right w:val="none" w:sz="0" w:space="0" w:color="auto"/>
      </w:divBdr>
    </w:div>
    <w:div w:id="1085616780">
      <w:bodyDiv w:val="1"/>
      <w:marLeft w:val="0"/>
      <w:marRight w:val="0"/>
      <w:marTop w:val="0"/>
      <w:marBottom w:val="0"/>
      <w:divBdr>
        <w:top w:val="none" w:sz="0" w:space="0" w:color="auto"/>
        <w:left w:val="none" w:sz="0" w:space="0" w:color="auto"/>
        <w:bottom w:val="none" w:sz="0" w:space="0" w:color="auto"/>
        <w:right w:val="none" w:sz="0" w:space="0" w:color="auto"/>
      </w:divBdr>
    </w:div>
    <w:div w:id="1085998376">
      <w:bodyDiv w:val="1"/>
      <w:marLeft w:val="0"/>
      <w:marRight w:val="0"/>
      <w:marTop w:val="0"/>
      <w:marBottom w:val="0"/>
      <w:divBdr>
        <w:top w:val="none" w:sz="0" w:space="0" w:color="auto"/>
        <w:left w:val="none" w:sz="0" w:space="0" w:color="auto"/>
        <w:bottom w:val="none" w:sz="0" w:space="0" w:color="auto"/>
        <w:right w:val="none" w:sz="0" w:space="0" w:color="auto"/>
      </w:divBdr>
    </w:div>
    <w:div w:id="1086342500">
      <w:bodyDiv w:val="1"/>
      <w:marLeft w:val="0"/>
      <w:marRight w:val="0"/>
      <w:marTop w:val="0"/>
      <w:marBottom w:val="0"/>
      <w:divBdr>
        <w:top w:val="none" w:sz="0" w:space="0" w:color="auto"/>
        <w:left w:val="none" w:sz="0" w:space="0" w:color="auto"/>
        <w:bottom w:val="none" w:sz="0" w:space="0" w:color="auto"/>
        <w:right w:val="none" w:sz="0" w:space="0" w:color="auto"/>
      </w:divBdr>
    </w:div>
    <w:div w:id="1086610221">
      <w:bodyDiv w:val="1"/>
      <w:marLeft w:val="0"/>
      <w:marRight w:val="0"/>
      <w:marTop w:val="0"/>
      <w:marBottom w:val="0"/>
      <w:divBdr>
        <w:top w:val="none" w:sz="0" w:space="0" w:color="auto"/>
        <w:left w:val="none" w:sz="0" w:space="0" w:color="auto"/>
        <w:bottom w:val="none" w:sz="0" w:space="0" w:color="auto"/>
        <w:right w:val="none" w:sz="0" w:space="0" w:color="auto"/>
      </w:divBdr>
    </w:div>
    <w:div w:id="1088624817">
      <w:bodyDiv w:val="1"/>
      <w:marLeft w:val="0"/>
      <w:marRight w:val="0"/>
      <w:marTop w:val="0"/>
      <w:marBottom w:val="0"/>
      <w:divBdr>
        <w:top w:val="none" w:sz="0" w:space="0" w:color="auto"/>
        <w:left w:val="none" w:sz="0" w:space="0" w:color="auto"/>
        <w:bottom w:val="none" w:sz="0" w:space="0" w:color="auto"/>
        <w:right w:val="none" w:sz="0" w:space="0" w:color="auto"/>
      </w:divBdr>
    </w:div>
    <w:div w:id="1093160046">
      <w:bodyDiv w:val="1"/>
      <w:marLeft w:val="0"/>
      <w:marRight w:val="0"/>
      <w:marTop w:val="0"/>
      <w:marBottom w:val="0"/>
      <w:divBdr>
        <w:top w:val="none" w:sz="0" w:space="0" w:color="auto"/>
        <w:left w:val="none" w:sz="0" w:space="0" w:color="auto"/>
        <w:bottom w:val="none" w:sz="0" w:space="0" w:color="auto"/>
        <w:right w:val="none" w:sz="0" w:space="0" w:color="auto"/>
      </w:divBdr>
    </w:div>
    <w:div w:id="1098722496">
      <w:bodyDiv w:val="1"/>
      <w:marLeft w:val="0"/>
      <w:marRight w:val="0"/>
      <w:marTop w:val="0"/>
      <w:marBottom w:val="0"/>
      <w:divBdr>
        <w:top w:val="none" w:sz="0" w:space="0" w:color="auto"/>
        <w:left w:val="none" w:sz="0" w:space="0" w:color="auto"/>
        <w:bottom w:val="none" w:sz="0" w:space="0" w:color="auto"/>
        <w:right w:val="none" w:sz="0" w:space="0" w:color="auto"/>
      </w:divBdr>
    </w:div>
    <w:div w:id="1098989122">
      <w:bodyDiv w:val="1"/>
      <w:marLeft w:val="0"/>
      <w:marRight w:val="0"/>
      <w:marTop w:val="0"/>
      <w:marBottom w:val="0"/>
      <w:divBdr>
        <w:top w:val="none" w:sz="0" w:space="0" w:color="auto"/>
        <w:left w:val="none" w:sz="0" w:space="0" w:color="auto"/>
        <w:bottom w:val="none" w:sz="0" w:space="0" w:color="auto"/>
        <w:right w:val="none" w:sz="0" w:space="0" w:color="auto"/>
      </w:divBdr>
    </w:div>
    <w:div w:id="1102604220">
      <w:bodyDiv w:val="1"/>
      <w:marLeft w:val="0"/>
      <w:marRight w:val="0"/>
      <w:marTop w:val="0"/>
      <w:marBottom w:val="0"/>
      <w:divBdr>
        <w:top w:val="none" w:sz="0" w:space="0" w:color="auto"/>
        <w:left w:val="none" w:sz="0" w:space="0" w:color="auto"/>
        <w:bottom w:val="none" w:sz="0" w:space="0" w:color="auto"/>
        <w:right w:val="none" w:sz="0" w:space="0" w:color="auto"/>
      </w:divBdr>
    </w:div>
    <w:div w:id="1103695902">
      <w:bodyDiv w:val="1"/>
      <w:marLeft w:val="0"/>
      <w:marRight w:val="0"/>
      <w:marTop w:val="0"/>
      <w:marBottom w:val="0"/>
      <w:divBdr>
        <w:top w:val="none" w:sz="0" w:space="0" w:color="auto"/>
        <w:left w:val="none" w:sz="0" w:space="0" w:color="auto"/>
        <w:bottom w:val="none" w:sz="0" w:space="0" w:color="auto"/>
        <w:right w:val="none" w:sz="0" w:space="0" w:color="auto"/>
      </w:divBdr>
    </w:div>
    <w:div w:id="1105425666">
      <w:bodyDiv w:val="1"/>
      <w:marLeft w:val="0"/>
      <w:marRight w:val="0"/>
      <w:marTop w:val="0"/>
      <w:marBottom w:val="0"/>
      <w:divBdr>
        <w:top w:val="none" w:sz="0" w:space="0" w:color="auto"/>
        <w:left w:val="none" w:sz="0" w:space="0" w:color="auto"/>
        <w:bottom w:val="none" w:sz="0" w:space="0" w:color="auto"/>
        <w:right w:val="none" w:sz="0" w:space="0" w:color="auto"/>
      </w:divBdr>
    </w:div>
    <w:div w:id="1105855131">
      <w:bodyDiv w:val="1"/>
      <w:marLeft w:val="0"/>
      <w:marRight w:val="0"/>
      <w:marTop w:val="0"/>
      <w:marBottom w:val="0"/>
      <w:divBdr>
        <w:top w:val="none" w:sz="0" w:space="0" w:color="auto"/>
        <w:left w:val="none" w:sz="0" w:space="0" w:color="auto"/>
        <w:bottom w:val="none" w:sz="0" w:space="0" w:color="auto"/>
        <w:right w:val="none" w:sz="0" w:space="0" w:color="auto"/>
      </w:divBdr>
    </w:div>
    <w:div w:id="1107189804">
      <w:bodyDiv w:val="1"/>
      <w:marLeft w:val="0"/>
      <w:marRight w:val="0"/>
      <w:marTop w:val="0"/>
      <w:marBottom w:val="0"/>
      <w:divBdr>
        <w:top w:val="none" w:sz="0" w:space="0" w:color="auto"/>
        <w:left w:val="none" w:sz="0" w:space="0" w:color="auto"/>
        <w:bottom w:val="none" w:sz="0" w:space="0" w:color="auto"/>
        <w:right w:val="none" w:sz="0" w:space="0" w:color="auto"/>
      </w:divBdr>
    </w:div>
    <w:div w:id="1108743321">
      <w:bodyDiv w:val="1"/>
      <w:marLeft w:val="0"/>
      <w:marRight w:val="0"/>
      <w:marTop w:val="0"/>
      <w:marBottom w:val="0"/>
      <w:divBdr>
        <w:top w:val="none" w:sz="0" w:space="0" w:color="auto"/>
        <w:left w:val="none" w:sz="0" w:space="0" w:color="auto"/>
        <w:bottom w:val="none" w:sz="0" w:space="0" w:color="auto"/>
        <w:right w:val="none" w:sz="0" w:space="0" w:color="auto"/>
      </w:divBdr>
    </w:div>
    <w:div w:id="1109660590">
      <w:bodyDiv w:val="1"/>
      <w:marLeft w:val="0"/>
      <w:marRight w:val="0"/>
      <w:marTop w:val="0"/>
      <w:marBottom w:val="0"/>
      <w:divBdr>
        <w:top w:val="none" w:sz="0" w:space="0" w:color="auto"/>
        <w:left w:val="none" w:sz="0" w:space="0" w:color="auto"/>
        <w:bottom w:val="none" w:sz="0" w:space="0" w:color="auto"/>
        <w:right w:val="none" w:sz="0" w:space="0" w:color="auto"/>
      </w:divBdr>
    </w:div>
    <w:div w:id="1111631863">
      <w:bodyDiv w:val="1"/>
      <w:marLeft w:val="0"/>
      <w:marRight w:val="0"/>
      <w:marTop w:val="0"/>
      <w:marBottom w:val="0"/>
      <w:divBdr>
        <w:top w:val="none" w:sz="0" w:space="0" w:color="auto"/>
        <w:left w:val="none" w:sz="0" w:space="0" w:color="auto"/>
        <w:bottom w:val="none" w:sz="0" w:space="0" w:color="auto"/>
        <w:right w:val="none" w:sz="0" w:space="0" w:color="auto"/>
      </w:divBdr>
    </w:div>
    <w:div w:id="1112284572">
      <w:bodyDiv w:val="1"/>
      <w:marLeft w:val="0"/>
      <w:marRight w:val="0"/>
      <w:marTop w:val="0"/>
      <w:marBottom w:val="0"/>
      <w:divBdr>
        <w:top w:val="none" w:sz="0" w:space="0" w:color="auto"/>
        <w:left w:val="none" w:sz="0" w:space="0" w:color="auto"/>
        <w:bottom w:val="none" w:sz="0" w:space="0" w:color="auto"/>
        <w:right w:val="none" w:sz="0" w:space="0" w:color="auto"/>
      </w:divBdr>
    </w:div>
    <w:div w:id="1115254510">
      <w:bodyDiv w:val="1"/>
      <w:marLeft w:val="0"/>
      <w:marRight w:val="0"/>
      <w:marTop w:val="0"/>
      <w:marBottom w:val="0"/>
      <w:divBdr>
        <w:top w:val="none" w:sz="0" w:space="0" w:color="auto"/>
        <w:left w:val="none" w:sz="0" w:space="0" w:color="auto"/>
        <w:bottom w:val="none" w:sz="0" w:space="0" w:color="auto"/>
        <w:right w:val="none" w:sz="0" w:space="0" w:color="auto"/>
      </w:divBdr>
    </w:div>
    <w:div w:id="1117989076">
      <w:bodyDiv w:val="1"/>
      <w:marLeft w:val="0"/>
      <w:marRight w:val="0"/>
      <w:marTop w:val="0"/>
      <w:marBottom w:val="0"/>
      <w:divBdr>
        <w:top w:val="none" w:sz="0" w:space="0" w:color="auto"/>
        <w:left w:val="none" w:sz="0" w:space="0" w:color="auto"/>
        <w:bottom w:val="none" w:sz="0" w:space="0" w:color="auto"/>
        <w:right w:val="none" w:sz="0" w:space="0" w:color="auto"/>
      </w:divBdr>
    </w:div>
    <w:div w:id="1119690900">
      <w:bodyDiv w:val="1"/>
      <w:marLeft w:val="0"/>
      <w:marRight w:val="0"/>
      <w:marTop w:val="0"/>
      <w:marBottom w:val="0"/>
      <w:divBdr>
        <w:top w:val="none" w:sz="0" w:space="0" w:color="auto"/>
        <w:left w:val="none" w:sz="0" w:space="0" w:color="auto"/>
        <w:bottom w:val="none" w:sz="0" w:space="0" w:color="auto"/>
        <w:right w:val="none" w:sz="0" w:space="0" w:color="auto"/>
      </w:divBdr>
    </w:div>
    <w:div w:id="1121076155">
      <w:bodyDiv w:val="1"/>
      <w:marLeft w:val="0"/>
      <w:marRight w:val="0"/>
      <w:marTop w:val="0"/>
      <w:marBottom w:val="0"/>
      <w:divBdr>
        <w:top w:val="none" w:sz="0" w:space="0" w:color="auto"/>
        <w:left w:val="none" w:sz="0" w:space="0" w:color="auto"/>
        <w:bottom w:val="none" w:sz="0" w:space="0" w:color="auto"/>
        <w:right w:val="none" w:sz="0" w:space="0" w:color="auto"/>
      </w:divBdr>
    </w:div>
    <w:div w:id="1121341117">
      <w:bodyDiv w:val="1"/>
      <w:marLeft w:val="0"/>
      <w:marRight w:val="0"/>
      <w:marTop w:val="0"/>
      <w:marBottom w:val="0"/>
      <w:divBdr>
        <w:top w:val="none" w:sz="0" w:space="0" w:color="auto"/>
        <w:left w:val="none" w:sz="0" w:space="0" w:color="auto"/>
        <w:bottom w:val="none" w:sz="0" w:space="0" w:color="auto"/>
        <w:right w:val="none" w:sz="0" w:space="0" w:color="auto"/>
      </w:divBdr>
    </w:div>
    <w:div w:id="1122651653">
      <w:bodyDiv w:val="1"/>
      <w:marLeft w:val="0"/>
      <w:marRight w:val="0"/>
      <w:marTop w:val="0"/>
      <w:marBottom w:val="0"/>
      <w:divBdr>
        <w:top w:val="none" w:sz="0" w:space="0" w:color="auto"/>
        <w:left w:val="none" w:sz="0" w:space="0" w:color="auto"/>
        <w:bottom w:val="none" w:sz="0" w:space="0" w:color="auto"/>
        <w:right w:val="none" w:sz="0" w:space="0" w:color="auto"/>
      </w:divBdr>
    </w:div>
    <w:div w:id="1129470807">
      <w:bodyDiv w:val="1"/>
      <w:marLeft w:val="0"/>
      <w:marRight w:val="0"/>
      <w:marTop w:val="0"/>
      <w:marBottom w:val="0"/>
      <w:divBdr>
        <w:top w:val="none" w:sz="0" w:space="0" w:color="auto"/>
        <w:left w:val="none" w:sz="0" w:space="0" w:color="auto"/>
        <w:bottom w:val="none" w:sz="0" w:space="0" w:color="auto"/>
        <w:right w:val="none" w:sz="0" w:space="0" w:color="auto"/>
      </w:divBdr>
    </w:div>
    <w:div w:id="1133206605">
      <w:bodyDiv w:val="1"/>
      <w:marLeft w:val="0"/>
      <w:marRight w:val="0"/>
      <w:marTop w:val="0"/>
      <w:marBottom w:val="0"/>
      <w:divBdr>
        <w:top w:val="none" w:sz="0" w:space="0" w:color="auto"/>
        <w:left w:val="none" w:sz="0" w:space="0" w:color="auto"/>
        <w:bottom w:val="none" w:sz="0" w:space="0" w:color="auto"/>
        <w:right w:val="none" w:sz="0" w:space="0" w:color="auto"/>
      </w:divBdr>
    </w:div>
    <w:div w:id="1133988375">
      <w:bodyDiv w:val="1"/>
      <w:marLeft w:val="0"/>
      <w:marRight w:val="0"/>
      <w:marTop w:val="0"/>
      <w:marBottom w:val="0"/>
      <w:divBdr>
        <w:top w:val="none" w:sz="0" w:space="0" w:color="auto"/>
        <w:left w:val="none" w:sz="0" w:space="0" w:color="auto"/>
        <w:bottom w:val="none" w:sz="0" w:space="0" w:color="auto"/>
        <w:right w:val="none" w:sz="0" w:space="0" w:color="auto"/>
      </w:divBdr>
    </w:div>
    <w:div w:id="1139419344">
      <w:bodyDiv w:val="1"/>
      <w:marLeft w:val="0"/>
      <w:marRight w:val="0"/>
      <w:marTop w:val="0"/>
      <w:marBottom w:val="0"/>
      <w:divBdr>
        <w:top w:val="none" w:sz="0" w:space="0" w:color="auto"/>
        <w:left w:val="none" w:sz="0" w:space="0" w:color="auto"/>
        <w:bottom w:val="none" w:sz="0" w:space="0" w:color="auto"/>
        <w:right w:val="none" w:sz="0" w:space="0" w:color="auto"/>
      </w:divBdr>
    </w:div>
    <w:div w:id="1143081457">
      <w:bodyDiv w:val="1"/>
      <w:marLeft w:val="0"/>
      <w:marRight w:val="0"/>
      <w:marTop w:val="0"/>
      <w:marBottom w:val="0"/>
      <w:divBdr>
        <w:top w:val="none" w:sz="0" w:space="0" w:color="auto"/>
        <w:left w:val="none" w:sz="0" w:space="0" w:color="auto"/>
        <w:bottom w:val="none" w:sz="0" w:space="0" w:color="auto"/>
        <w:right w:val="none" w:sz="0" w:space="0" w:color="auto"/>
      </w:divBdr>
    </w:div>
    <w:div w:id="1143616810">
      <w:bodyDiv w:val="1"/>
      <w:marLeft w:val="0"/>
      <w:marRight w:val="0"/>
      <w:marTop w:val="0"/>
      <w:marBottom w:val="0"/>
      <w:divBdr>
        <w:top w:val="none" w:sz="0" w:space="0" w:color="auto"/>
        <w:left w:val="none" w:sz="0" w:space="0" w:color="auto"/>
        <w:bottom w:val="none" w:sz="0" w:space="0" w:color="auto"/>
        <w:right w:val="none" w:sz="0" w:space="0" w:color="auto"/>
      </w:divBdr>
    </w:div>
    <w:div w:id="1147358317">
      <w:bodyDiv w:val="1"/>
      <w:marLeft w:val="0"/>
      <w:marRight w:val="0"/>
      <w:marTop w:val="0"/>
      <w:marBottom w:val="0"/>
      <w:divBdr>
        <w:top w:val="none" w:sz="0" w:space="0" w:color="auto"/>
        <w:left w:val="none" w:sz="0" w:space="0" w:color="auto"/>
        <w:bottom w:val="none" w:sz="0" w:space="0" w:color="auto"/>
        <w:right w:val="none" w:sz="0" w:space="0" w:color="auto"/>
      </w:divBdr>
      <w:divsChild>
        <w:div w:id="623315277">
          <w:marLeft w:val="0"/>
          <w:marRight w:val="0"/>
          <w:marTop w:val="0"/>
          <w:marBottom w:val="0"/>
          <w:divBdr>
            <w:top w:val="none" w:sz="0" w:space="0" w:color="auto"/>
            <w:left w:val="none" w:sz="0" w:space="0" w:color="auto"/>
            <w:bottom w:val="none" w:sz="0" w:space="0" w:color="auto"/>
            <w:right w:val="none" w:sz="0" w:space="0" w:color="auto"/>
          </w:divBdr>
        </w:div>
        <w:div w:id="1398092112">
          <w:marLeft w:val="0"/>
          <w:marRight w:val="0"/>
          <w:marTop w:val="0"/>
          <w:marBottom w:val="0"/>
          <w:divBdr>
            <w:top w:val="none" w:sz="0" w:space="0" w:color="auto"/>
            <w:left w:val="none" w:sz="0" w:space="0" w:color="auto"/>
            <w:bottom w:val="none" w:sz="0" w:space="0" w:color="auto"/>
            <w:right w:val="none" w:sz="0" w:space="0" w:color="auto"/>
          </w:divBdr>
        </w:div>
        <w:div w:id="1714305772">
          <w:marLeft w:val="0"/>
          <w:marRight w:val="0"/>
          <w:marTop w:val="0"/>
          <w:marBottom w:val="0"/>
          <w:divBdr>
            <w:top w:val="none" w:sz="0" w:space="0" w:color="auto"/>
            <w:left w:val="none" w:sz="0" w:space="0" w:color="auto"/>
            <w:bottom w:val="none" w:sz="0" w:space="0" w:color="auto"/>
            <w:right w:val="none" w:sz="0" w:space="0" w:color="auto"/>
          </w:divBdr>
        </w:div>
        <w:div w:id="2012638235">
          <w:marLeft w:val="0"/>
          <w:marRight w:val="0"/>
          <w:marTop w:val="0"/>
          <w:marBottom w:val="0"/>
          <w:divBdr>
            <w:top w:val="none" w:sz="0" w:space="0" w:color="auto"/>
            <w:left w:val="none" w:sz="0" w:space="0" w:color="auto"/>
            <w:bottom w:val="none" w:sz="0" w:space="0" w:color="auto"/>
            <w:right w:val="none" w:sz="0" w:space="0" w:color="auto"/>
          </w:divBdr>
        </w:div>
        <w:div w:id="1986004424">
          <w:marLeft w:val="0"/>
          <w:marRight w:val="0"/>
          <w:marTop w:val="0"/>
          <w:marBottom w:val="0"/>
          <w:divBdr>
            <w:top w:val="none" w:sz="0" w:space="0" w:color="auto"/>
            <w:left w:val="none" w:sz="0" w:space="0" w:color="auto"/>
            <w:bottom w:val="none" w:sz="0" w:space="0" w:color="auto"/>
            <w:right w:val="none" w:sz="0" w:space="0" w:color="auto"/>
          </w:divBdr>
        </w:div>
      </w:divsChild>
    </w:div>
    <w:div w:id="1149714560">
      <w:bodyDiv w:val="1"/>
      <w:marLeft w:val="0"/>
      <w:marRight w:val="0"/>
      <w:marTop w:val="0"/>
      <w:marBottom w:val="0"/>
      <w:divBdr>
        <w:top w:val="none" w:sz="0" w:space="0" w:color="auto"/>
        <w:left w:val="none" w:sz="0" w:space="0" w:color="auto"/>
        <w:bottom w:val="none" w:sz="0" w:space="0" w:color="auto"/>
        <w:right w:val="none" w:sz="0" w:space="0" w:color="auto"/>
      </w:divBdr>
    </w:div>
    <w:div w:id="1150100315">
      <w:bodyDiv w:val="1"/>
      <w:marLeft w:val="0"/>
      <w:marRight w:val="0"/>
      <w:marTop w:val="0"/>
      <w:marBottom w:val="0"/>
      <w:divBdr>
        <w:top w:val="none" w:sz="0" w:space="0" w:color="auto"/>
        <w:left w:val="none" w:sz="0" w:space="0" w:color="auto"/>
        <w:bottom w:val="none" w:sz="0" w:space="0" w:color="auto"/>
        <w:right w:val="none" w:sz="0" w:space="0" w:color="auto"/>
      </w:divBdr>
      <w:divsChild>
        <w:div w:id="606230237">
          <w:marLeft w:val="0"/>
          <w:marRight w:val="0"/>
          <w:marTop w:val="0"/>
          <w:marBottom w:val="0"/>
          <w:divBdr>
            <w:top w:val="none" w:sz="0" w:space="0" w:color="auto"/>
            <w:left w:val="none" w:sz="0" w:space="0" w:color="auto"/>
            <w:bottom w:val="none" w:sz="0" w:space="0" w:color="auto"/>
            <w:right w:val="none" w:sz="0" w:space="0" w:color="auto"/>
          </w:divBdr>
        </w:div>
        <w:div w:id="1825272242">
          <w:marLeft w:val="0"/>
          <w:marRight w:val="0"/>
          <w:marTop w:val="0"/>
          <w:marBottom w:val="0"/>
          <w:divBdr>
            <w:top w:val="none" w:sz="0" w:space="0" w:color="auto"/>
            <w:left w:val="none" w:sz="0" w:space="0" w:color="auto"/>
            <w:bottom w:val="none" w:sz="0" w:space="0" w:color="auto"/>
            <w:right w:val="none" w:sz="0" w:space="0" w:color="auto"/>
          </w:divBdr>
        </w:div>
        <w:div w:id="1880821427">
          <w:marLeft w:val="0"/>
          <w:marRight w:val="0"/>
          <w:marTop w:val="0"/>
          <w:marBottom w:val="0"/>
          <w:divBdr>
            <w:top w:val="none" w:sz="0" w:space="0" w:color="auto"/>
            <w:left w:val="none" w:sz="0" w:space="0" w:color="auto"/>
            <w:bottom w:val="none" w:sz="0" w:space="0" w:color="auto"/>
            <w:right w:val="none" w:sz="0" w:space="0" w:color="auto"/>
          </w:divBdr>
        </w:div>
        <w:div w:id="18049460">
          <w:marLeft w:val="0"/>
          <w:marRight w:val="0"/>
          <w:marTop w:val="0"/>
          <w:marBottom w:val="0"/>
          <w:divBdr>
            <w:top w:val="none" w:sz="0" w:space="0" w:color="auto"/>
            <w:left w:val="none" w:sz="0" w:space="0" w:color="auto"/>
            <w:bottom w:val="none" w:sz="0" w:space="0" w:color="auto"/>
            <w:right w:val="none" w:sz="0" w:space="0" w:color="auto"/>
          </w:divBdr>
        </w:div>
      </w:divsChild>
    </w:div>
    <w:div w:id="1150639118">
      <w:bodyDiv w:val="1"/>
      <w:marLeft w:val="0"/>
      <w:marRight w:val="0"/>
      <w:marTop w:val="0"/>
      <w:marBottom w:val="0"/>
      <w:divBdr>
        <w:top w:val="none" w:sz="0" w:space="0" w:color="auto"/>
        <w:left w:val="none" w:sz="0" w:space="0" w:color="auto"/>
        <w:bottom w:val="none" w:sz="0" w:space="0" w:color="auto"/>
        <w:right w:val="none" w:sz="0" w:space="0" w:color="auto"/>
      </w:divBdr>
      <w:divsChild>
        <w:div w:id="21832706">
          <w:marLeft w:val="0"/>
          <w:marRight w:val="0"/>
          <w:marTop w:val="0"/>
          <w:marBottom w:val="0"/>
          <w:divBdr>
            <w:top w:val="none" w:sz="0" w:space="0" w:color="auto"/>
            <w:left w:val="none" w:sz="0" w:space="0" w:color="auto"/>
            <w:bottom w:val="none" w:sz="0" w:space="0" w:color="auto"/>
            <w:right w:val="none" w:sz="0" w:space="0" w:color="auto"/>
          </w:divBdr>
        </w:div>
        <w:div w:id="178666461">
          <w:marLeft w:val="0"/>
          <w:marRight w:val="0"/>
          <w:marTop w:val="0"/>
          <w:marBottom w:val="0"/>
          <w:divBdr>
            <w:top w:val="none" w:sz="0" w:space="0" w:color="auto"/>
            <w:left w:val="none" w:sz="0" w:space="0" w:color="auto"/>
            <w:bottom w:val="none" w:sz="0" w:space="0" w:color="auto"/>
            <w:right w:val="none" w:sz="0" w:space="0" w:color="auto"/>
          </w:divBdr>
        </w:div>
        <w:div w:id="880673797">
          <w:marLeft w:val="0"/>
          <w:marRight w:val="0"/>
          <w:marTop w:val="0"/>
          <w:marBottom w:val="0"/>
          <w:divBdr>
            <w:top w:val="none" w:sz="0" w:space="0" w:color="auto"/>
            <w:left w:val="none" w:sz="0" w:space="0" w:color="auto"/>
            <w:bottom w:val="none" w:sz="0" w:space="0" w:color="auto"/>
            <w:right w:val="none" w:sz="0" w:space="0" w:color="auto"/>
          </w:divBdr>
        </w:div>
        <w:div w:id="1831822570">
          <w:marLeft w:val="0"/>
          <w:marRight w:val="0"/>
          <w:marTop w:val="0"/>
          <w:marBottom w:val="0"/>
          <w:divBdr>
            <w:top w:val="none" w:sz="0" w:space="0" w:color="auto"/>
            <w:left w:val="none" w:sz="0" w:space="0" w:color="auto"/>
            <w:bottom w:val="none" w:sz="0" w:space="0" w:color="auto"/>
            <w:right w:val="none" w:sz="0" w:space="0" w:color="auto"/>
          </w:divBdr>
        </w:div>
      </w:divsChild>
    </w:div>
    <w:div w:id="1150831859">
      <w:bodyDiv w:val="1"/>
      <w:marLeft w:val="0"/>
      <w:marRight w:val="0"/>
      <w:marTop w:val="0"/>
      <w:marBottom w:val="0"/>
      <w:divBdr>
        <w:top w:val="none" w:sz="0" w:space="0" w:color="auto"/>
        <w:left w:val="none" w:sz="0" w:space="0" w:color="auto"/>
        <w:bottom w:val="none" w:sz="0" w:space="0" w:color="auto"/>
        <w:right w:val="none" w:sz="0" w:space="0" w:color="auto"/>
      </w:divBdr>
    </w:div>
    <w:div w:id="1150900664">
      <w:bodyDiv w:val="1"/>
      <w:marLeft w:val="0"/>
      <w:marRight w:val="0"/>
      <w:marTop w:val="0"/>
      <w:marBottom w:val="0"/>
      <w:divBdr>
        <w:top w:val="none" w:sz="0" w:space="0" w:color="auto"/>
        <w:left w:val="none" w:sz="0" w:space="0" w:color="auto"/>
        <w:bottom w:val="none" w:sz="0" w:space="0" w:color="auto"/>
        <w:right w:val="none" w:sz="0" w:space="0" w:color="auto"/>
      </w:divBdr>
    </w:div>
    <w:div w:id="1151288427">
      <w:bodyDiv w:val="1"/>
      <w:marLeft w:val="0"/>
      <w:marRight w:val="0"/>
      <w:marTop w:val="0"/>
      <w:marBottom w:val="0"/>
      <w:divBdr>
        <w:top w:val="none" w:sz="0" w:space="0" w:color="auto"/>
        <w:left w:val="none" w:sz="0" w:space="0" w:color="auto"/>
        <w:bottom w:val="none" w:sz="0" w:space="0" w:color="auto"/>
        <w:right w:val="none" w:sz="0" w:space="0" w:color="auto"/>
      </w:divBdr>
    </w:div>
    <w:div w:id="1152868131">
      <w:bodyDiv w:val="1"/>
      <w:marLeft w:val="0"/>
      <w:marRight w:val="0"/>
      <w:marTop w:val="0"/>
      <w:marBottom w:val="0"/>
      <w:divBdr>
        <w:top w:val="none" w:sz="0" w:space="0" w:color="auto"/>
        <w:left w:val="none" w:sz="0" w:space="0" w:color="auto"/>
        <w:bottom w:val="none" w:sz="0" w:space="0" w:color="auto"/>
        <w:right w:val="none" w:sz="0" w:space="0" w:color="auto"/>
      </w:divBdr>
    </w:div>
    <w:div w:id="1157107770">
      <w:bodyDiv w:val="1"/>
      <w:marLeft w:val="0"/>
      <w:marRight w:val="0"/>
      <w:marTop w:val="0"/>
      <w:marBottom w:val="0"/>
      <w:divBdr>
        <w:top w:val="none" w:sz="0" w:space="0" w:color="auto"/>
        <w:left w:val="none" w:sz="0" w:space="0" w:color="auto"/>
        <w:bottom w:val="none" w:sz="0" w:space="0" w:color="auto"/>
        <w:right w:val="none" w:sz="0" w:space="0" w:color="auto"/>
      </w:divBdr>
    </w:div>
    <w:div w:id="1157770738">
      <w:bodyDiv w:val="1"/>
      <w:marLeft w:val="0"/>
      <w:marRight w:val="0"/>
      <w:marTop w:val="0"/>
      <w:marBottom w:val="0"/>
      <w:divBdr>
        <w:top w:val="none" w:sz="0" w:space="0" w:color="auto"/>
        <w:left w:val="none" w:sz="0" w:space="0" w:color="auto"/>
        <w:bottom w:val="none" w:sz="0" w:space="0" w:color="auto"/>
        <w:right w:val="none" w:sz="0" w:space="0" w:color="auto"/>
      </w:divBdr>
    </w:div>
    <w:div w:id="1161700013">
      <w:bodyDiv w:val="1"/>
      <w:marLeft w:val="0"/>
      <w:marRight w:val="0"/>
      <w:marTop w:val="0"/>
      <w:marBottom w:val="0"/>
      <w:divBdr>
        <w:top w:val="none" w:sz="0" w:space="0" w:color="auto"/>
        <w:left w:val="none" w:sz="0" w:space="0" w:color="auto"/>
        <w:bottom w:val="none" w:sz="0" w:space="0" w:color="auto"/>
        <w:right w:val="none" w:sz="0" w:space="0" w:color="auto"/>
      </w:divBdr>
    </w:div>
    <w:div w:id="1163352567">
      <w:bodyDiv w:val="1"/>
      <w:marLeft w:val="0"/>
      <w:marRight w:val="0"/>
      <w:marTop w:val="0"/>
      <w:marBottom w:val="0"/>
      <w:divBdr>
        <w:top w:val="none" w:sz="0" w:space="0" w:color="auto"/>
        <w:left w:val="none" w:sz="0" w:space="0" w:color="auto"/>
        <w:bottom w:val="none" w:sz="0" w:space="0" w:color="auto"/>
        <w:right w:val="none" w:sz="0" w:space="0" w:color="auto"/>
      </w:divBdr>
    </w:div>
    <w:div w:id="1165510657">
      <w:bodyDiv w:val="1"/>
      <w:marLeft w:val="0"/>
      <w:marRight w:val="0"/>
      <w:marTop w:val="0"/>
      <w:marBottom w:val="0"/>
      <w:divBdr>
        <w:top w:val="none" w:sz="0" w:space="0" w:color="auto"/>
        <w:left w:val="none" w:sz="0" w:space="0" w:color="auto"/>
        <w:bottom w:val="none" w:sz="0" w:space="0" w:color="auto"/>
        <w:right w:val="none" w:sz="0" w:space="0" w:color="auto"/>
      </w:divBdr>
    </w:div>
    <w:div w:id="1165827597">
      <w:bodyDiv w:val="1"/>
      <w:marLeft w:val="0"/>
      <w:marRight w:val="0"/>
      <w:marTop w:val="0"/>
      <w:marBottom w:val="0"/>
      <w:divBdr>
        <w:top w:val="none" w:sz="0" w:space="0" w:color="auto"/>
        <w:left w:val="none" w:sz="0" w:space="0" w:color="auto"/>
        <w:bottom w:val="none" w:sz="0" w:space="0" w:color="auto"/>
        <w:right w:val="none" w:sz="0" w:space="0" w:color="auto"/>
      </w:divBdr>
    </w:div>
    <w:div w:id="1166632351">
      <w:bodyDiv w:val="1"/>
      <w:marLeft w:val="0"/>
      <w:marRight w:val="0"/>
      <w:marTop w:val="0"/>
      <w:marBottom w:val="0"/>
      <w:divBdr>
        <w:top w:val="none" w:sz="0" w:space="0" w:color="auto"/>
        <w:left w:val="none" w:sz="0" w:space="0" w:color="auto"/>
        <w:bottom w:val="none" w:sz="0" w:space="0" w:color="auto"/>
        <w:right w:val="none" w:sz="0" w:space="0" w:color="auto"/>
      </w:divBdr>
    </w:div>
    <w:div w:id="1166820620">
      <w:bodyDiv w:val="1"/>
      <w:marLeft w:val="0"/>
      <w:marRight w:val="0"/>
      <w:marTop w:val="0"/>
      <w:marBottom w:val="0"/>
      <w:divBdr>
        <w:top w:val="none" w:sz="0" w:space="0" w:color="auto"/>
        <w:left w:val="none" w:sz="0" w:space="0" w:color="auto"/>
        <w:bottom w:val="none" w:sz="0" w:space="0" w:color="auto"/>
        <w:right w:val="none" w:sz="0" w:space="0" w:color="auto"/>
      </w:divBdr>
    </w:div>
    <w:div w:id="1167212966">
      <w:bodyDiv w:val="1"/>
      <w:marLeft w:val="0"/>
      <w:marRight w:val="0"/>
      <w:marTop w:val="0"/>
      <w:marBottom w:val="0"/>
      <w:divBdr>
        <w:top w:val="none" w:sz="0" w:space="0" w:color="auto"/>
        <w:left w:val="none" w:sz="0" w:space="0" w:color="auto"/>
        <w:bottom w:val="none" w:sz="0" w:space="0" w:color="auto"/>
        <w:right w:val="none" w:sz="0" w:space="0" w:color="auto"/>
      </w:divBdr>
    </w:div>
    <w:div w:id="1169177613">
      <w:bodyDiv w:val="1"/>
      <w:marLeft w:val="0"/>
      <w:marRight w:val="0"/>
      <w:marTop w:val="0"/>
      <w:marBottom w:val="0"/>
      <w:divBdr>
        <w:top w:val="none" w:sz="0" w:space="0" w:color="auto"/>
        <w:left w:val="none" w:sz="0" w:space="0" w:color="auto"/>
        <w:bottom w:val="none" w:sz="0" w:space="0" w:color="auto"/>
        <w:right w:val="none" w:sz="0" w:space="0" w:color="auto"/>
      </w:divBdr>
    </w:div>
    <w:div w:id="1169440268">
      <w:bodyDiv w:val="1"/>
      <w:marLeft w:val="0"/>
      <w:marRight w:val="0"/>
      <w:marTop w:val="0"/>
      <w:marBottom w:val="0"/>
      <w:divBdr>
        <w:top w:val="none" w:sz="0" w:space="0" w:color="auto"/>
        <w:left w:val="none" w:sz="0" w:space="0" w:color="auto"/>
        <w:bottom w:val="none" w:sz="0" w:space="0" w:color="auto"/>
        <w:right w:val="none" w:sz="0" w:space="0" w:color="auto"/>
      </w:divBdr>
    </w:div>
    <w:div w:id="1170021623">
      <w:bodyDiv w:val="1"/>
      <w:marLeft w:val="0"/>
      <w:marRight w:val="0"/>
      <w:marTop w:val="0"/>
      <w:marBottom w:val="0"/>
      <w:divBdr>
        <w:top w:val="none" w:sz="0" w:space="0" w:color="auto"/>
        <w:left w:val="none" w:sz="0" w:space="0" w:color="auto"/>
        <w:bottom w:val="none" w:sz="0" w:space="0" w:color="auto"/>
        <w:right w:val="none" w:sz="0" w:space="0" w:color="auto"/>
      </w:divBdr>
    </w:div>
    <w:div w:id="1171682116">
      <w:bodyDiv w:val="1"/>
      <w:marLeft w:val="0"/>
      <w:marRight w:val="0"/>
      <w:marTop w:val="0"/>
      <w:marBottom w:val="0"/>
      <w:divBdr>
        <w:top w:val="none" w:sz="0" w:space="0" w:color="auto"/>
        <w:left w:val="none" w:sz="0" w:space="0" w:color="auto"/>
        <w:bottom w:val="none" w:sz="0" w:space="0" w:color="auto"/>
        <w:right w:val="none" w:sz="0" w:space="0" w:color="auto"/>
      </w:divBdr>
    </w:div>
    <w:div w:id="1174682480">
      <w:bodyDiv w:val="1"/>
      <w:marLeft w:val="0"/>
      <w:marRight w:val="0"/>
      <w:marTop w:val="0"/>
      <w:marBottom w:val="0"/>
      <w:divBdr>
        <w:top w:val="none" w:sz="0" w:space="0" w:color="auto"/>
        <w:left w:val="none" w:sz="0" w:space="0" w:color="auto"/>
        <w:bottom w:val="none" w:sz="0" w:space="0" w:color="auto"/>
        <w:right w:val="none" w:sz="0" w:space="0" w:color="auto"/>
      </w:divBdr>
    </w:div>
    <w:div w:id="1174760518">
      <w:bodyDiv w:val="1"/>
      <w:marLeft w:val="0"/>
      <w:marRight w:val="0"/>
      <w:marTop w:val="0"/>
      <w:marBottom w:val="0"/>
      <w:divBdr>
        <w:top w:val="none" w:sz="0" w:space="0" w:color="auto"/>
        <w:left w:val="none" w:sz="0" w:space="0" w:color="auto"/>
        <w:bottom w:val="none" w:sz="0" w:space="0" w:color="auto"/>
        <w:right w:val="none" w:sz="0" w:space="0" w:color="auto"/>
      </w:divBdr>
    </w:div>
    <w:div w:id="1175848333">
      <w:bodyDiv w:val="1"/>
      <w:marLeft w:val="0"/>
      <w:marRight w:val="0"/>
      <w:marTop w:val="0"/>
      <w:marBottom w:val="0"/>
      <w:divBdr>
        <w:top w:val="none" w:sz="0" w:space="0" w:color="auto"/>
        <w:left w:val="none" w:sz="0" w:space="0" w:color="auto"/>
        <w:bottom w:val="none" w:sz="0" w:space="0" w:color="auto"/>
        <w:right w:val="none" w:sz="0" w:space="0" w:color="auto"/>
      </w:divBdr>
    </w:div>
    <w:div w:id="1175925869">
      <w:bodyDiv w:val="1"/>
      <w:marLeft w:val="0"/>
      <w:marRight w:val="0"/>
      <w:marTop w:val="0"/>
      <w:marBottom w:val="0"/>
      <w:divBdr>
        <w:top w:val="none" w:sz="0" w:space="0" w:color="auto"/>
        <w:left w:val="none" w:sz="0" w:space="0" w:color="auto"/>
        <w:bottom w:val="none" w:sz="0" w:space="0" w:color="auto"/>
        <w:right w:val="none" w:sz="0" w:space="0" w:color="auto"/>
      </w:divBdr>
    </w:div>
    <w:div w:id="1178035632">
      <w:bodyDiv w:val="1"/>
      <w:marLeft w:val="0"/>
      <w:marRight w:val="0"/>
      <w:marTop w:val="0"/>
      <w:marBottom w:val="0"/>
      <w:divBdr>
        <w:top w:val="none" w:sz="0" w:space="0" w:color="auto"/>
        <w:left w:val="none" w:sz="0" w:space="0" w:color="auto"/>
        <w:bottom w:val="none" w:sz="0" w:space="0" w:color="auto"/>
        <w:right w:val="none" w:sz="0" w:space="0" w:color="auto"/>
      </w:divBdr>
    </w:div>
    <w:div w:id="1178931282">
      <w:bodyDiv w:val="1"/>
      <w:marLeft w:val="0"/>
      <w:marRight w:val="0"/>
      <w:marTop w:val="0"/>
      <w:marBottom w:val="0"/>
      <w:divBdr>
        <w:top w:val="none" w:sz="0" w:space="0" w:color="auto"/>
        <w:left w:val="none" w:sz="0" w:space="0" w:color="auto"/>
        <w:bottom w:val="none" w:sz="0" w:space="0" w:color="auto"/>
        <w:right w:val="none" w:sz="0" w:space="0" w:color="auto"/>
      </w:divBdr>
    </w:div>
    <w:div w:id="1182085900">
      <w:bodyDiv w:val="1"/>
      <w:marLeft w:val="0"/>
      <w:marRight w:val="0"/>
      <w:marTop w:val="0"/>
      <w:marBottom w:val="0"/>
      <w:divBdr>
        <w:top w:val="none" w:sz="0" w:space="0" w:color="auto"/>
        <w:left w:val="none" w:sz="0" w:space="0" w:color="auto"/>
        <w:bottom w:val="none" w:sz="0" w:space="0" w:color="auto"/>
        <w:right w:val="none" w:sz="0" w:space="0" w:color="auto"/>
      </w:divBdr>
    </w:div>
    <w:div w:id="1186868143">
      <w:bodyDiv w:val="1"/>
      <w:marLeft w:val="0"/>
      <w:marRight w:val="0"/>
      <w:marTop w:val="0"/>
      <w:marBottom w:val="0"/>
      <w:divBdr>
        <w:top w:val="none" w:sz="0" w:space="0" w:color="auto"/>
        <w:left w:val="none" w:sz="0" w:space="0" w:color="auto"/>
        <w:bottom w:val="none" w:sz="0" w:space="0" w:color="auto"/>
        <w:right w:val="none" w:sz="0" w:space="0" w:color="auto"/>
      </w:divBdr>
    </w:div>
    <w:div w:id="1195342236">
      <w:bodyDiv w:val="1"/>
      <w:marLeft w:val="0"/>
      <w:marRight w:val="0"/>
      <w:marTop w:val="0"/>
      <w:marBottom w:val="0"/>
      <w:divBdr>
        <w:top w:val="none" w:sz="0" w:space="0" w:color="auto"/>
        <w:left w:val="none" w:sz="0" w:space="0" w:color="auto"/>
        <w:bottom w:val="none" w:sz="0" w:space="0" w:color="auto"/>
        <w:right w:val="none" w:sz="0" w:space="0" w:color="auto"/>
      </w:divBdr>
    </w:div>
    <w:div w:id="1195998608">
      <w:bodyDiv w:val="1"/>
      <w:marLeft w:val="0"/>
      <w:marRight w:val="0"/>
      <w:marTop w:val="0"/>
      <w:marBottom w:val="0"/>
      <w:divBdr>
        <w:top w:val="none" w:sz="0" w:space="0" w:color="auto"/>
        <w:left w:val="none" w:sz="0" w:space="0" w:color="auto"/>
        <w:bottom w:val="none" w:sz="0" w:space="0" w:color="auto"/>
        <w:right w:val="none" w:sz="0" w:space="0" w:color="auto"/>
      </w:divBdr>
    </w:div>
    <w:div w:id="1202011404">
      <w:bodyDiv w:val="1"/>
      <w:marLeft w:val="0"/>
      <w:marRight w:val="0"/>
      <w:marTop w:val="0"/>
      <w:marBottom w:val="0"/>
      <w:divBdr>
        <w:top w:val="none" w:sz="0" w:space="0" w:color="auto"/>
        <w:left w:val="none" w:sz="0" w:space="0" w:color="auto"/>
        <w:bottom w:val="none" w:sz="0" w:space="0" w:color="auto"/>
        <w:right w:val="none" w:sz="0" w:space="0" w:color="auto"/>
      </w:divBdr>
    </w:div>
    <w:div w:id="1206287062">
      <w:bodyDiv w:val="1"/>
      <w:marLeft w:val="0"/>
      <w:marRight w:val="0"/>
      <w:marTop w:val="0"/>
      <w:marBottom w:val="0"/>
      <w:divBdr>
        <w:top w:val="none" w:sz="0" w:space="0" w:color="auto"/>
        <w:left w:val="none" w:sz="0" w:space="0" w:color="auto"/>
        <w:bottom w:val="none" w:sz="0" w:space="0" w:color="auto"/>
        <w:right w:val="none" w:sz="0" w:space="0" w:color="auto"/>
      </w:divBdr>
    </w:div>
    <w:div w:id="1207371581">
      <w:bodyDiv w:val="1"/>
      <w:marLeft w:val="0"/>
      <w:marRight w:val="0"/>
      <w:marTop w:val="0"/>
      <w:marBottom w:val="0"/>
      <w:divBdr>
        <w:top w:val="none" w:sz="0" w:space="0" w:color="auto"/>
        <w:left w:val="none" w:sz="0" w:space="0" w:color="auto"/>
        <w:bottom w:val="none" w:sz="0" w:space="0" w:color="auto"/>
        <w:right w:val="none" w:sz="0" w:space="0" w:color="auto"/>
      </w:divBdr>
    </w:div>
    <w:div w:id="1209488126">
      <w:bodyDiv w:val="1"/>
      <w:marLeft w:val="0"/>
      <w:marRight w:val="0"/>
      <w:marTop w:val="0"/>
      <w:marBottom w:val="0"/>
      <w:divBdr>
        <w:top w:val="none" w:sz="0" w:space="0" w:color="auto"/>
        <w:left w:val="none" w:sz="0" w:space="0" w:color="auto"/>
        <w:bottom w:val="none" w:sz="0" w:space="0" w:color="auto"/>
        <w:right w:val="none" w:sz="0" w:space="0" w:color="auto"/>
      </w:divBdr>
    </w:div>
    <w:div w:id="1212495577">
      <w:bodyDiv w:val="1"/>
      <w:marLeft w:val="0"/>
      <w:marRight w:val="0"/>
      <w:marTop w:val="0"/>
      <w:marBottom w:val="0"/>
      <w:divBdr>
        <w:top w:val="none" w:sz="0" w:space="0" w:color="auto"/>
        <w:left w:val="none" w:sz="0" w:space="0" w:color="auto"/>
        <w:bottom w:val="none" w:sz="0" w:space="0" w:color="auto"/>
        <w:right w:val="none" w:sz="0" w:space="0" w:color="auto"/>
      </w:divBdr>
    </w:div>
    <w:div w:id="1212576455">
      <w:bodyDiv w:val="1"/>
      <w:marLeft w:val="0"/>
      <w:marRight w:val="0"/>
      <w:marTop w:val="0"/>
      <w:marBottom w:val="0"/>
      <w:divBdr>
        <w:top w:val="none" w:sz="0" w:space="0" w:color="auto"/>
        <w:left w:val="none" w:sz="0" w:space="0" w:color="auto"/>
        <w:bottom w:val="none" w:sz="0" w:space="0" w:color="auto"/>
        <w:right w:val="none" w:sz="0" w:space="0" w:color="auto"/>
      </w:divBdr>
    </w:div>
    <w:div w:id="1213346519">
      <w:bodyDiv w:val="1"/>
      <w:marLeft w:val="0"/>
      <w:marRight w:val="0"/>
      <w:marTop w:val="0"/>
      <w:marBottom w:val="0"/>
      <w:divBdr>
        <w:top w:val="none" w:sz="0" w:space="0" w:color="auto"/>
        <w:left w:val="none" w:sz="0" w:space="0" w:color="auto"/>
        <w:bottom w:val="none" w:sz="0" w:space="0" w:color="auto"/>
        <w:right w:val="none" w:sz="0" w:space="0" w:color="auto"/>
      </w:divBdr>
    </w:div>
    <w:div w:id="1214078945">
      <w:bodyDiv w:val="1"/>
      <w:marLeft w:val="0"/>
      <w:marRight w:val="0"/>
      <w:marTop w:val="0"/>
      <w:marBottom w:val="0"/>
      <w:divBdr>
        <w:top w:val="none" w:sz="0" w:space="0" w:color="auto"/>
        <w:left w:val="none" w:sz="0" w:space="0" w:color="auto"/>
        <w:bottom w:val="none" w:sz="0" w:space="0" w:color="auto"/>
        <w:right w:val="none" w:sz="0" w:space="0" w:color="auto"/>
      </w:divBdr>
    </w:div>
    <w:div w:id="1214348976">
      <w:bodyDiv w:val="1"/>
      <w:marLeft w:val="0"/>
      <w:marRight w:val="0"/>
      <w:marTop w:val="0"/>
      <w:marBottom w:val="0"/>
      <w:divBdr>
        <w:top w:val="none" w:sz="0" w:space="0" w:color="auto"/>
        <w:left w:val="none" w:sz="0" w:space="0" w:color="auto"/>
        <w:bottom w:val="none" w:sz="0" w:space="0" w:color="auto"/>
        <w:right w:val="none" w:sz="0" w:space="0" w:color="auto"/>
      </w:divBdr>
    </w:div>
    <w:div w:id="1215578247">
      <w:bodyDiv w:val="1"/>
      <w:marLeft w:val="0"/>
      <w:marRight w:val="0"/>
      <w:marTop w:val="0"/>
      <w:marBottom w:val="0"/>
      <w:divBdr>
        <w:top w:val="none" w:sz="0" w:space="0" w:color="auto"/>
        <w:left w:val="none" w:sz="0" w:space="0" w:color="auto"/>
        <w:bottom w:val="none" w:sz="0" w:space="0" w:color="auto"/>
        <w:right w:val="none" w:sz="0" w:space="0" w:color="auto"/>
      </w:divBdr>
    </w:div>
    <w:div w:id="1219128364">
      <w:bodyDiv w:val="1"/>
      <w:marLeft w:val="0"/>
      <w:marRight w:val="0"/>
      <w:marTop w:val="0"/>
      <w:marBottom w:val="0"/>
      <w:divBdr>
        <w:top w:val="none" w:sz="0" w:space="0" w:color="auto"/>
        <w:left w:val="none" w:sz="0" w:space="0" w:color="auto"/>
        <w:bottom w:val="none" w:sz="0" w:space="0" w:color="auto"/>
        <w:right w:val="none" w:sz="0" w:space="0" w:color="auto"/>
      </w:divBdr>
    </w:div>
    <w:div w:id="1221360073">
      <w:bodyDiv w:val="1"/>
      <w:marLeft w:val="0"/>
      <w:marRight w:val="0"/>
      <w:marTop w:val="0"/>
      <w:marBottom w:val="0"/>
      <w:divBdr>
        <w:top w:val="none" w:sz="0" w:space="0" w:color="auto"/>
        <w:left w:val="none" w:sz="0" w:space="0" w:color="auto"/>
        <w:bottom w:val="none" w:sz="0" w:space="0" w:color="auto"/>
        <w:right w:val="none" w:sz="0" w:space="0" w:color="auto"/>
      </w:divBdr>
    </w:div>
    <w:div w:id="1221677036">
      <w:bodyDiv w:val="1"/>
      <w:marLeft w:val="0"/>
      <w:marRight w:val="0"/>
      <w:marTop w:val="0"/>
      <w:marBottom w:val="0"/>
      <w:divBdr>
        <w:top w:val="none" w:sz="0" w:space="0" w:color="auto"/>
        <w:left w:val="none" w:sz="0" w:space="0" w:color="auto"/>
        <w:bottom w:val="none" w:sz="0" w:space="0" w:color="auto"/>
        <w:right w:val="none" w:sz="0" w:space="0" w:color="auto"/>
      </w:divBdr>
    </w:div>
    <w:div w:id="1222406800">
      <w:bodyDiv w:val="1"/>
      <w:marLeft w:val="0"/>
      <w:marRight w:val="0"/>
      <w:marTop w:val="0"/>
      <w:marBottom w:val="0"/>
      <w:divBdr>
        <w:top w:val="none" w:sz="0" w:space="0" w:color="auto"/>
        <w:left w:val="none" w:sz="0" w:space="0" w:color="auto"/>
        <w:bottom w:val="none" w:sz="0" w:space="0" w:color="auto"/>
        <w:right w:val="none" w:sz="0" w:space="0" w:color="auto"/>
      </w:divBdr>
    </w:div>
    <w:div w:id="1227646287">
      <w:bodyDiv w:val="1"/>
      <w:marLeft w:val="0"/>
      <w:marRight w:val="0"/>
      <w:marTop w:val="0"/>
      <w:marBottom w:val="0"/>
      <w:divBdr>
        <w:top w:val="none" w:sz="0" w:space="0" w:color="auto"/>
        <w:left w:val="none" w:sz="0" w:space="0" w:color="auto"/>
        <w:bottom w:val="none" w:sz="0" w:space="0" w:color="auto"/>
        <w:right w:val="none" w:sz="0" w:space="0" w:color="auto"/>
      </w:divBdr>
    </w:div>
    <w:div w:id="1229615194">
      <w:bodyDiv w:val="1"/>
      <w:marLeft w:val="0"/>
      <w:marRight w:val="0"/>
      <w:marTop w:val="0"/>
      <w:marBottom w:val="0"/>
      <w:divBdr>
        <w:top w:val="none" w:sz="0" w:space="0" w:color="auto"/>
        <w:left w:val="none" w:sz="0" w:space="0" w:color="auto"/>
        <w:bottom w:val="none" w:sz="0" w:space="0" w:color="auto"/>
        <w:right w:val="none" w:sz="0" w:space="0" w:color="auto"/>
      </w:divBdr>
    </w:div>
    <w:div w:id="1229875119">
      <w:bodyDiv w:val="1"/>
      <w:marLeft w:val="0"/>
      <w:marRight w:val="0"/>
      <w:marTop w:val="0"/>
      <w:marBottom w:val="0"/>
      <w:divBdr>
        <w:top w:val="none" w:sz="0" w:space="0" w:color="auto"/>
        <w:left w:val="none" w:sz="0" w:space="0" w:color="auto"/>
        <w:bottom w:val="none" w:sz="0" w:space="0" w:color="auto"/>
        <w:right w:val="none" w:sz="0" w:space="0" w:color="auto"/>
      </w:divBdr>
    </w:div>
    <w:div w:id="1232235363">
      <w:bodyDiv w:val="1"/>
      <w:marLeft w:val="0"/>
      <w:marRight w:val="0"/>
      <w:marTop w:val="0"/>
      <w:marBottom w:val="0"/>
      <w:divBdr>
        <w:top w:val="none" w:sz="0" w:space="0" w:color="auto"/>
        <w:left w:val="none" w:sz="0" w:space="0" w:color="auto"/>
        <w:bottom w:val="none" w:sz="0" w:space="0" w:color="auto"/>
        <w:right w:val="none" w:sz="0" w:space="0" w:color="auto"/>
      </w:divBdr>
    </w:div>
    <w:div w:id="1232429545">
      <w:bodyDiv w:val="1"/>
      <w:marLeft w:val="0"/>
      <w:marRight w:val="0"/>
      <w:marTop w:val="0"/>
      <w:marBottom w:val="0"/>
      <w:divBdr>
        <w:top w:val="none" w:sz="0" w:space="0" w:color="auto"/>
        <w:left w:val="none" w:sz="0" w:space="0" w:color="auto"/>
        <w:bottom w:val="none" w:sz="0" w:space="0" w:color="auto"/>
        <w:right w:val="none" w:sz="0" w:space="0" w:color="auto"/>
      </w:divBdr>
    </w:div>
    <w:div w:id="1236280788">
      <w:bodyDiv w:val="1"/>
      <w:marLeft w:val="0"/>
      <w:marRight w:val="0"/>
      <w:marTop w:val="0"/>
      <w:marBottom w:val="0"/>
      <w:divBdr>
        <w:top w:val="none" w:sz="0" w:space="0" w:color="auto"/>
        <w:left w:val="none" w:sz="0" w:space="0" w:color="auto"/>
        <w:bottom w:val="none" w:sz="0" w:space="0" w:color="auto"/>
        <w:right w:val="none" w:sz="0" w:space="0" w:color="auto"/>
      </w:divBdr>
    </w:div>
    <w:div w:id="1236357611">
      <w:bodyDiv w:val="1"/>
      <w:marLeft w:val="0"/>
      <w:marRight w:val="0"/>
      <w:marTop w:val="0"/>
      <w:marBottom w:val="0"/>
      <w:divBdr>
        <w:top w:val="none" w:sz="0" w:space="0" w:color="auto"/>
        <w:left w:val="none" w:sz="0" w:space="0" w:color="auto"/>
        <w:bottom w:val="none" w:sz="0" w:space="0" w:color="auto"/>
        <w:right w:val="none" w:sz="0" w:space="0" w:color="auto"/>
      </w:divBdr>
    </w:div>
    <w:div w:id="1236669343">
      <w:bodyDiv w:val="1"/>
      <w:marLeft w:val="0"/>
      <w:marRight w:val="0"/>
      <w:marTop w:val="0"/>
      <w:marBottom w:val="0"/>
      <w:divBdr>
        <w:top w:val="none" w:sz="0" w:space="0" w:color="auto"/>
        <w:left w:val="none" w:sz="0" w:space="0" w:color="auto"/>
        <w:bottom w:val="none" w:sz="0" w:space="0" w:color="auto"/>
        <w:right w:val="none" w:sz="0" w:space="0" w:color="auto"/>
      </w:divBdr>
      <w:divsChild>
        <w:div w:id="89200253">
          <w:marLeft w:val="0"/>
          <w:marRight w:val="0"/>
          <w:marTop w:val="0"/>
          <w:marBottom w:val="0"/>
          <w:divBdr>
            <w:top w:val="none" w:sz="0" w:space="0" w:color="auto"/>
            <w:left w:val="none" w:sz="0" w:space="0" w:color="auto"/>
            <w:bottom w:val="none" w:sz="0" w:space="0" w:color="auto"/>
            <w:right w:val="none" w:sz="0" w:space="0" w:color="auto"/>
          </w:divBdr>
        </w:div>
      </w:divsChild>
    </w:div>
    <w:div w:id="1238051313">
      <w:bodyDiv w:val="1"/>
      <w:marLeft w:val="0"/>
      <w:marRight w:val="0"/>
      <w:marTop w:val="0"/>
      <w:marBottom w:val="0"/>
      <w:divBdr>
        <w:top w:val="none" w:sz="0" w:space="0" w:color="auto"/>
        <w:left w:val="none" w:sz="0" w:space="0" w:color="auto"/>
        <w:bottom w:val="none" w:sz="0" w:space="0" w:color="auto"/>
        <w:right w:val="none" w:sz="0" w:space="0" w:color="auto"/>
      </w:divBdr>
    </w:div>
    <w:div w:id="1240600516">
      <w:bodyDiv w:val="1"/>
      <w:marLeft w:val="0"/>
      <w:marRight w:val="0"/>
      <w:marTop w:val="0"/>
      <w:marBottom w:val="0"/>
      <w:divBdr>
        <w:top w:val="none" w:sz="0" w:space="0" w:color="auto"/>
        <w:left w:val="none" w:sz="0" w:space="0" w:color="auto"/>
        <w:bottom w:val="none" w:sz="0" w:space="0" w:color="auto"/>
        <w:right w:val="none" w:sz="0" w:space="0" w:color="auto"/>
      </w:divBdr>
    </w:div>
    <w:div w:id="1241938417">
      <w:bodyDiv w:val="1"/>
      <w:marLeft w:val="0"/>
      <w:marRight w:val="0"/>
      <w:marTop w:val="0"/>
      <w:marBottom w:val="0"/>
      <w:divBdr>
        <w:top w:val="none" w:sz="0" w:space="0" w:color="auto"/>
        <w:left w:val="none" w:sz="0" w:space="0" w:color="auto"/>
        <w:bottom w:val="none" w:sz="0" w:space="0" w:color="auto"/>
        <w:right w:val="none" w:sz="0" w:space="0" w:color="auto"/>
      </w:divBdr>
    </w:div>
    <w:div w:id="1242106592">
      <w:bodyDiv w:val="1"/>
      <w:marLeft w:val="0"/>
      <w:marRight w:val="0"/>
      <w:marTop w:val="0"/>
      <w:marBottom w:val="0"/>
      <w:divBdr>
        <w:top w:val="none" w:sz="0" w:space="0" w:color="auto"/>
        <w:left w:val="none" w:sz="0" w:space="0" w:color="auto"/>
        <w:bottom w:val="none" w:sz="0" w:space="0" w:color="auto"/>
        <w:right w:val="none" w:sz="0" w:space="0" w:color="auto"/>
      </w:divBdr>
      <w:divsChild>
        <w:div w:id="339047973">
          <w:marLeft w:val="0"/>
          <w:marRight w:val="0"/>
          <w:marTop w:val="0"/>
          <w:marBottom w:val="0"/>
          <w:divBdr>
            <w:top w:val="none" w:sz="0" w:space="0" w:color="auto"/>
            <w:left w:val="none" w:sz="0" w:space="0" w:color="auto"/>
            <w:bottom w:val="none" w:sz="0" w:space="0" w:color="auto"/>
            <w:right w:val="none" w:sz="0" w:space="0" w:color="auto"/>
          </w:divBdr>
        </w:div>
        <w:div w:id="664435026">
          <w:marLeft w:val="0"/>
          <w:marRight w:val="0"/>
          <w:marTop w:val="0"/>
          <w:marBottom w:val="0"/>
          <w:divBdr>
            <w:top w:val="none" w:sz="0" w:space="0" w:color="auto"/>
            <w:left w:val="none" w:sz="0" w:space="0" w:color="auto"/>
            <w:bottom w:val="none" w:sz="0" w:space="0" w:color="auto"/>
            <w:right w:val="none" w:sz="0" w:space="0" w:color="auto"/>
          </w:divBdr>
        </w:div>
        <w:div w:id="1560752717">
          <w:marLeft w:val="0"/>
          <w:marRight w:val="0"/>
          <w:marTop w:val="0"/>
          <w:marBottom w:val="0"/>
          <w:divBdr>
            <w:top w:val="none" w:sz="0" w:space="0" w:color="auto"/>
            <w:left w:val="none" w:sz="0" w:space="0" w:color="auto"/>
            <w:bottom w:val="none" w:sz="0" w:space="0" w:color="auto"/>
            <w:right w:val="none" w:sz="0" w:space="0" w:color="auto"/>
          </w:divBdr>
        </w:div>
      </w:divsChild>
    </w:div>
    <w:div w:id="1246379789">
      <w:bodyDiv w:val="1"/>
      <w:marLeft w:val="0"/>
      <w:marRight w:val="0"/>
      <w:marTop w:val="0"/>
      <w:marBottom w:val="0"/>
      <w:divBdr>
        <w:top w:val="none" w:sz="0" w:space="0" w:color="auto"/>
        <w:left w:val="none" w:sz="0" w:space="0" w:color="auto"/>
        <w:bottom w:val="none" w:sz="0" w:space="0" w:color="auto"/>
        <w:right w:val="none" w:sz="0" w:space="0" w:color="auto"/>
      </w:divBdr>
    </w:div>
    <w:div w:id="1250966747">
      <w:bodyDiv w:val="1"/>
      <w:marLeft w:val="0"/>
      <w:marRight w:val="0"/>
      <w:marTop w:val="0"/>
      <w:marBottom w:val="0"/>
      <w:divBdr>
        <w:top w:val="none" w:sz="0" w:space="0" w:color="auto"/>
        <w:left w:val="none" w:sz="0" w:space="0" w:color="auto"/>
        <w:bottom w:val="none" w:sz="0" w:space="0" w:color="auto"/>
        <w:right w:val="none" w:sz="0" w:space="0" w:color="auto"/>
      </w:divBdr>
    </w:div>
    <w:div w:id="1255476535">
      <w:bodyDiv w:val="1"/>
      <w:marLeft w:val="0"/>
      <w:marRight w:val="0"/>
      <w:marTop w:val="0"/>
      <w:marBottom w:val="0"/>
      <w:divBdr>
        <w:top w:val="none" w:sz="0" w:space="0" w:color="auto"/>
        <w:left w:val="none" w:sz="0" w:space="0" w:color="auto"/>
        <w:bottom w:val="none" w:sz="0" w:space="0" w:color="auto"/>
        <w:right w:val="none" w:sz="0" w:space="0" w:color="auto"/>
      </w:divBdr>
    </w:div>
    <w:div w:id="1256131593">
      <w:bodyDiv w:val="1"/>
      <w:marLeft w:val="0"/>
      <w:marRight w:val="0"/>
      <w:marTop w:val="0"/>
      <w:marBottom w:val="0"/>
      <w:divBdr>
        <w:top w:val="none" w:sz="0" w:space="0" w:color="auto"/>
        <w:left w:val="none" w:sz="0" w:space="0" w:color="auto"/>
        <w:bottom w:val="none" w:sz="0" w:space="0" w:color="auto"/>
        <w:right w:val="none" w:sz="0" w:space="0" w:color="auto"/>
      </w:divBdr>
    </w:div>
    <w:div w:id="1257250061">
      <w:bodyDiv w:val="1"/>
      <w:marLeft w:val="0"/>
      <w:marRight w:val="0"/>
      <w:marTop w:val="0"/>
      <w:marBottom w:val="0"/>
      <w:divBdr>
        <w:top w:val="none" w:sz="0" w:space="0" w:color="auto"/>
        <w:left w:val="none" w:sz="0" w:space="0" w:color="auto"/>
        <w:bottom w:val="none" w:sz="0" w:space="0" w:color="auto"/>
        <w:right w:val="none" w:sz="0" w:space="0" w:color="auto"/>
      </w:divBdr>
    </w:div>
    <w:div w:id="1257713847">
      <w:bodyDiv w:val="1"/>
      <w:marLeft w:val="0"/>
      <w:marRight w:val="0"/>
      <w:marTop w:val="0"/>
      <w:marBottom w:val="0"/>
      <w:divBdr>
        <w:top w:val="none" w:sz="0" w:space="0" w:color="auto"/>
        <w:left w:val="none" w:sz="0" w:space="0" w:color="auto"/>
        <w:bottom w:val="none" w:sz="0" w:space="0" w:color="auto"/>
        <w:right w:val="none" w:sz="0" w:space="0" w:color="auto"/>
      </w:divBdr>
    </w:div>
    <w:div w:id="1258059652">
      <w:bodyDiv w:val="1"/>
      <w:marLeft w:val="0"/>
      <w:marRight w:val="0"/>
      <w:marTop w:val="0"/>
      <w:marBottom w:val="0"/>
      <w:divBdr>
        <w:top w:val="none" w:sz="0" w:space="0" w:color="auto"/>
        <w:left w:val="none" w:sz="0" w:space="0" w:color="auto"/>
        <w:bottom w:val="none" w:sz="0" w:space="0" w:color="auto"/>
        <w:right w:val="none" w:sz="0" w:space="0" w:color="auto"/>
      </w:divBdr>
    </w:div>
    <w:div w:id="1259288246">
      <w:bodyDiv w:val="1"/>
      <w:marLeft w:val="0"/>
      <w:marRight w:val="0"/>
      <w:marTop w:val="0"/>
      <w:marBottom w:val="0"/>
      <w:divBdr>
        <w:top w:val="none" w:sz="0" w:space="0" w:color="auto"/>
        <w:left w:val="none" w:sz="0" w:space="0" w:color="auto"/>
        <w:bottom w:val="none" w:sz="0" w:space="0" w:color="auto"/>
        <w:right w:val="none" w:sz="0" w:space="0" w:color="auto"/>
      </w:divBdr>
    </w:div>
    <w:div w:id="1262641585">
      <w:bodyDiv w:val="1"/>
      <w:marLeft w:val="0"/>
      <w:marRight w:val="0"/>
      <w:marTop w:val="0"/>
      <w:marBottom w:val="0"/>
      <w:divBdr>
        <w:top w:val="none" w:sz="0" w:space="0" w:color="auto"/>
        <w:left w:val="none" w:sz="0" w:space="0" w:color="auto"/>
        <w:bottom w:val="none" w:sz="0" w:space="0" w:color="auto"/>
        <w:right w:val="none" w:sz="0" w:space="0" w:color="auto"/>
      </w:divBdr>
    </w:div>
    <w:div w:id="1264845902">
      <w:bodyDiv w:val="1"/>
      <w:marLeft w:val="0"/>
      <w:marRight w:val="0"/>
      <w:marTop w:val="0"/>
      <w:marBottom w:val="0"/>
      <w:divBdr>
        <w:top w:val="none" w:sz="0" w:space="0" w:color="auto"/>
        <w:left w:val="none" w:sz="0" w:space="0" w:color="auto"/>
        <w:bottom w:val="none" w:sz="0" w:space="0" w:color="auto"/>
        <w:right w:val="none" w:sz="0" w:space="0" w:color="auto"/>
      </w:divBdr>
    </w:div>
    <w:div w:id="1267541911">
      <w:bodyDiv w:val="1"/>
      <w:marLeft w:val="0"/>
      <w:marRight w:val="0"/>
      <w:marTop w:val="0"/>
      <w:marBottom w:val="0"/>
      <w:divBdr>
        <w:top w:val="none" w:sz="0" w:space="0" w:color="auto"/>
        <w:left w:val="none" w:sz="0" w:space="0" w:color="auto"/>
        <w:bottom w:val="none" w:sz="0" w:space="0" w:color="auto"/>
        <w:right w:val="none" w:sz="0" w:space="0" w:color="auto"/>
      </w:divBdr>
    </w:div>
    <w:div w:id="1268193190">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1627371">
      <w:bodyDiv w:val="1"/>
      <w:marLeft w:val="0"/>
      <w:marRight w:val="0"/>
      <w:marTop w:val="0"/>
      <w:marBottom w:val="0"/>
      <w:divBdr>
        <w:top w:val="none" w:sz="0" w:space="0" w:color="auto"/>
        <w:left w:val="none" w:sz="0" w:space="0" w:color="auto"/>
        <w:bottom w:val="none" w:sz="0" w:space="0" w:color="auto"/>
        <w:right w:val="none" w:sz="0" w:space="0" w:color="auto"/>
      </w:divBdr>
    </w:div>
    <w:div w:id="1275673802">
      <w:bodyDiv w:val="1"/>
      <w:marLeft w:val="0"/>
      <w:marRight w:val="0"/>
      <w:marTop w:val="0"/>
      <w:marBottom w:val="0"/>
      <w:divBdr>
        <w:top w:val="none" w:sz="0" w:space="0" w:color="auto"/>
        <w:left w:val="none" w:sz="0" w:space="0" w:color="auto"/>
        <w:bottom w:val="none" w:sz="0" w:space="0" w:color="auto"/>
        <w:right w:val="none" w:sz="0" w:space="0" w:color="auto"/>
      </w:divBdr>
    </w:div>
    <w:div w:id="1277251029">
      <w:bodyDiv w:val="1"/>
      <w:marLeft w:val="0"/>
      <w:marRight w:val="0"/>
      <w:marTop w:val="0"/>
      <w:marBottom w:val="0"/>
      <w:divBdr>
        <w:top w:val="none" w:sz="0" w:space="0" w:color="auto"/>
        <w:left w:val="none" w:sz="0" w:space="0" w:color="auto"/>
        <w:bottom w:val="none" w:sz="0" w:space="0" w:color="auto"/>
        <w:right w:val="none" w:sz="0" w:space="0" w:color="auto"/>
      </w:divBdr>
    </w:div>
    <w:div w:id="1278029508">
      <w:bodyDiv w:val="1"/>
      <w:marLeft w:val="0"/>
      <w:marRight w:val="0"/>
      <w:marTop w:val="0"/>
      <w:marBottom w:val="0"/>
      <w:divBdr>
        <w:top w:val="none" w:sz="0" w:space="0" w:color="auto"/>
        <w:left w:val="none" w:sz="0" w:space="0" w:color="auto"/>
        <w:bottom w:val="none" w:sz="0" w:space="0" w:color="auto"/>
        <w:right w:val="none" w:sz="0" w:space="0" w:color="auto"/>
      </w:divBdr>
    </w:div>
    <w:div w:id="1279406564">
      <w:bodyDiv w:val="1"/>
      <w:marLeft w:val="0"/>
      <w:marRight w:val="0"/>
      <w:marTop w:val="0"/>
      <w:marBottom w:val="0"/>
      <w:divBdr>
        <w:top w:val="none" w:sz="0" w:space="0" w:color="auto"/>
        <w:left w:val="none" w:sz="0" w:space="0" w:color="auto"/>
        <w:bottom w:val="none" w:sz="0" w:space="0" w:color="auto"/>
        <w:right w:val="none" w:sz="0" w:space="0" w:color="auto"/>
      </w:divBdr>
    </w:div>
    <w:div w:id="1283266593">
      <w:bodyDiv w:val="1"/>
      <w:marLeft w:val="0"/>
      <w:marRight w:val="0"/>
      <w:marTop w:val="0"/>
      <w:marBottom w:val="0"/>
      <w:divBdr>
        <w:top w:val="none" w:sz="0" w:space="0" w:color="auto"/>
        <w:left w:val="none" w:sz="0" w:space="0" w:color="auto"/>
        <w:bottom w:val="none" w:sz="0" w:space="0" w:color="auto"/>
        <w:right w:val="none" w:sz="0" w:space="0" w:color="auto"/>
      </w:divBdr>
    </w:div>
    <w:div w:id="1284078580">
      <w:bodyDiv w:val="1"/>
      <w:marLeft w:val="0"/>
      <w:marRight w:val="0"/>
      <w:marTop w:val="0"/>
      <w:marBottom w:val="0"/>
      <w:divBdr>
        <w:top w:val="none" w:sz="0" w:space="0" w:color="auto"/>
        <w:left w:val="none" w:sz="0" w:space="0" w:color="auto"/>
        <w:bottom w:val="none" w:sz="0" w:space="0" w:color="auto"/>
        <w:right w:val="none" w:sz="0" w:space="0" w:color="auto"/>
      </w:divBdr>
    </w:div>
    <w:div w:id="1285577528">
      <w:bodyDiv w:val="1"/>
      <w:marLeft w:val="0"/>
      <w:marRight w:val="0"/>
      <w:marTop w:val="0"/>
      <w:marBottom w:val="0"/>
      <w:divBdr>
        <w:top w:val="none" w:sz="0" w:space="0" w:color="auto"/>
        <w:left w:val="none" w:sz="0" w:space="0" w:color="auto"/>
        <w:bottom w:val="none" w:sz="0" w:space="0" w:color="auto"/>
        <w:right w:val="none" w:sz="0" w:space="0" w:color="auto"/>
      </w:divBdr>
    </w:div>
    <w:div w:id="1287201835">
      <w:bodyDiv w:val="1"/>
      <w:marLeft w:val="0"/>
      <w:marRight w:val="0"/>
      <w:marTop w:val="0"/>
      <w:marBottom w:val="0"/>
      <w:divBdr>
        <w:top w:val="none" w:sz="0" w:space="0" w:color="auto"/>
        <w:left w:val="none" w:sz="0" w:space="0" w:color="auto"/>
        <w:bottom w:val="none" w:sz="0" w:space="0" w:color="auto"/>
        <w:right w:val="none" w:sz="0" w:space="0" w:color="auto"/>
      </w:divBdr>
    </w:div>
    <w:div w:id="1290166610">
      <w:bodyDiv w:val="1"/>
      <w:marLeft w:val="0"/>
      <w:marRight w:val="0"/>
      <w:marTop w:val="0"/>
      <w:marBottom w:val="0"/>
      <w:divBdr>
        <w:top w:val="none" w:sz="0" w:space="0" w:color="auto"/>
        <w:left w:val="none" w:sz="0" w:space="0" w:color="auto"/>
        <w:bottom w:val="none" w:sz="0" w:space="0" w:color="auto"/>
        <w:right w:val="none" w:sz="0" w:space="0" w:color="auto"/>
      </w:divBdr>
    </w:div>
    <w:div w:id="1290283784">
      <w:bodyDiv w:val="1"/>
      <w:marLeft w:val="0"/>
      <w:marRight w:val="0"/>
      <w:marTop w:val="0"/>
      <w:marBottom w:val="0"/>
      <w:divBdr>
        <w:top w:val="none" w:sz="0" w:space="0" w:color="auto"/>
        <w:left w:val="none" w:sz="0" w:space="0" w:color="auto"/>
        <w:bottom w:val="none" w:sz="0" w:space="0" w:color="auto"/>
        <w:right w:val="none" w:sz="0" w:space="0" w:color="auto"/>
      </w:divBdr>
    </w:div>
    <w:div w:id="1290816503">
      <w:bodyDiv w:val="1"/>
      <w:marLeft w:val="0"/>
      <w:marRight w:val="0"/>
      <w:marTop w:val="0"/>
      <w:marBottom w:val="0"/>
      <w:divBdr>
        <w:top w:val="none" w:sz="0" w:space="0" w:color="auto"/>
        <w:left w:val="none" w:sz="0" w:space="0" w:color="auto"/>
        <w:bottom w:val="none" w:sz="0" w:space="0" w:color="auto"/>
        <w:right w:val="none" w:sz="0" w:space="0" w:color="auto"/>
      </w:divBdr>
    </w:div>
    <w:div w:id="1294361595">
      <w:bodyDiv w:val="1"/>
      <w:marLeft w:val="0"/>
      <w:marRight w:val="0"/>
      <w:marTop w:val="0"/>
      <w:marBottom w:val="0"/>
      <w:divBdr>
        <w:top w:val="none" w:sz="0" w:space="0" w:color="auto"/>
        <w:left w:val="none" w:sz="0" w:space="0" w:color="auto"/>
        <w:bottom w:val="none" w:sz="0" w:space="0" w:color="auto"/>
        <w:right w:val="none" w:sz="0" w:space="0" w:color="auto"/>
      </w:divBdr>
    </w:div>
    <w:div w:id="1296065129">
      <w:bodyDiv w:val="1"/>
      <w:marLeft w:val="0"/>
      <w:marRight w:val="0"/>
      <w:marTop w:val="0"/>
      <w:marBottom w:val="0"/>
      <w:divBdr>
        <w:top w:val="none" w:sz="0" w:space="0" w:color="auto"/>
        <w:left w:val="none" w:sz="0" w:space="0" w:color="auto"/>
        <w:bottom w:val="none" w:sz="0" w:space="0" w:color="auto"/>
        <w:right w:val="none" w:sz="0" w:space="0" w:color="auto"/>
      </w:divBdr>
    </w:div>
    <w:div w:id="1298225355">
      <w:bodyDiv w:val="1"/>
      <w:marLeft w:val="0"/>
      <w:marRight w:val="0"/>
      <w:marTop w:val="0"/>
      <w:marBottom w:val="0"/>
      <w:divBdr>
        <w:top w:val="none" w:sz="0" w:space="0" w:color="auto"/>
        <w:left w:val="none" w:sz="0" w:space="0" w:color="auto"/>
        <w:bottom w:val="none" w:sz="0" w:space="0" w:color="auto"/>
        <w:right w:val="none" w:sz="0" w:space="0" w:color="auto"/>
      </w:divBdr>
    </w:div>
    <w:div w:id="1300108093">
      <w:bodyDiv w:val="1"/>
      <w:marLeft w:val="0"/>
      <w:marRight w:val="0"/>
      <w:marTop w:val="0"/>
      <w:marBottom w:val="0"/>
      <w:divBdr>
        <w:top w:val="none" w:sz="0" w:space="0" w:color="auto"/>
        <w:left w:val="none" w:sz="0" w:space="0" w:color="auto"/>
        <w:bottom w:val="none" w:sz="0" w:space="0" w:color="auto"/>
        <w:right w:val="none" w:sz="0" w:space="0" w:color="auto"/>
      </w:divBdr>
    </w:div>
    <w:div w:id="1303314942">
      <w:bodyDiv w:val="1"/>
      <w:marLeft w:val="0"/>
      <w:marRight w:val="0"/>
      <w:marTop w:val="0"/>
      <w:marBottom w:val="0"/>
      <w:divBdr>
        <w:top w:val="none" w:sz="0" w:space="0" w:color="auto"/>
        <w:left w:val="none" w:sz="0" w:space="0" w:color="auto"/>
        <w:bottom w:val="none" w:sz="0" w:space="0" w:color="auto"/>
        <w:right w:val="none" w:sz="0" w:space="0" w:color="auto"/>
      </w:divBdr>
    </w:div>
    <w:div w:id="1304503288">
      <w:bodyDiv w:val="1"/>
      <w:marLeft w:val="0"/>
      <w:marRight w:val="0"/>
      <w:marTop w:val="0"/>
      <w:marBottom w:val="0"/>
      <w:divBdr>
        <w:top w:val="none" w:sz="0" w:space="0" w:color="auto"/>
        <w:left w:val="none" w:sz="0" w:space="0" w:color="auto"/>
        <w:bottom w:val="none" w:sz="0" w:space="0" w:color="auto"/>
        <w:right w:val="none" w:sz="0" w:space="0" w:color="auto"/>
      </w:divBdr>
    </w:div>
    <w:div w:id="1306156046">
      <w:bodyDiv w:val="1"/>
      <w:marLeft w:val="0"/>
      <w:marRight w:val="0"/>
      <w:marTop w:val="0"/>
      <w:marBottom w:val="0"/>
      <w:divBdr>
        <w:top w:val="none" w:sz="0" w:space="0" w:color="auto"/>
        <w:left w:val="none" w:sz="0" w:space="0" w:color="auto"/>
        <w:bottom w:val="none" w:sz="0" w:space="0" w:color="auto"/>
        <w:right w:val="none" w:sz="0" w:space="0" w:color="auto"/>
      </w:divBdr>
    </w:div>
    <w:div w:id="1307392999">
      <w:bodyDiv w:val="1"/>
      <w:marLeft w:val="0"/>
      <w:marRight w:val="0"/>
      <w:marTop w:val="0"/>
      <w:marBottom w:val="0"/>
      <w:divBdr>
        <w:top w:val="none" w:sz="0" w:space="0" w:color="auto"/>
        <w:left w:val="none" w:sz="0" w:space="0" w:color="auto"/>
        <w:bottom w:val="none" w:sz="0" w:space="0" w:color="auto"/>
        <w:right w:val="none" w:sz="0" w:space="0" w:color="auto"/>
      </w:divBdr>
    </w:div>
    <w:div w:id="1308633505">
      <w:bodyDiv w:val="1"/>
      <w:marLeft w:val="0"/>
      <w:marRight w:val="0"/>
      <w:marTop w:val="0"/>
      <w:marBottom w:val="0"/>
      <w:divBdr>
        <w:top w:val="none" w:sz="0" w:space="0" w:color="auto"/>
        <w:left w:val="none" w:sz="0" w:space="0" w:color="auto"/>
        <w:bottom w:val="none" w:sz="0" w:space="0" w:color="auto"/>
        <w:right w:val="none" w:sz="0" w:space="0" w:color="auto"/>
      </w:divBdr>
    </w:div>
    <w:div w:id="1309363296">
      <w:bodyDiv w:val="1"/>
      <w:marLeft w:val="0"/>
      <w:marRight w:val="0"/>
      <w:marTop w:val="0"/>
      <w:marBottom w:val="0"/>
      <w:divBdr>
        <w:top w:val="none" w:sz="0" w:space="0" w:color="auto"/>
        <w:left w:val="none" w:sz="0" w:space="0" w:color="auto"/>
        <w:bottom w:val="none" w:sz="0" w:space="0" w:color="auto"/>
        <w:right w:val="none" w:sz="0" w:space="0" w:color="auto"/>
      </w:divBdr>
    </w:div>
    <w:div w:id="1310865175">
      <w:bodyDiv w:val="1"/>
      <w:marLeft w:val="0"/>
      <w:marRight w:val="0"/>
      <w:marTop w:val="0"/>
      <w:marBottom w:val="0"/>
      <w:divBdr>
        <w:top w:val="none" w:sz="0" w:space="0" w:color="auto"/>
        <w:left w:val="none" w:sz="0" w:space="0" w:color="auto"/>
        <w:bottom w:val="none" w:sz="0" w:space="0" w:color="auto"/>
        <w:right w:val="none" w:sz="0" w:space="0" w:color="auto"/>
      </w:divBdr>
    </w:div>
    <w:div w:id="1311445676">
      <w:bodyDiv w:val="1"/>
      <w:marLeft w:val="0"/>
      <w:marRight w:val="0"/>
      <w:marTop w:val="0"/>
      <w:marBottom w:val="0"/>
      <w:divBdr>
        <w:top w:val="none" w:sz="0" w:space="0" w:color="auto"/>
        <w:left w:val="none" w:sz="0" w:space="0" w:color="auto"/>
        <w:bottom w:val="none" w:sz="0" w:space="0" w:color="auto"/>
        <w:right w:val="none" w:sz="0" w:space="0" w:color="auto"/>
      </w:divBdr>
    </w:div>
    <w:div w:id="1315186615">
      <w:bodyDiv w:val="1"/>
      <w:marLeft w:val="0"/>
      <w:marRight w:val="0"/>
      <w:marTop w:val="0"/>
      <w:marBottom w:val="0"/>
      <w:divBdr>
        <w:top w:val="none" w:sz="0" w:space="0" w:color="auto"/>
        <w:left w:val="none" w:sz="0" w:space="0" w:color="auto"/>
        <w:bottom w:val="none" w:sz="0" w:space="0" w:color="auto"/>
        <w:right w:val="none" w:sz="0" w:space="0" w:color="auto"/>
      </w:divBdr>
    </w:div>
    <w:div w:id="1315644011">
      <w:bodyDiv w:val="1"/>
      <w:marLeft w:val="0"/>
      <w:marRight w:val="0"/>
      <w:marTop w:val="0"/>
      <w:marBottom w:val="0"/>
      <w:divBdr>
        <w:top w:val="none" w:sz="0" w:space="0" w:color="auto"/>
        <w:left w:val="none" w:sz="0" w:space="0" w:color="auto"/>
        <w:bottom w:val="none" w:sz="0" w:space="0" w:color="auto"/>
        <w:right w:val="none" w:sz="0" w:space="0" w:color="auto"/>
      </w:divBdr>
    </w:div>
    <w:div w:id="1317805081">
      <w:bodyDiv w:val="1"/>
      <w:marLeft w:val="0"/>
      <w:marRight w:val="0"/>
      <w:marTop w:val="0"/>
      <w:marBottom w:val="0"/>
      <w:divBdr>
        <w:top w:val="none" w:sz="0" w:space="0" w:color="auto"/>
        <w:left w:val="none" w:sz="0" w:space="0" w:color="auto"/>
        <w:bottom w:val="none" w:sz="0" w:space="0" w:color="auto"/>
        <w:right w:val="none" w:sz="0" w:space="0" w:color="auto"/>
      </w:divBdr>
    </w:div>
    <w:div w:id="1318878950">
      <w:bodyDiv w:val="1"/>
      <w:marLeft w:val="0"/>
      <w:marRight w:val="0"/>
      <w:marTop w:val="0"/>
      <w:marBottom w:val="0"/>
      <w:divBdr>
        <w:top w:val="none" w:sz="0" w:space="0" w:color="auto"/>
        <w:left w:val="none" w:sz="0" w:space="0" w:color="auto"/>
        <w:bottom w:val="none" w:sz="0" w:space="0" w:color="auto"/>
        <w:right w:val="none" w:sz="0" w:space="0" w:color="auto"/>
      </w:divBdr>
    </w:div>
    <w:div w:id="1319387496">
      <w:bodyDiv w:val="1"/>
      <w:marLeft w:val="0"/>
      <w:marRight w:val="0"/>
      <w:marTop w:val="0"/>
      <w:marBottom w:val="0"/>
      <w:divBdr>
        <w:top w:val="none" w:sz="0" w:space="0" w:color="auto"/>
        <w:left w:val="none" w:sz="0" w:space="0" w:color="auto"/>
        <w:bottom w:val="none" w:sz="0" w:space="0" w:color="auto"/>
        <w:right w:val="none" w:sz="0" w:space="0" w:color="auto"/>
      </w:divBdr>
    </w:div>
    <w:div w:id="1321733071">
      <w:bodyDiv w:val="1"/>
      <w:marLeft w:val="0"/>
      <w:marRight w:val="0"/>
      <w:marTop w:val="0"/>
      <w:marBottom w:val="0"/>
      <w:divBdr>
        <w:top w:val="none" w:sz="0" w:space="0" w:color="auto"/>
        <w:left w:val="none" w:sz="0" w:space="0" w:color="auto"/>
        <w:bottom w:val="none" w:sz="0" w:space="0" w:color="auto"/>
        <w:right w:val="none" w:sz="0" w:space="0" w:color="auto"/>
      </w:divBdr>
    </w:div>
    <w:div w:id="1322810061">
      <w:bodyDiv w:val="1"/>
      <w:marLeft w:val="0"/>
      <w:marRight w:val="0"/>
      <w:marTop w:val="0"/>
      <w:marBottom w:val="0"/>
      <w:divBdr>
        <w:top w:val="none" w:sz="0" w:space="0" w:color="auto"/>
        <w:left w:val="none" w:sz="0" w:space="0" w:color="auto"/>
        <w:bottom w:val="none" w:sz="0" w:space="0" w:color="auto"/>
        <w:right w:val="none" w:sz="0" w:space="0" w:color="auto"/>
      </w:divBdr>
    </w:div>
    <w:div w:id="1324357539">
      <w:bodyDiv w:val="1"/>
      <w:marLeft w:val="0"/>
      <w:marRight w:val="0"/>
      <w:marTop w:val="0"/>
      <w:marBottom w:val="0"/>
      <w:divBdr>
        <w:top w:val="none" w:sz="0" w:space="0" w:color="auto"/>
        <w:left w:val="none" w:sz="0" w:space="0" w:color="auto"/>
        <w:bottom w:val="none" w:sz="0" w:space="0" w:color="auto"/>
        <w:right w:val="none" w:sz="0" w:space="0" w:color="auto"/>
      </w:divBdr>
    </w:div>
    <w:div w:id="1326589320">
      <w:bodyDiv w:val="1"/>
      <w:marLeft w:val="0"/>
      <w:marRight w:val="0"/>
      <w:marTop w:val="0"/>
      <w:marBottom w:val="0"/>
      <w:divBdr>
        <w:top w:val="none" w:sz="0" w:space="0" w:color="auto"/>
        <w:left w:val="none" w:sz="0" w:space="0" w:color="auto"/>
        <w:bottom w:val="none" w:sz="0" w:space="0" w:color="auto"/>
        <w:right w:val="none" w:sz="0" w:space="0" w:color="auto"/>
      </w:divBdr>
    </w:div>
    <w:div w:id="1328557572">
      <w:bodyDiv w:val="1"/>
      <w:marLeft w:val="0"/>
      <w:marRight w:val="0"/>
      <w:marTop w:val="0"/>
      <w:marBottom w:val="0"/>
      <w:divBdr>
        <w:top w:val="none" w:sz="0" w:space="0" w:color="auto"/>
        <w:left w:val="none" w:sz="0" w:space="0" w:color="auto"/>
        <w:bottom w:val="none" w:sz="0" w:space="0" w:color="auto"/>
        <w:right w:val="none" w:sz="0" w:space="0" w:color="auto"/>
      </w:divBdr>
    </w:div>
    <w:div w:id="1332172830">
      <w:bodyDiv w:val="1"/>
      <w:marLeft w:val="0"/>
      <w:marRight w:val="0"/>
      <w:marTop w:val="0"/>
      <w:marBottom w:val="0"/>
      <w:divBdr>
        <w:top w:val="none" w:sz="0" w:space="0" w:color="auto"/>
        <w:left w:val="none" w:sz="0" w:space="0" w:color="auto"/>
        <w:bottom w:val="none" w:sz="0" w:space="0" w:color="auto"/>
        <w:right w:val="none" w:sz="0" w:space="0" w:color="auto"/>
      </w:divBdr>
    </w:div>
    <w:div w:id="1332487508">
      <w:bodyDiv w:val="1"/>
      <w:marLeft w:val="0"/>
      <w:marRight w:val="0"/>
      <w:marTop w:val="0"/>
      <w:marBottom w:val="0"/>
      <w:divBdr>
        <w:top w:val="none" w:sz="0" w:space="0" w:color="auto"/>
        <w:left w:val="none" w:sz="0" w:space="0" w:color="auto"/>
        <w:bottom w:val="none" w:sz="0" w:space="0" w:color="auto"/>
        <w:right w:val="none" w:sz="0" w:space="0" w:color="auto"/>
      </w:divBdr>
    </w:div>
    <w:div w:id="1333558733">
      <w:bodyDiv w:val="1"/>
      <w:marLeft w:val="0"/>
      <w:marRight w:val="0"/>
      <w:marTop w:val="0"/>
      <w:marBottom w:val="0"/>
      <w:divBdr>
        <w:top w:val="none" w:sz="0" w:space="0" w:color="auto"/>
        <w:left w:val="none" w:sz="0" w:space="0" w:color="auto"/>
        <w:bottom w:val="none" w:sz="0" w:space="0" w:color="auto"/>
        <w:right w:val="none" w:sz="0" w:space="0" w:color="auto"/>
      </w:divBdr>
    </w:div>
    <w:div w:id="1336226428">
      <w:bodyDiv w:val="1"/>
      <w:marLeft w:val="0"/>
      <w:marRight w:val="0"/>
      <w:marTop w:val="0"/>
      <w:marBottom w:val="0"/>
      <w:divBdr>
        <w:top w:val="none" w:sz="0" w:space="0" w:color="auto"/>
        <w:left w:val="none" w:sz="0" w:space="0" w:color="auto"/>
        <w:bottom w:val="none" w:sz="0" w:space="0" w:color="auto"/>
        <w:right w:val="none" w:sz="0" w:space="0" w:color="auto"/>
      </w:divBdr>
    </w:div>
    <w:div w:id="1340964684">
      <w:bodyDiv w:val="1"/>
      <w:marLeft w:val="0"/>
      <w:marRight w:val="0"/>
      <w:marTop w:val="0"/>
      <w:marBottom w:val="0"/>
      <w:divBdr>
        <w:top w:val="none" w:sz="0" w:space="0" w:color="auto"/>
        <w:left w:val="none" w:sz="0" w:space="0" w:color="auto"/>
        <w:bottom w:val="none" w:sz="0" w:space="0" w:color="auto"/>
        <w:right w:val="none" w:sz="0" w:space="0" w:color="auto"/>
      </w:divBdr>
    </w:div>
    <w:div w:id="1341155645">
      <w:bodyDiv w:val="1"/>
      <w:marLeft w:val="0"/>
      <w:marRight w:val="0"/>
      <w:marTop w:val="0"/>
      <w:marBottom w:val="0"/>
      <w:divBdr>
        <w:top w:val="none" w:sz="0" w:space="0" w:color="auto"/>
        <w:left w:val="none" w:sz="0" w:space="0" w:color="auto"/>
        <w:bottom w:val="none" w:sz="0" w:space="0" w:color="auto"/>
        <w:right w:val="none" w:sz="0" w:space="0" w:color="auto"/>
      </w:divBdr>
    </w:div>
    <w:div w:id="1344942265">
      <w:bodyDiv w:val="1"/>
      <w:marLeft w:val="0"/>
      <w:marRight w:val="0"/>
      <w:marTop w:val="0"/>
      <w:marBottom w:val="0"/>
      <w:divBdr>
        <w:top w:val="none" w:sz="0" w:space="0" w:color="auto"/>
        <w:left w:val="none" w:sz="0" w:space="0" w:color="auto"/>
        <w:bottom w:val="none" w:sz="0" w:space="0" w:color="auto"/>
        <w:right w:val="none" w:sz="0" w:space="0" w:color="auto"/>
      </w:divBdr>
    </w:div>
    <w:div w:id="1348167666">
      <w:bodyDiv w:val="1"/>
      <w:marLeft w:val="0"/>
      <w:marRight w:val="0"/>
      <w:marTop w:val="0"/>
      <w:marBottom w:val="0"/>
      <w:divBdr>
        <w:top w:val="none" w:sz="0" w:space="0" w:color="auto"/>
        <w:left w:val="none" w:sz="0" w:space="0" w:color="auto"/>
        <w:bottom w:val="none" w:sz="0" w:space="0" w:color="auto"/>
        <w:right w:val="none" w:sz="0" w:space="0" w:color="auto"/>
      </w:divBdr>
    </w:div>
    <w:div w:id="1348219310">
      <w:bodyDiv w:val="1"/>
      <w:marLeft w:val="0"/>
      <w:marRight w:val="0"/>
      <w:marTop w:val="0"/>
      <w:marBottom w:val="0"/>
      <w:divBdr>
        <w:top w:val="none" w:sz="0" w:space="0" w:color="auto"/>
        <w:left w:val="none" w:sz="0" w:space="0" w:color="auto"/>
        <w:bottom w:val="none" w:sz="0" w:space="0" w:color="auto"/>
        <w:right w:val="none" w:sz="0" w:space="0" w:color="auto"/>
      </w:divBdr>
    </w:div>
    <w:div w:id="1348561894">
      <w:bodyDiv w:val="1"/>
      <w:marLeft w:val="0"/>
      <w:marRight w:val="0"/>
      <w:marTop w:val="0"/>
      <w:marBottom w:val="0"/>
      <w:divBdr>
        <w:top w:val="none" w:sz="0" w:space="0" w:color="auto"/>
        <w:left w:val="none" w:sz="0" w:space="0" w:color="auto"/>
        <w:bottom w:val="none" w:sz="0" w:space="0" w:color="auto"/>
        <w:right w:val="none" w:sz="0" w:space="0" w:color="auto"/>
      </w:divBdr>
    </w:div>
    <w:div w:id="1350065475">
      <w:bodyDiv w:val="1"/>
      <w:marLeft w:val="0"/>
      <w:marRight w:val="0"/>
      <w:marTop w:val="0"/>
      <w:marBottom w:val="0"/>
      <w:divBdr>
        <w:top w:val="none" w:sz="0" w:space="0" w:color="auto"/>
        <w:left w:val="none" w:sz="0" w:space="0" w:color="auto"/>
        <w:bottom w:val="none" w:sz="0" w:space="0" w:color="auto"/>
        <w:right w:val="none" w:sz="0" w:space="0" w:color="auto"/>
      </w:divBdr>
    </w:div>
    <w:div w:id="1356343648">
      <w:bodyDiv w:val="1"/>
      <w:marLeft w:val="0"/>
      <w:marRight w:val="0"/>
      <w:marTop w:val="0"/>
      <w:marBottom w:val="0"/>
      <w:divBdr>
        <w:top w:val="none" w:sz="0" w:space="0" w:color="auto"/>
        <w:left w:val="none" w:sz="0" w:space="0" w:color="auto"/>
        <w:bottom w:val="none" w:sz="0" w:space="0" w:color="auto"/>
        <w:right w:val="none" w:sz="0" w:space="0" w:color="auto"/>
      </w:divBdr>
    </w:div>
    <w:div w:id="1356881784">
      <w:bodyDiv w:val="1"/>
      <w:marLeft w:val="0"/>
      <w:marRight w:val="0"/>
      <w:marTop w:val="0"/>
      <w:marBottom w:val="0"/>
      <w:divBdr>
        <w:top w:val="none" w:sz="0" w:space="0" w:color="auto"/>
        <w:left w:val="none" w:sz="0" w:space="0" w:color="auto"/>
        <w:bottom w:val="none" w:sz="0" w:space="0" w:color="auto"/>
        <w:right w:val="none" w:sz="0" w:space="0" w:color="auto"/>
      </w:divBdr>
    </w:div>
    <w:div w:id="1359770205">
      <w:bodyDiv w:val="1"/>
      <w:marLeft w:val="0"/>
      <w:marRight w:val="0"/>
      <w:marTop w:val="0"/>
      <w:marBottom w:val="0"/>
      <w:divBdr>
        <w:top w:val="none" w:sz="0" w:space="0" w:color="auto"/>
        <w:left w:val="none" w:sz="0" w:space="0" w:color="auto"/>
        <w:bottom w:val="none" w:sz="0" w:space="0" w:color="auto"/>
        <w:right w:val="none" w:sz="0" w:space="0" w:color="auto"/>
      </w:divBdr>
    </w:div>
    <w:div w:id="1365716924">
      <w:bodyDiv w:val="1"/>
      <w:marLeft w:val="0"/>
      <w:marRight w:val="0"/>
      <w:marTop w:val="0"/>
      <w:marBottom w:val="0"/>
      <w:divBdr>
        <w:top w:val="none" w:sz="0" w:space="0" w:color="auto"/>
        <w:left w:val="none" w:sz="0" w:space="0" w:color="auto"/>
        <w:bottom w:val="none" w:sz="0" w:space="0" w:color="auto"/>
        <w:right w:val="none" w:sz="0" w:space="0" w:color="auto"/>
      </w:divBdr>
      <w:divsChild>
        <w:div w:id="340670819">
          <w:marLeft w:val="0"/>
          <w:marRight w:val="0"/>
          <w:marTop w:val="0"/>
          <w:marBottom w:val="0"/>
          <w:divBdr>
            <w:top w:val="none" w:sz="0" w:space="0" w:color="auto"/>
            <w:left w:val="none" w:sz="0" w:space="0" w:color="auto"/>
            <w:bottom w:val="none" w:sz="0" w:space="0" w:color="auto"/>
            <w:right w:val="none" w:sz="0" w:space="0" w:color="auto"/>
          </w:divBdr>
        </w:div>
        <w:div w:id="847017941">
          <w:marLeft w:val="0"/>
          <w:marRight w:val="0"/>
          <w:marTop w:val="0"/>
          <w:marBottom w:val="0"/>
          <w:divBdr>
            <w:top w:val="none" w:sz="0" w:space="0" w:color="auto"/>
            <w:left w:val="none" w:sz="0" w:space="0" w:color="auto"/>
            <w:bottom w:val="none" w:sz="0" w:space="0" w:color="auto"/>
            <w:right w:val="none" w:sz="0" w:space="0" w:color="auto"/>
          </w:divBdr>
        </w:div>
        <w:div w:id="1514689619">
          <w:marLeft w:val="0"/>
          <w:marRight w:val="0"/>
          <w:marTop w:val="0"/>
          <w:marBottom w:val="0"/>
          <w:divBdr>
            <w:top w:val="none" w:sz="0" w:space="0" w:color="auto"/>
            <w:left w:val="none" w:sz="0" w:space="0" w:color="auto"/>
            <w:bottom w:val="none" w:sz="0" w:space="0" w:color="auto"/>
            <w:right w:val="none" w:sz="0" w:space="0" w:color="auto"/>
          </w:divBdr>
        </w:div>
        <w:div w:id="629091980">
          <w:marLeft w:val="0"/>
          <w:marRight w:val="0"/>
          <w:marTop w:val="0"/>
          <w:marBottom w:val="0"/>
          <w:divBdr>
            <w:top w:val="none" w:sz="0" w:space="0" w:color="auto"/>
            <w:left w:val="none" w:sz="0" w:space="0" w:color="auto"/>
            <w:bottom w:val="none" w:sz="0" w:space="0" w:color="auto"/>
            <w:right w:val="none" w:sz="0" w:space="0" w:color="auto"/>
          </w:divBdr>
        </w:div>
        <w:div w:id="1142692858">
          <w:marLeft w:val="0"/>
          <w:marRight w:val="0"/>
          <w:marTop w:val="0"/>
          <w:marBottom w:val="0"/>
          <w:divBdr>
            <w:top w:val="none" w:sz="0" w:space="0" w:color="auto"/>
            <w:left w:val="none" w:sz="0" w:space="0" w:color="auto"/>
            <w:bottom w:val="none" w:sz="0" w:space="0" w:color="auto"/>
            <w:right w:val="none" w:sz="0" w:space="0" w:color="auto"/>
          </w:divBdr>
        </w:div>
      </w:divsChild>
    </w:div>
    <w:div w:id="1372653916">
      <w:bodyDiv w:val="1"/>
      <w:marLeft w:val="0"/>
      <w:marRight w:val="0"/>
      <w:marTop w:val="0"/>
      <w:marBottom w:val="0"/>
      <w:divBdr>
        <w:top w:val="none" w:sz="0" w:space="0" w:color="auto"/>
        <w:left w:val="none" w:sz="0" w:space="0" w:color="auto"/>
        <w:bottom w:val="none" w:sz="0" w:space="0" w:color="auto"/>
        <w:right w:val="none" w:sz="0" w:space="0" w:color="auto"/>
      </w:divBdr>
    </w:div>
    <w:div w:id="1372803944">
      <w:bodyDiv w:val="1"/>
      <w:marLeft w:val="0"/>
      <w:marRight w:val="0"/>
      <w:marTop w:val="0"/>
      <w:marBottom w:val="0"/>
      <w:divBdr>
        <w:top w:val="none" w:sz="0" w:space="0" w:color="auto"/>
        <w:left w:val="none" w:sz="0" w:space="0" w:color="auto"/>
        <w:bottom w:val="none" w:sz="0" w:space="0" w:color="auto"/>
        <w:right w:val="none" w:sz="0" w:space="0" w:color="auto"/>
      </w:divBdr>
    </w:div>
    <w:div w:id="1372922697">
      <w:bodyDiv w:val="1"/>
      <w:marLeft w:val="0"/>
      <w:marRight w:val="0"/>
      <w:marTop w:val="0"/>
      <w:marBottom w:val="0"/>
      <w:divBdr>
        <w:top w:val="none" w:sz="0" w:space="0" w:color="auto"/>
        <w:left w:val="none" w:sz="0" w:space="0" w:color="auto"/>
        <w:bottom w:val="none" w:sz="0" w:space="0" w:color="auto"/>
        <w:right w:val="none" w:sz="0" w:space="0" w:color="auto"/>
      </w:divBdr>
    </w:div>
    <w:div w:id="1379428310">
      <w:bodyDiv w:val="1"/>
      <w:marLeft w:val="0"/>
      <w:marRight w:val="0"/>
      <w:marTop w:val="0"/>
      <w:marBottom w:val="0"/>
      <w:divBdr>
        <w:top w:val="none" w:sz="0" w:space="0" w:color="auto"/>
        <w:left w:val="none" w:sz="0" w:space="0" w:color="auto"/>
        <w:bottom w:val="none" w:sz="0" w:space="0" w:color="auto"/>
        <w:right w:val="none" w:sz="0" w:space="0" w:color="auto"/>
      </w:divBdr>
    </w:div>
    <w:div w:id="1381588227">
      <w:bodyDiv w:val="1"/>
      <w:marLeft w:val="0"/>
      <w:marRight w:val="0"/>
      <w:marTop w:val="0"/>
      <w:marBottom w:val="0"/>
      <w:divBdr>
        <w:top w:val="none" w:sz="0" w:space="0" w:color="auto"/>
        <w:left w:val="none" w:sz="0" w:space="0" w:color="auto"/>
        <w:bottom w:val="none" w:sz="0" w:space="0" w:color="auto"/>
        <w:right w:val="none" w:sz="0" w:space="0" w:color="auto"/>
      </w:divBdr>
    </w:div>
    <w:div w:id="1381898599">
      <w:bodyDiv w:val="1"/>
      <w:marLeft w:val="0"/>
      <w:marRight w:val="0"/>
      <w:marTop w:val="0"/>
      <w:marBottom w:val="0"/>
      <w:divBdr>
        <w:top w:val="none" w:sz="0" w:space="0" w:color="auto"/>
        <w:left w:val="none" w:sz="0" w:space="0" w:color="auto"/>
        <w:bottom w:val="none" w:sz="0" w:space="0" w:color="auto"/>
        <w:right w:val="none" w:sz="0" w:space="0" w:color="auto"/>
      </w:divBdr>
    </w:div>
    <w:div w:id="1382286851">
      <w:bodyDiv w:val="1"/>
      <w:marLeft w:val="0"/>
      <w:marRight w:val="0"/>
      <w:marTop w:val="0"/>
      <w:marBottom w:val="0"/>
      <w:divBdr>
        <w:top w:val="none" w:sz="0" w:space="0" w:color="auto"/>
        <w:left w:val="none" w:sz="0" w:space="0" w:color="auto"/>
        <w:bottom w:val="none" w:sz="0" w:space="0" w:color="auto"/>
        <w:right w:val="none" w:sz="0" w:space="0" w:color="auto"/>
      </w:divBdr>
    </w:div>
    <w:div w:id="1388141747">
      <w:bodyDiv w:val="1"/>
      <w:marLeft w:val="0"/>
      <w:marRight w:val="0"/>
      <w:marTop w:val="0"/>
      <w:marBottom w:val="0"/>
      <w:divBdr>
        <w:top w:val="none" w:sz="0" w:space="0" w:color="auto"/>
        <w:left w:val="none" w:sz="0" w:space="0" w:color="auto"/>
        <w:bottom w:val="none" w:sz="0" w:space="0" w:color="auto"/>
        <w:right w:val="none" w:sz="0" w:space="0" w:color="auto"/>
      </w:divBdr>
    </w:div>
    <w:div w:id="1389110939">
      <w:bodyDiv w:val="1"/>
      <w:marLeft w:val="0"/>
      <w:marRight w:val="0"/>
      <w:marTop w:val="0"/>
      <w:marBottom w:val="0"/>
      <w:divBdr>
        <w:top w:val="none" w:sz="0" w:space="0" w:color="auto"/>
        <w:left w:val="none" w:sz="0" w:space="0" w:color="auto"/>
        <w:bottom w:val="none" w:sz="0" w:space="0" w:color="auto"/>
        <w:right w:val="none" w:sz="0" w:space="0" w:color="auto"/>
      </w:divBdr>
    </w:div>
    <w:div w:id="1389186994">
      <w:bodyDiv w:val="1"/>
      <w:marLeft w:val="0"/>
      <w:marRight w:val="0"/>
      <w:marTop w:val="0"/>
      <w:marBottom w:val="0"/>
      <w:divBdr>
        <w:top w:val="none" w:sz="0" w:space="0" w:color="auto"/>
        <w:left w:val="none" w:sz="0" w:space="0" w:color="auto"/>
        <w:bottom w:val="none" w:sz="0" w:space="0" w:color="auto"/>
        <w:right w:val="none" w:sz="0" w:space="0" w:color="auto"/>
      </w:divBdr>
    </w:div>
    <w:div w:id="1389304417">
      <w:bodyDiv w:val="1"/>
      <w:marLeft w:val="0"/>
      <w:marRight w:val="0"/>
      <w:marTop w:val="0"/>
      <w:marBottom w:val="0"/>
      <w:divBdr>
        <w:top w:val="none" w:sz="0" w:space="0" w:color="auto"/>
        <w:left w:val="none" w:sz="0" w:space="0" w:color="auto"/>
        <w:bottom w:val="none" w:sz="0" w:space="0" w:color="auto"/>
        <w:right w:val="none" w:sz="0" w:space="0" w:color="auto"/>
      </w:divBdr>
    </w:div>
    <w:div w:id="1390349469">
      <w:bodyDiv w:val="1"/>
      <w:marLeft w:val="0"/>
      <w:marRight w:val="0"/>
      <w:marTop w:val="0"/>
      <w:marBottom w:val="0"/>
      <w:divBdr>
        <w:top w:val="none" w:sz="0" w:space="0" w:color="auto"/>
        <w:left w:val="none" w:sz="0" w:space="0" w:color="auto"/>
        <w:bottom w:val="none" w:sz="0" w:space="0" w:color="auto"/>
        <w:right w:val="none" w:sz="0" w:space="0" w:color="auto"/>
      </w:divBdr>
    </w:div>
    <w:div w:id="1396049091">
      <w:bodyDiv w:val="1"/>
      <w:marLeft w:val="0"/>
      <w:marRight w:val="0"/>
      <w:marTop w:val="0"/>
      <w:marBottom w:val="0"/>
      <w:divBdr>
        <w:top w:val="none" w:sz="0" w:space="0" w:color="auto"/>
        <w:left w:val="none" w:sz="0" w:space="0" w:color="auto"/>
        <w:bottom w:val="none" w:sz="0" w:space="0" w:color="auto"/>
        <w:right w:val="none" w:sz="0" w:space="0" w:color="auto"/>
      </w:divBdr>
    </w:div>
    <w:div w:id="1396930925">
      <w:bodyDiv w:val="1"/>
      <w:marLeft w:val="0"/>
      <w:marRight w:val="0"/>
      <w:marTop w:val="0"/>
      <w:marBottom w:val="0"/>
      <w:divBdr>
        <w:top w:val="none" w:sz="0" w:space="0" w:color="auto"/>
        <w:left w:val="none" w:sz="0" w:space="0" w:color="auto"/>
        <w:bottom w:val="none" w:sz="0" w:space="0" w:color="auto"/>
        <w:right w:val="none" w:sz="0" w:space="0" w:color="auto"/>
      </w:divBdr>
    </w:div>
    <w:div w:id="1396974622">
      <w:bodyDiv w:val="1"/>
      <w:marLeft w:val="0"/>
      <w:marRight w:val="0"/>
      <w:marTop w:val="0"/>
      <w:marBottom w:val="0"/>
      <w:divBdr>
        <w:top w:val="none" w:sz="0" w:space="0" w:color="auto"/>
        <w:left w:val="none" w:sz="0" w:space="0" w:color="auto"/>
        <w:bottom w:val="none" w:sz="0" w:space="0" w:color="auto"/>
        <w:right w:val="none" w:sz="0" w:space="0" w:color="auto"/>
      </w:divBdr>
    </w:div>
    <w:div w:id="1401712196">
      <w:bodyDiv w:val="1"/>
      <w:marLeft w:val="0"/>
      <w:marRight w:val="0"/>
      <w:marTop w:val="0"/>
      <w:marBottom w:val="0"/>
      <w:divBdr>
        <w:top w:val="none" w:sz="0" w:space="0" w:color="auto"/>
        <w:left w:val="none" w:sz="0" w:space="0" w:color="auto"/>
        <w:bottom w:val="none" w:sz="0" w:space="0" w:color="auto"/>
        <w:right w:val="none" w:sz="0" w:space="0" w:color="auto"/>
      </w:divBdr>
    </w:div>
    <w:div w:id="1406688787">
      <w:bodyDiv w:val="1"/>
      <w:marLeft w:val="0"/>
      <w:marRight w:val="0"/>
      <w:marTop w:val="0"/>
      <w:marBottom w:val="0"/>
      <w:divBdr>
        <w:top w:val="none" w:sz="0" w:space="0" w:color="auto"/>
        <w:left w:val="none" w:sz="0" w:space="0" w:color="auto"/>
        <w:bottom w:val="none" w:sz="0" w:space="0" w:color="auto"/>
        <w:right w:val="none" w:sz="0" w:space="0" w:color="auto"/>
      </w:divBdr>
    </w:div>
    <w:div w:id="1408184169">
      <w:bodyDiv w:val="1"/>
      <w:marLeft w:val="0"/>
      <w:marRight w:val="0"/>
      <w:marTop w:val="0"/>
      <w:marBottom w:val="0"/>
      <w:divBdr>
        <w:top w:val="none" w:sz="0" w:space="0" w:color="auto"/>
        <w:left w:val="none" w:sz="0" w:space="0" w:color="auto"/>
        <w:bottom w:val="none" w:sz="0" w:space="0" w:color="auto"/>
        <w:right w:val="none" w:sz="0" w:space="0" w:color="auto"/>
      </w:divBdr>
    </w:div>
    <w:div w:id="1409693670">
      <w:bodyDiv w:val="1"/>
      <w:marLeft w:val="0"/>
      <w:marRight w:val="0"/>
      <w:marTop w:val="0"/>
      <w:marBottom w:val="0"/>
      <w:divBdr>
        <w:top w:val="none" w:sz="0" w:space="0" w:color="auto"/>
        <w:left w:val="none" w:sz="0" w:space="0" w:color="auto"/>
        <w:bottom w:val="none" w:sz="0" w:space="0" w:color="auto"/>
        <w:right w:val="none" w:sz="0" w:space="0" w:color="auto"/>
      </w:divBdr>
    </w:div>
    <w:div w:id="1410688800">
      <w:bodyDiv w:val="1"/>
      <w:marLeft w:val="0"/>
      <w:marRight w:val="0"/>
      <w:marTop w:val="0"/>
      <w:marBottom w:val="0"/>
      <w:divBdr>
        <w:top w:val="none" w:sz="0" w:space="0" w:color="auto"/>
        <w:left w:val="none" w:sz="0" w:space="0" w:color="auto"/>
        <w:bottom w:val="none" w:sz="0" w:space="0" w:color="auto"/>
        <w:right w:val="none" w:sz="0" w:space="0" w:color="auto"/>
      </w:divBdr>
    </w:div>
    <w:div w:id="1413118796">
      <w:bodyDiv w:val="1"/>
      <w:marLeft w:val="0"/>
      <w:marRight w:val="0"/>
      <w:marTop w:val="0"/>
      <w:marBottom w:val="0"/>
      <w:divBdr>
        <w:top w:val="none" w:sz="0" w:space="0" w:color="auto"/>
        <w:left w:val="none" w:sz="0" w:space="0" w:color="auto"/>
        <w:bottom w:val="none" w:sz="0" w:space="0" w:color="auto"/>
        <w:right w:val="none" w:sz="0" w:space="0" w:color="auto"/>
      </w:divBdr>
    </w:div>
    <w:div w:id="1416896272">
      <w:bodyDiv w:val="1"/>
      <w:marLeft w:val="0"/>
      <w:marRight w:val="0"/>
      <w:marTop w:val="0"/>
      <w:marBottom w:val="0"/>
      <w:divBdr>
        <w:top w:val="none" w:sz="0" w:space="0" w:color="auto"/>
        <w:left w:val="none" w:sz="0" w:space="0" w:color="auto"/>
        <w:bottom w:val="none" w:sz="0" w:space="0" w:color="auto"/>
        <w:right w:val="none" w:sz="0" w:space="0" w:color="auto"/>
      </w:divBdr>
    </w:div>
    <w:div w:id="1419670015">
      <w:bodyDiv w:val="1"/>
      <w:marLeft w:val="0"/>
      <w:marRight w:val="0"/>
      <w:marTop w:val="0"/>
      <w:marBottom w:val="0"/>
      <w:divBdr>
        <w:top w:val="none" w:sz="0" w:space="0" w:color="auto"/>
        <w:left w:val="none" w:sz="0" w:space="0" w:color="auto"/>
        <w:bottom w:val="none" w:sz="0" w:space="0" w:color="auto"/>
        <w:right w:val="none" w:sz="0" w:space="0" w:color="auto"/>
      </w:divBdr>
    </w:div>
    <w:div w:id="1420831485">
      <w:bodyDiv w:val="1"/>
      <w:marLeft w:val="0"/>
      <w:marRight w:val="0"/>
      <w:marTop w:val="0"/>
      <w:marBottom w:val="0"/>
      <w:divBdr>
        <w:top w:val="none" w:sz="0" w:space="0" w:color="auto"/>
        <w:left w:val="none" w:sz="0" w:space="0" w:color="auto"/>
        <w:bottom w:val="none" w:sz="0" w:space="0" w:color="auto"/>
        <w:right w:val="none" w:sz="0" w:space="0" w:color="auto"/>
      </w:divBdr>
    </w:div>
    <w:div w:id="1423573377">
      <w:bodyDiv w:val="1"/>
      <w:marLeft w:val="0"/>
      <w:marRight w:val="0"/>
      <w:marTop w:val="0"/>
      <w:marBottom w:val="0"/>
      <w:divBdr>
        <w:top w:val="none" w:sz="0" w:space="0" w:color="auto"/>
        <w:left w:val="none" w:sz="0" w:space="0" w:color="auto"/>
        <w:bottom w:val="none" w:sz="0" w:space="0" w:color="auto"/>
        <w:right w:val="none" w:sz="0" w:space="0" w:color="auto"/>
      </w:divBdr>
    </w:div>
    <w:div w:id="1426532885">
      <w:bodyDiv w:val="1"/>
      <w:marLeft w:val="0"/>
      <w:marRight w:val="0"/>
      <w:marTop w:val="0"/>
      <w:marBottom w:val="0"/>
      <w:divBdr>
        <w:top w:val="none" w:sz="0" w:space="0" w:color="auto"/>
        <w:left w:val="none" w:sz="0" w:space="0" w:color="auto"/>
        <w:bottom w:val="none" w:sz="0" w:space="0" w:color="auto"/>
        <w:right w:val="none" w:sz="0" w:space="0" w:color="auto"/>
      </w:divBdr>
    </w:div>
    <w:div w:id="1431386496">
      <w:bodyDiv w:val="1"/>
      <w:marLeft w:val="0"/>
      <w:marRight w:val="0"/>
      <w:marTop w:val="0"/>
      <w:marBottom w:val="0"/>
      <w:divBdr>
        <w:top w:val="none" w:sz="0" w:space="0" w:color="auto"/>
        <w:left w:val="none" w:sz="0" w:space="0" w:color="auto"/>
        <w:bottom w:val="none" w:sz="0" w:space="0" w:color="auto"/>
        <w:right w:val="none" w:sz="0" w:space="0" w:color="auto"/>
      </w:divBdr>
    </w:div>
    <w:div w:id="1438327105">
      <w:bodyDiv w:val="1"/>
      <w:marLeft w:val="0"/>
      <w:marRight w:val="0"/>
      <w:marTop w:val="0"/>
      <w:marBottom w:val="0"/>
      <w:divBdr>
        <w:top w:val="none" w:sz="0" w:space="0" w:color="auto"/>
        <w:left w:val="none" w:sz="0" w:space="0" w:color="auto"/>
        <w:bottom w:val="none" w:sz="0" w:space="0" w:color="auto"/>
        <w:right w:val="none" w:sz="0" w:space="0" w:color="auto"/>
      </w:divBdr>
    </w:div>
    <w:div w:id="1439061985">
      <w:bodyDiv w:val="1"/>
      <w:marLeft w:val="0"/>
      <w:marRight w:val="0"/>
      <w:marTop w:val="0"/>
      <w:marBottom w:val="0"/>
      <w:divBdr>
        <w:top w:val="none" w:sz="0" w:space="0" w:color="auto"/>
        <w:left w:val="none" w:sz="0" w:space="0" w:color="auto"/>
        <w:bottom w:val="none" w:sz="0" w:space="0" w:color="auto"/>
        <w:right w:val="none" w:sz="0" w:space="0" w:color="auto"/>
      </w:divBdr>
    </w:div>
    <w:div w:id="1439301652">
      <w:bodyDiv w:val="1"/>
      <w:marLeft w:val="0"/>
      <w:marRight w:val="0"/>
      <w:marTop w:val="0"/>
      <w:marBottom w:val="0"/>
      <w:divBdr>
        <w:top w:val="none" w:sz="0" w:space="0" w:color="auto"/>
        <w:left w:val="none" w:sz="0" w:space="0" w:color="auto"/>
        <w:bottom w:val="none" w:sz="0" w:space="0" w:color="auto"/>
        <w:right w:val="none" w:sz="0" w:space="0" w:color="auto"/>
      </w:divBdr>
    </w:div>
    <w:div w:id="1439327272">
      <w:bodyDiv w:val="1"/>
      <w:marLeft w:val="0"/>
      <w:marRight w:val="0"/>
      <w:marTop w:val="0"/>
      <w:marBottom w:val="0"/>
      <w:divBdr>
        <w:top w:val="none" w:sz="0" w:space="0" w:color="auto"/>
        <w:left w:val="none" w:sz="0" w:space="0" w:color="auto"/>
        <w:bottom w:val="none" w:sz="0" w:space="0" w:color="auto"/>
        <w:right w:val="none" w:sz="0" w:space="0" w:color="auto"/>
      </w:divBdr>
    </w:div>
    <w:div w:id="1441293430">
      <w:bodyDiv w:val="1"/>
      <w:marLeft w:val="0"/>
      <w:marRight w:val="0"/>
      <w:marTop w:val="0"/>
      <w:marBottom w:val="0"/>
      <w:divBdr>
        <w:top w:val="none" w:sz="0" w:space="0" w:color="auto"/>
        <w:left w:val="none" w:sz="0" w:space="0" w:color="auto"/>
        <w:bottom w:val="none" w:sz="0" w:space="0" w:color="auto"/>
        <w:right w:val="none" w:sz="0" w:space="0" w:color="auto"/>
      </w:divBdr>
    </w:div>
    <w:div w:id="1442725192">
      <w:bodyDiv w:val="1"/>
      <w:marLeft w:val="0"/>
      <w:marRight w:val="0"/>
      <w:marTop w:val="0"/>
      <w:marBottom w:val="0"/>
      <w:divBdr>
        <w:top w:val="none" w:sz="0" w:space="0" w:color="auto"/>
        <w:left w:val="none" w:sz="0" w:space="0" w:color="auto"/>
        <w:bottom w:val="none" w:sz="0" w:space="0" w:color="auto"/>
        <w:right w:val="none" w:sz="0" w:space="0" w:color="auto"/>
      </w:divBdr>
    </w:div>
    <w:div w:id="1444226409">
      <w:bodyDiv w:val="1"/>
      <w:marLeft w:val="0"/>
      <w:marRight w:val="0"/>
      <w:marTop w:val="0"/>
      <w:marBottom w:val="0"/>
      <w:divBdr>
        <w:top w:val="none" w:sz="0" w:space="0" w:color="auto"/>
        <w:left w:val="none" w:sz="0" w:space="0" w:color="auto"/>
        <w:bottom w:val="none" w:sz="0" w:space="0" w:color="auto"/>
        <w:right w:val="none" w:sz="0" w:space="0" w:color="auto"/>
      </w:divBdr>
    </w:div>
    <w:div w:id="1444299409">
      <w:bodyDiv w:val="1"/>
      <w:marLeft w:val="0"/>
      <w:marRight w:val="0"/>
      <w:marTop w:val="0"/>
      <w:marBottom w:val="0"/>
      <w:divBdr>
        <w:top w:val="none" w:sz="0" w:space="0" w:color="auto"/>
        <w:left w:val="none" w:sz="0" w:space="0" w:color="auto"/>
        <w:bottom w:val="none" w:sz="0" w:space="0" w:color="auto"/>
        <w:right w:val="none" w:sz="0" w:space="0" w:color="auto"/>
      </w:divBdr>
    </w:div>
    <w:div w:id="1449203463">
      <w:bodyDiv w:val="1"/>
      <w:marLeft w:val="0"/>
      <w:marRight w:val="0"/>
      <w:marTop w:val="0"/>
      <w:marBottom w:val="0"/>
      <w:divBdr>
        <w:top w:val="none" w:sz="0" w:space="0" w:color="auto"/>
        <w:left w:val="none" w:sz="0" w:space="0" w:color="auto"/>
        <w:bottom w:val="none" w:sz="0" w:space="0" w:color="auto"/>
        <w:right w:val="none" w:sz="0" w:space="0" w:color="auto"/>
      </w:divBdr>
    </w:div>
    <w:div w:id="1455909265">
      <w:bodyDiv w:val="1"/>
      <w:marLeft w:val="0"/>
      <w:marRight w:val="0"/>
      <w:marTop w:val="0"/>
      <w:marBottom w:val="0"/>
      <w:divBdr>
        <w:top w:val="none" w:sz="0" w:space="0" w:color="auto"/>
        <w:left w:val="none" w:sz="0" w:space="0" w:color="auto"/>
        <w:bottom w:val="none" w:sz="0" w:space="0" w:color="auto"/>
        <w:right w:val="none" w:sz="0" w:space="0" w:color="auto"/>
      </w:divBdr>
    </w:div>
    <w:div w:id="1456019101">
      <w:bodyDiv w:val="1"/>
      <w:marLeft w:val="0"/>
      <w:marRight w:val="0"/>
      <w:marTop w:val="0"/>
      <w:marBottom w:val="0"/>
      <w:divBdr>
        <w:top w:val="none" w:sz="0" w:space="0" w:color="auto"/>
        <w:left w:val="none" w:sz="0" w:space="0" w:color="auto"/>
        <w:bottom w:val="none" w:sz="0" w:space="0" w:color="auto"/>
        <w:right w:val="none" w:sz="0" w:space="0" w:color="auto"/>
      </w:divBdr>
    </w:div>
    <w:div w:id="1456831439">
      <w:bodyDiv w:val="1"/>
      <w:marLeft w:val="0"/>
      <w:marRight w:val="0"/>
      <w:marTop w:val="0"/>
      <w:marBottom w:val="0"/>
      <w:divBdr>
        <w:top w:val="none" w:sz="0" w:space="0" w:color="auto"/>
        <w:left w:val="none" w:sz="0" w:space="0" w:color="auto"/>
        <w:bottom w:val="none" w:sz="0" w:space="0" w:color="auto"/>
        <w:right w:val="none" w:sz="0" w:space="0" w:color="auto"/>
      </w:divBdr>
    </w:div>
    <w:div w:id="1456869751">
      <w:bodyDiv w:val="1"/>
      <w:marLeft w:val="0"/>
      <w:marRight w:val="0"/>
      <w:marTop w:val="0"/>
      <w:marBottom w:val="0"/>
      <w:divBdr>
        <w:top w:val="none" w:sz="0" w:space="0" w:color="auto"/>
        <w:left w:val="none" w:sz="0" w:space="0" w:color="auto"/>
        <w:bottom w:val="none" w:sz="0" w:space="0" w:color="auto"/>
        <w:right w:val="none" w:sz="0" w:space="0" w:color="auto"/>
      </w:divBdr>
      <w:divsChild>
        <w:div w:id="16196198">
          <w:marLeft w:val="0"/>
          <w:marRight w:val="0"/>
          <w:marTop w:val="0"/>
          <w:marBottom w:val="0"/>
          <w:divBdr>
            <w:top w:val="none" w:sz="0" w:space="0" w:color="auto"/>
            <w:left w:val="none" w:sz="0" w:space="0" w:color="auto"/>
            <w:bottom w:val="none" w:sz="0" w:space="0" w:color="auto"/>
            <w:right w:val="none" w:sz="0" w:space="0" w:color="auto"/>
          </w:divBdr>
        </w:div>
        <w:div w:id="1152604295">
          <w:marLeft w:val="0"/>
          <w:marRight w:val="0"/>
          <w:marTop w:val="0"/>
          <w:marBottom w:val="0"/>
          <w:divBdr>
            <w:top w:val="none" w:sz="0" w:space="0" w:color="auto"/>
            <w:left w:val="none" w:sz="0" w:space="0" w:color="auto"/>
            <w:bottom w:val="none" w:sz="0" w:space="0" w:color="auto"/>
            <w:right w:val="none" w:sz="0" w:space="0" w:color="auto"/>
          </w:divBdr>
        </w:div>
      </w:divsChild>
    </w:div>
    <w:div w:id="1457406142">
      <w:bodyDiv w:val="1"/>
      <w:marLeft w:val="0"/>
      <w:marRight w:val="0"/>
      <w:marTop w:val="0"/>
      <w:marBottom w:val="0"/>
      <w:divBdr>
        <w:top w:val="none" w:sz="0" w:space="0" w:color="auto"/>
        <w:left w:val="none" w:sz="0" w:space="0" w:color="auto"/>
        <w:bottom w:val="none" w:sz="0" w:space="0" w:color="auto"/>
        <w:right w:val="none" w:sz="0" w:space="0" w:color="auto"/>
      </w:divBdr>
    </w:div>
    <w:div w:id="1459101450">
      <w:bodyDiv w:val="1"/>
      <w:marLeft w:val="0"/>
      <w:marRight w:val="0"/>
      <w:marTop w:val="0"/>
      <w:marBottom w:val="0"/>
      <w:divBdr>
        <w:top w:val="none" w:sz="0" w:space="0" w:color="auto"/>
        <w:left w:val="none" w:sz="0" w:space="0" w:color="auto"/>
        <w:bottom w:val="none" w:sz="0" w:space="0" w:color="auto"/>
        <w:right w:val="none" w:sz="0" w:space="0" w:color="auto"/>
      </w:divBdr>
    </w:div>
    <w:div w:id="1461144345">
      <w:bodyDiv w:val="1"/>
      <w:marLeft w:val="0"/>
      <w:marRight w:val="0"/>
      <w:marTop w:val="0"/>
      <w:marBottom w:val="0"/>
      <w:divBdr>
        <w:top w:val="none" w:sz="0" w:space="0" w:color="auto"/>
        <w:left w:val="none" w:sz="0" w:space="0" w:color="auto"/>
        <w:bottom w:val="none" w:sz="0" w:space="0" w:color="auto"/>
        <w:right w:val="none" w:sz="0" w:space="0" w:color="auto"/>
      </w:divBdr>
    </w:div>
    <w:div w:id="1461874350">
      <w:bodyDiv w:val="1"/>
      <w:marLeft w:val="0"/>
      <w:marRight w:val="0"/>
      <w:marTop w:val="0"/>
      <w:marBottom w:val="0"/>
      <w:divBdr>
        <w:top w:val="none" w:sz="0" w:space="0" w:color="auto"/>
        <w:left w:val="none" w:sz="0" w:space="0" w:color="auto"/>
        <w:bottom w:val="none" w:sz="0" w:space="0" w:color="auto"/>
        <w:right w:val="none" w:sz="0" w:space="0" w:color="auto"/>
      </w:divBdr>
    </w:div>
    <w:div w:id="1464806506">
      <w:bodyDiv w:val="1"/>
      <w:marLeft w:val="0"/>
      <w:marRight w:val="0"/>
      <w:marTop w:val="0"/>
      <w:marBottom w:val="0"/>
      <w:divBdr>
        <w:top w:val="none" w:sz="0" w:space="0" w:color="auto"/>
        <w:left w:val="none" w:sz="0" w:space="0" w:color="auto"/>
        <w:bottom w:val="none" w:sz="0" w:space="0" w:color="auto"/>
        <w:right w:val="none" w:sz="0" w:space="0" w:color="auto"/>
      </w:divBdr>
    </w:div>
    <w:div w:id="1464929983">
      <w:bodyDiv w:val="1"/>
      <w:marLeft w:val="0"/>
      <w:marRight w:val="0"/>
      <w:marTop w:val="0"/>
      <w:marBottom w:val="0"/>
      <w:divBdr>
        <w:top w:val="none" w:sz="0" w:space="0" w:color="auto"/>
        <w:left w:val="none" w:sz="0" w:space="0" w:color="auto"/>
        <w:bottom w:val="none" w:sz="0" w:space="0" w:color="auto"/>
        <w:right w:val="none" w:sz="0" w:space="0" w:color="auto"/>
      </w:divBdr>
    </w:div>
    <w:div w:id="1469469165">
      <w:bodyDiv w:val="1"/>
      <w:marLeft w:val="0"/>
      <w:marRight w:val="0"/>
      <w:marTop w:val="0"/>
      <w:marBottom w:val="0"/>
      <w:divBdr>
        <w:top w:val="none" w:sz="0" w:space="0" w:color="auto"/>
        <w:left w:val="none" w:sz="0" w:space="0" w:color="auto"/>
        <w:bottom w:val="none" w:sz="0" w:space="0" w:color="auto"/>
        <w:right w:val="none" w:sz="0" w:space="0" w:color="auto"/>
      </w:divBdr>
    </w:div>
    <w:div w:id="1470972040">
      <w:bodyDiv w:val="1"/>
      <w:marLeft w:val="0"/>
      <w:marRight w:val="0"/>
      <w:marTop w:val="0"/>
      <w:marBottom w:val="0"/>
      <w:divBdr>
        <w:top w:val="none" w:sz="0" w:space="0" w:color="auto"/>
        <w:left w:val="none" w:sz="0" w:space="0" w:color="auto"/>
        <w:bottom w:val="none" w:sz="0" w:space="0" w:color="auto"/>
        <w:right w:val="none" w:sz="0" w:space="0" w:color="auto"/>
      </w:divBdr>
    </w:div>
    <w:div w:id="1471558520">
      <w:bodyDiv w:val="1"/>
      <w:marLeft w:val="0"/>
      <w:marRight w:val="0"/>
      <w:marTop w:val="0"/>
      <w:marBottom w:val="0"/>
      <w:divBdr>
        <w:top w:val="none" w:sz="0" w:space="0" w:color="auto"/>
        <w:left w:val="none" w:sz="0" w:space="0" w:color="auto"/>
        <w:bottom w:val="none" w:sz="0" w:space="0" w:color="auto"/>
        <w:right w:val="none" w:sz="0" w:space="0" w:color="auto"/>
      </w:divBdr>
    </w:div>
    <w:div w:id="1474523266">
      <w:bodyDiv w:val="1"/>
      <w:marLeft w:val="0"/>
      <w:marRight w:val="0"/>
      <w:marTop w:val="0"/>
      <w:marBottom w:val="0"/>
      <w:divBdr>
        <w:top w:val="none" w:sz="0" w:space="0" w:color="auto"/>
        <w:left w:val="none" w:sz="0" w:space="0" w:color="auto"/>
        <w:bottom w:val="none" w:sz="0" w:space="0" w:color="auto"/>
        <w:right w:val="none" w:sz="0" w:space="0" w:color="auto"/>
      </w:divBdr>
    </w:div>
    <w:div w:id="1476988044">
      <w:bodyDiv w:val="1"/>
      <w:marLeft w:val="0"/>
      <w:marRight w:val="0"/>
      <w:marTop w:val="0"/>
      <w:marBottom w:val="0"/>
      <w:divBdr>
        <w:top w:val="none" w:sz="0" w:space="0" w:color="auto"/>
        <w:left w:val="none" w:sz="0" w:space="0" w:color="auto"/>
        <w:bottom w:val="none" w:sz="0" w:space="0" w:color="auto"/>
        <w:right w:val="none" w:sz="0" w:space="0" w:color="auto"/>
      </w:divBdr>
    </w:div>
    <w:div w:id="1477717773">
      <w:bodyDiv w:val="1"/>
      <w:marLeft w:val="0"/>
      <w:marRight w:val="0"/>
      <w:marTop w:val="0"/>
      <w:marBottom w:val="0"/>
      <w:divBdr>
        <w:top w:val="none" w:sz="0" w:space="0" w:color="auto"/>
        <w:left w:val="none" w:sz="0" w:space="0" w:color="auto"/>
        <w:bottom w:val="none" w:sz="0" w:space="0" w:color="auto"/>
        <w:right w:val="none" w:sz="0" w:space="0" w:color="auto"/>
      </w:divBdr>
    </w:div>
    <w:div w:id="1478718577">
      <w:bodyDiv w:val="1"/>
      <w:marLeft w:val="0"/>
      <w:marRight w:val="0"/>
      <w:marTop w:val="0"/>
      <w:marBottom w:val="0"/>
      <w:divBdr>
        <w:top w:val="none" w:sz="0" w:space="0" w:color="auto"/>
        <w:left w:val="none" w:sz="0" w:space="0" w:color="auto"/>
        <w:bottom w:val="none" w:sz="0" w:space="0" w:color="auto"/>
        <w:right w:val="none" w:sz="0" w:space="0" w:color="auto"/>
      </w:divBdr>
    </w:div>
    <w:div w:id="1480070405">
      <w:bodyDiv w:val="1"/>
      <w:marLeft w:val="0"/>
      <w:marRight w:val="0"/>
      <w:marTop w:val="0"/>
      <w:marBottom w:val="0"/>
      <w:divBdr>
        <w:top w:val="none" w:sz="0" w:space="0" w:color="auto"/>
        <w:left w:val="none" w:sz="0" w:space="0" w:color="auto"/>
        <w:bottom w:val="none" w:sz="0" w:space="0" w:color="auto"/>
        <w:right w:val="none" w:sz="0" w:space="0" w:color="auto"/>
      </w:divBdr>
    </w:div>
    <w:div w:id="1480343915">
      <w:bodyDiv w:val="1"/>
      <w:marLeft w:val="0"/>
      <w:marRight w:val="0"/>
      <w:marTop w:val="0"/>
      <w:marBottom w:val="0"/>
      <w:divBdr>
        <w:top w:val="none" w:sz="0" w:space="0" w:color="auto"/>
        <w:left w:val="none" w:sz="0" w:space="0" w:color="auto"/>
        <w:bottom w:val="none" w:sz="0" w:space="0" w:color="auto"/>
        <w:right w:val="none" w:sz="0" w:space="0" w:color="auto"/>
      </w:divBdr>
    </w:div>
    <w:div w:id="1480414291">
      <w:bodyDiv w:val="1"/>
      <w:marLeft w:val="0"/>
      <w:marRight w:val="0"/>
      <w:marTop w:val="0"/>
      <w:marBottom w:val="0"/>
      <w:divBdr>
        <w:top w:val="none" w:sz="0" w:space="0" w:color="auto"/>
        <w:left w:val="none" w:sz="0" w:space="0" w:color="auto"/>
        <w:bottom w:val="none" w:sz="0" w:space="0" w:color="auto"/>
        <w:right w:val="none" w:sz="0" w:space="0" w:color="auto"/>
      </w:divBdr>
    </w:div>
    <w:div w:id="1483303664">
      <w:bodyDiv w:val="1"/>
      <w:marLeft w:val="0"/>
      <w:marRight w:val="0"/>
      <w:marTop w:val="0"/>
      <w:marBottom w:val="0"/>
      <w:divBdr>
        <w:top w:val="none" w:sz="0" w:space="0" w:color="auto"/>
        <w:left w:val="none" w:sz="0" w:space="0" w:color="auto"/>
        <w:bottom w:val="none" w:sz="0" w:space="0" w:color="auto"/>
        <w:right w:val="none" w:sz="0" w:space="0" w:color="auto"/>
      </w:divBdr>
    </w:div>
    <w:div w:id="1486317095">
      <w:bodyDiv w:val="1"/>
      <w:marLeft w:val="0"/>
      <w:marRight w:val="0"/>
      <w:marTop w:val="0"/>
      <w:marBottom w:val="0"/>
      <w:divBdr>
        <w:top w:val="none" w:sz="0" w:space="0" w:color="auto"/>
        <w:left w:val="none" w:sz="0" w:space="0" w:color="auto"/>
        <w:bottom w:val="none" w:sz="0" w:space="0" w:color="auto"/>
        <w:right w:val="none" w:sz="0" w:space="0" w:color="auto"/>
      </w:divBdr>
    </w:div>
    <w:div w:id="1487016289">
      <w:bodyDiv w:val="1"/>
      <w:marLeft w:val="0"/>
      <w:marRight w:val="0"/>
      <w:marTop w:val="0"/>
      <w:marBottom w:val="0"/>
      <w:divBdr>
        <w:top w:val="none" w:sz="0" w:space="0" w:color="auto"/>
        <w:left w:val="none" w:sz="0" w:space="0" w:color="auto"/>
        <w:bottom w:val="none" w:sz="0" w:space="0" w:color="auto"/>
        <w:right w:val="none" w:sz="0" w:space="0" w:color="auto"/>
      </w:divBdr>
    </w:div>
    <w:div w:id="1489057346">
      <w:bodyDiv w:val="1"/>
      <w:marLeft w:val="0"/>
      <w:marRight w:val="0"/>
      <w:marTop w:val="0"/>
      <w:marBottom w:val="0"/>
      <w:divBdr>
        <w:top w:val="none" w:sz="0" w:space="0" w:color="auto"/>
        <w:left w:val="none" w:sz="0" w:space="0" w:color="auto"/>
        <w:bottom w:val="none" w:sz="0" w:space="0" w:color="auto"/>
        <w:right w:val="none" w:sz="0" w:space="0" w:color="auto"/>
      </w:divBdr>
    </w:div>
    <w:div w:id="1491366489">
      <w:bodyDiv w:val="1"/>
      <w:marLeft w:val="0"/>
      <w:marRight w:val="0"/>
      <w:marTop w:val="0"/>
      <w:marBottom w:val="0"/>
      <w:divBdr>
        <w:top w:val="none" w:sz="0" w:space="0" w:color="auto"/>
        <w:left w:val="none" w:sz="0" w:space="0" w:color="auto"/>
        <w:bottom w:val="none" w:sz="0" w:space="0" w:color="auto"/>
        <w:right w:val="none" w:sz="0" w:space="0" w:color="auto"/>
      </w:divBdr>
    </w:div>
    <w:div w:id="1492480939">
      <w:bodyDiv w:val="1"/>
      <w:marLeft w:val="0"/>
      <w:marRight w:val="0"/>
      <w:marTop w:val="0"/>
      <w:marBottom w:val="0"/>
      <w:divBdr>
        <w:top w:val="none" w:sz="0" w:space="0" w:color="auto"/>
        <w:left w:val="none" w:sz="0" w:space="0" w:color="auto"/>
        <w:bottom w:val="none" w:sz="0" w:space="0" w:color="auto"/>
        <w:right w:val="none" w:sz="0" w:space="0" w:color="auto"/>
      </w:divBdr>
    </w:div>
    <w:div w:id="1496335252">
      <w:bodyDiv w:val="1"/>
      <w:marLeft w:val="0"/>
      <w:marRight w:val="0"/>
      <w:marTop w:val="0"/>
      <w:marBottom w:val="0"/>
      <w:divBdr>
        <w:top w:val="none" w:sz="0" w:space="0" w:color="auto"/>
        <w:left w:val="none" w:sz="0" w:space="0" w:color="auto"/>
        <w:bottom w:val="none" w:sz="0" w:space="0" w:color="auto"/>
        <w:right w:val="none" w:sz="0" w:space="0" w:color="auto"/>
      </w:divBdr>
    </w:div>
    <w:div w:id="1501001863">
      <w:bodyDiv w:val="1"/>
      <w:marLeft w:val="0"/>
      <w:marRight w:val="0"/>
      <w:marTop w:val="0"/>
      <w:marBottom w:val="0"/>
      <w:divBdr>
        <w:top w:val="none" w:sz="0" w:space="0" w:color="auto"/>
        <w:left w:val="none" w:sz="0" w:space="0" w:color="auto"/>
        <w:bottom w:val="none" w:sz="0" w:space="0" w:color="auto"/>
        <w:right w:val="none" w:sz="0" w:space="0" w:color="auto"/>
      </w:divBdr>
    </w:div>
    <w:div w:id="1504586574">
      <w:bodyDiv w:val="1"/>
      <w:marLeft w:val="0"/>
      <w:marRight w:val="0"/>
      <w:marTop w:val="0"/>
      <w:marBottom w:val="0"/>
      <w:divBdr>
        <w:top w:val="none" w:sz="0" w:space="0" w:color="auto"/>
        <w:left w:val="none" w:sz="0" w:space="0" w:color="auto"/>
        <w:bottom w:val="none" w:sz="0" w:space="0" w:color="auto"/>
        <w:right w:val="none" w:sz="0" w:space="0" w:color="auto"/>
      </w:divBdr>
    </w:div>
    <w:div w:id="1508710017">
      <w:bodyDiv w:val="1"/>
      <w:marLeft w:val="0"/>
      <w:marRight w:val="0"/>
      <w:marTop w:val="0"/>
      <w:marBottom w:val="0"/>
      <w:divBdr>
        <w:top w:val="none" w:sz="0" w:space="0" w:color="auto"/>
        <w:left w:val="none" w:sz="0" w:space="0" w:color="auto"/>
        <w:bottom w:val="none" w:sz="0" w:space="0" w:color="auto"/>
        <w:right w:val="none" w:sz="0" w:space="0" w:color="auto"/>
      </w:divBdr>
    </w:div>
    <w:div w:id="1509171609">
      <w:bodyDiv w:val="1"/>
      <w:marLeft w:val="0"/>
      <w:marRight w:val="0"/>
      <w:marTop w:val="0"/>
      <w:marBottom w:val="0"/>
      <w:divBdr>
        <w:top w:val="none" w:sz="0" w:space="0" w:color="auto"/>
        <w:left w:val="none" w:sz="0" w:space="0" w:color="auto"/>
        <w:bottom w:val="none" w:sz="0" w:space="0" w:color="auto"/>
        <w:right w:val="none" w:sz="0" w:space="0" w:color="auto"/>
      </w:divBdr>
    </w:div>
    <w:div w:id="1510561610">
      <w:bodyDiv w:val="1"/>
      <w:marLeft w:val="0"/>
      <w:marRight w:val="0"/>
      <w:marTop w:val="0"/>
      <w:marBottom w:val="0"/>
      <w:divBdr>
        <w:top w:val="none" w:sz="0" w:space="0" w:color="auto"/>
        <w:left w:val="none" w:sz="0" w:space="0" w:color="auto"/>
        <w:bottom w:val="none" w:sz="0" w:space="0" w:color="auto"/>
        <w:right w:val="none" w:sz="0" w:space="0" w:color="auto"/>
      </w:divBdr>
    </w:div>
    <w:div w:id="1511292632">
      <w:bodyDiv w:val="1"/>
      <w:marLeft w:val="0"/>
      <w:marRight w:val="0"/>
      <w:marTop w:val="0"/>
      <w:marBottom w:val="0"/>
      <w:divBdr>
        <w:top w:val="none" w:sz="0" w:space="0" w:color="auto"/>
        <w:left w:val="none" w:sz="0" w:space="0" w:color="auto"/>
        <w:bottom w:val="none" w:sz="0" w:space="0" w:color="auto"/>
        <w:right w:val="none" w:sz="0" w:space="0" w:color="auto"/>
      </w:divBdr>
    </w:div>
    <w:div w:id="1511917160">
      <w:bodyDiv w:val="1"/>
      <w:marLeft w:val="0"/>
      <w:marRight w:val="0"/>
      <w:marTop w:val="0"/>
      <w:marBottom w:val="0"/>
      <w:divBdr>
        <w:top w:val="none" w:sz="0" w:space="0" w:color="auto"/>
        <w:left w:val="none" w:sz="0" w:space="0" w:color="auto"/>
        <w:bottom w:val="none" w:sz="0" w:space="0" w:color="auto"/>
        <w:right w:val="none" w:sz="0" w:space="0" w:color="auto"/>
      </w:divBdr>
      <w:divsChild>
        <w:div w:id="1948736240">
          <w:marLeft w:val="0"/>
          <w:marRight w:val="0"/>
          <w:marTop w:val="0"/>
          <w:marBottom w:val="0"/>
          <w:divBdr>
            <w:top w:val="none" w:sz="0" w:space="0" w:color="auto"/>
            <w:left w:val="none" w:sz="0" w:space="0" w:color="auto"/>
            <w:bottom w:val="none" w:sz="0" w:space="0" w:color="auto"/>
            <w:right w:val="none" w:sz="0" w:space="0" w:color="auto"/>
          </w:divBdr>
        </w:div>
      </w:divsChild>
    </w:div>
    <w:div w:id="1513491656">
      <w:bodyDiv w:val="1"/>
      <w:marLeft w:val="0"/>
      <w:marRight w:val="0"/>
      <w:marTop w:val="0"/>
      <w:marBottom w:val="0"/>
      <w:divBdr>
        <w:top w:val="none" w:sz="0" w:space="0" w:color="auto"/>
        <w:left w:val="none" w:sz="0" w:space="0" w:color="auto"/>
        <w:bottom w:val="none" w:sz="0" w:space="0" w:color="auto"/>
        <w:right w:val="none" w:sz="0" w:space="0" w:color="auto"/>
      </w:divBdr>
    </w:div>
    <w:div w:id="1514765577">
      <w:bodyDiv w:val="1"/>
      <w:marLeft w:val="0"/>
      <w:marRight w:val="0"/>
      <w:marTop w:val="0"/>
      <w:marBottom w:val="0"/>
      <w:divBdr>
        <w:top w:val="none" w:sz="0" w:space="0" w:color="auto"/>
        <w:left w:val="none" w:sz="0" w:space="0" w:color="auto"/>
        <w:bottom w:val="none" w:sz="0" w:space="0" w:color="auto"/>
        <w:right w:val="none" w:sz="0" w:space="0" w:color="auto"/>
      </w:divBdr>
    </w:div>
    <w:div w:id="1516993734">
      <w:bodyDiv w:val="1"/>
      <w:marLeft w:val="0"/>
      <w:marRight w:val="0"/>
      <w:marTop w:val="0"/>
      <w:marBottom w:val="0"/>
      <w:divBdr>
        <w:top w:val="none" w:sz="0" w:space="0" w:color="auto"/>
        <w:left w:val="none" w:sz="0" w:space="0" w:color="auto"/>
        <w:bottom w:val="none" w:sz="0" w:space="0" w:color="auto"/>
        <w:right w:val="none" w:sz="0" w:space="0" w:color="auto"/>
      </w:divBdr>
    </w:div>
    <w:div w:id="1522820733">
      <w:bodyDiv w:val="1"/>
      <w:marLeft w:val="0"/>
      <w:marRight w:val="0"/>
      <w:marTop w:val="0"/>
      <w:marBottom w:val="0"/>
      <w:divBdr>
        <w:top w:val="none" w:sz="0" w:space="0" w:color="auto"/>
        <w:left w:val="none" w:sz="0" w:space="0" w:color="auto"/>
        <w:bottom w:val="none" w:sz="0" w:space="0" w:color="auto"/>
        <w:right w:val="none" w:sz="0" w:space="0" w:color="auto"/>
      </w:divBdr>
    </w:div>
    <w:div w:id="1523590557">
      <w:bodyDiv w:val="1"/>
      <w:marLeft w:val="0"/>
      <w:marRight w:val="0"/>
      <w:marTop w:val="0"/>
      <w:marBottom w:val="0"/>
      <w:divBdr>
        <w:top w:val="none" w:sz="0" w:space="0" w:color="auto"/>
        <w:left w:val="none" w:sz="0" w:space="0" w:color="auto"/>
        <w:bottom w:val="none" w:sz="0" w:space="0" w:color="auto"/>
        <w:right w:val="none" w:sz="0" w:space="0" w:color="auto"/>
      </w:divBdr>
    </w:div>
    <w:div w:id="1530096625">
      <w:bodyDiv w:val="1"/>
      <w:marLeft w:val="0"/>
      <w:marRight w:val="0"/>
      <w:marTop w:val="0"/>
      <w:marBottom w:val="0"/>
      <w:divBdr>
        <w:top w:val="none" w:sz="0" w:space="0" w:color="auto"/>
        <w:left w:val="none" w:sz="0" w:space="0" w:color="auto"/>
        <w:bottom w:val="none" w:sz="0" w:space="0" w:color="auto"/>
        <w:right w:val="none" w:sz="0" w:space="0" w:color="auto"/>
      </w:divBdr>
    </w:div>
    <w:div w:id="1532576235">
      <w:bodyDiv w:val="1"/>
      <w:marLeft w:val="0"/>
      <w:marRight w:val="0"/>
      <w:marTop w:val="0"/>
      <w:marBottom w:val="0"/>
      <w:divBdr>
        <w:top w:val="none" w:sz="0" w:space="0" w:color="auto"/>
        <w:left w:val="none" w:sz="0" w:space="0" w:color="auto"/>
        <w:bottom w:val="none" w:sz="0" w:space="0" w:color="auto"/>
        <w:right w:val="none" w:sz="0" w:space="0" w:color="auto"/>
      </w:divBdr>
    </w:div>
    <w:div w:id="1533954145">
      <w:bodyDiv w:val="1"/>
      <w:marLeft w:val="0"/>
      <w:marRight w:val="0"/>
      <w:marTop w:val="0"/>
      <w:marBottom w:val="0"/>
      <w:divBdr>
        <w:top w:val="none" w:sz="0" w:space="0" w:color="auto"/>
        <w:left w:val="none" w:sz="0" w:space="0" w:color="auto"/>
        <w:bottom w:val="none" w:sz="0" w:space="0" w:color="auto"/>
        <w:right w:val="none" w:sz="0" w:space="0" w:color="auto"/>
      </w:divBdr>
    </w:div>
    <w:div w:id="1539705722">
      <w:bodyDiv w:val="1"/>
      <w:marLeft w:val="0"/>
      <w:marRight w:val="0"/>
      <w:marTop w:val="0"/>
      <w:marBottom w:val="0"/>
      <w:divBdr>
        <w:top w:val="none" w:sz="0" w:space="0" w:color="auto"/>
        <w:left w:val="none" w:sz="0" w:space="0" w:color="auto"/>
        <w:bottom w:val="none" w:sz="0" w:space="0" w:color="auto"/>
        <w:right w:val="none" w:sz="0" w:space="0" w:color="auto"/>
      </w:divBdr>
    </w:div>
    <w:div w:id="1541284893">
      <w:bodyDiv w:val="1"/>
      <w:marLeft w:val="0"/>
      <w:marRight w:val="0"/>
      <w:marTop w:val="0"/>
      <w:marBottom w:val="0"/>
      <w:divBdr>
        <w:top w:val="none" w:sz="0" w:space="0" w:color="auto"/>
        <w:left w:val="none" w:sz="0" w:space="0" w:color="auto"/>
        <w:bottom w:val="none" w:sz="0" w:space="0" w:color="auto"/>
        <w:right w:val="none" w:sz="0" w:space="0" w:color="auto"/>
      </w:divBdr>
    </w:div>
    <w:div w:id="1542934772">
      <w:bodyDiv w:val="1"/>
      <w:marLeft w:val="0"/>
      <w:marRight w:val="0"/>
      <w:marTop w:val="0"/>
      <w:marBottom w:val="0"/>
      <w:divBdr>
        <w:top w:val="none" w:sz="0" w:space="0" w:color="auto"/>
        <w:left w:val="none" w:sz="0" w:space="0" w:color="auto"/>
        <w:bottom w:val="none" w:sz="0" w:space="0" w:color="auto"/>
        <w:right w:val="none" w:sz="0" w:space="0" w:color="auto"/>
      </w:divBdr>
    </w:div>
    <w:div w:id="1550653808">
      <w:bodyDiv w:val="1"/>
      <w:marLeft w:val="0"/>
      <w:marRight w:val="0"/>
      <w:marTop w:val="0"/>
      <w:marBottom w:val="0"/>
      <w:divBdr>
        <w:top w:val="none" w:sz="0" w:space="0" w:color="auto"/>
        <w:left w:val="none" w:sz="0" w:space="0" w:color="auto"/>
        <w:bottom w:val="none" w:sz="0" w:space="0" w:color="auto"/>
        <w:right w:val="none" w:sz="0" w:space="0" w:color="auto"/>
      </w:divBdr>
    </w:div>
    <w:div w:id="1558518146">
      <w:bodyDiv w:val="1"/>
      <w:marLeft w:val="0"/>
      <w:marRight w:val="0"/>
      <w:marTop w:val="0"/>
      <w:marBottom w:val="0"/>
      <w:divBdr>
        <w:top w:val="none" w:sz="0" w:space="0" w:color="auto"/>
        <w:left w:val="none" w:sz="0" w:space="0" w:color="auto"/>
        <w:bottom w:val="none" w:sz="0" w:space="0" w:color="auto"/>
        <w:right w:val="none" w:sz="0" w:space="0" w:color="auto"/>
      </w:divBdr>
    </w:div>
    <w:div w:id="1560628060">
      <w:bodyDiv w:val="1"/>
      <w:marLeft w:val="0"/>
      <w:marRight w:val="0"/>
      <w:marTop w:val="0"/>
      <w:marBottom w:val="0"/>
      <w:divBdr>
        <w:top w:val="none" w:sz="0" w:space="0" w:color="auto"/>
        <w:left w:val="none" w:sz="0" w:space="0" w:color="auto"/>
        <w:bottom w:val="none" w:sz="0" w:space="0" w:color="auto"/>
        <w:right w:val="none" w:sz="0" w:space="0" w:color="auto"/>
      </w:divBdr>
    </w:div>
    <w:div w:id="1564676082">
      <w:bodyDiv w:val="1"/>
      <w:marLeft w:val="0"/>
      <w:marRight w:val="0"/>
      <w:marTop w:val="0"/>
      <w:marBottom w:val="0"/>
      <w:divBdr>
        <w:top w:val="none" w:sz="0" w:space="0" w:color="auto"/>
        <w:left w:val="none" w:sz="0" w:space="0" w:color="auto"/>
        <w:bottom w:val="none" w:sz="0" w:space="0" w:color="auto"/>
        <w:right w:val="none" w:sz="0" w:space="0" w:color="auto"/>
      </w:divBdr>
    </w:div>
    <w:div w:id="1565484988">
      <w:bodyDiv w:val="1"/>
      <w:marLeft w:val="0"/>
      <w:marRight w:val="0"/>
      <w:marTop w:val="0"/>
      <w:marBottom w:val="0"/>
      <w:divBdr>
        <w:top w:val="none" w:sz="0" w:space="0" w:color="auto"/>
        <w:left w:val="none" w:sz="0" w:space="0" w:color="auto"/>
        <w:bottom w:val="none" w:sz="0" w:space="0" w:color="auto"/>
        <w:right w:val="none" w:sz="0" w:space="0" w:color="auto"/>
      </w:divBdr>
    </w:div>
    <w:div w:id="1566259455">
      <w:bodyDiv w:val="1"/>
      <w:marLeft w:val="0"/>
      <w:marRight w:val="0"/>
      <w:marTop w:val="0"/>
      <w:marBottom w:val="0"/>
      <w:divBdr>
        <w:top w:val="none" w:sz="0" w:space="0" w:color="auto"/>
        <w:left w:val="none" w:sz="0" w:space="0" w:color="auto"/>
        <w:bottom w:val="none" w:sz="0" w:space="0" w:color="auto"/>
        <w:right w:val="none" w:sz="0" w:space="0" w:color="auto"/>
      </w:divBdr>
    </w:div>
    <w:div w:id="1568758135">
      <w:bodyDiv w:val="1"/>
      <w:marLeft w:val="0"/>
      <w:marRight w:val="0"/>
      <w:marTop w:val="0"/>
      <w:marBottom w:val="0"/>
      <w:divBdr>
        <w:top w:val="none" w:sz="0" w:space="0" w:color="auto"/>
        <w:left w:val="none" w:sz="0" w:space="0" w:color="auto"/>
        <w:bottom w:val="none" w:sz="0" w:space="0" w:color="auto"/>
        <w:right w:val="none" w:sz="0" w:space="0" w:color="auto"/>
      </w:divBdr>
    </w:div>
    <w:div w:id="1570576990">
      <w:bodyDiv w:val="1"/>
      <w:marLeft w:val="0"/>
      <w:marRight w:val="0"/>
      <w:marTop w:val="0"/>
      <w:marBottom w:val="0"/>
      <w:divBdr>
        <w:top w:val="none" w:sz="0" w:space="0" w:color="auto"/>
        <w:left w:val="none" w:sz="0" w:space="0" w:color="auto"/>
        <w:bottom w:val="none" w:sz="0" w:space="0" w:color="auto"/>
        <w:right w:val="none" w:sz="0" w:space="0" w:color="auto"/>
      </w:divBdr>
    </w:div>
    <w:div w:id="1571885465">
      <w:bodyDiv w:val="1"/>
      <w:marLeft w:val="0"/>
      <w:marRight w:val="0"/>
      <w:marTop w:val="0"/>
      <w:marBottom w:val="0"/>
      <w:divBdr>
        <w:top w:val="none" w:sz="0" w:space="0" w:color="auto"/>
        <w:left w:val="none" w:sz="0" w:space="0" w:color="auto"/>
        <w:bottom w:val="none" w:sz="0" w:space="0" w:color="auto"/>
        <w:right w:val="none" w:sz="0" w:space="0" w:color="auto"/>
      </w:divBdr>
    </w:div>
    <w:div w:id="1575623096">
      <w:bodyDiv w:val="1"/>
      <w:marLeft w:val="0"/>
      <w:marRight w:val="0"/>
      <w:marTop w:val="0"/>
      <w:marBottom w:val="0"/>
      <w:divBdr>
        <w:top w:val="none" w:sz="0" w:space="0" w:color="auto"/>
        <w:left w:val="none" w:sz="0" w:space="0" w:color="auto"/>
        <w:bottom w:val="none" w:sz="0" w:space="0" w:color="auto"/>
        <w:right w:val="none" w:sz="0" w:space="0" w:color="auto"/>
      </w:divBdr>
    </w:div>
    <w:div w:id="1581137124">
      <w:bodyDiv w:val="1"/>
      <w:marLeft w:val="0"/>
      <w:marRight w:val="0"/>
      <w:marTop w:val="0"/>
      <w:marBottom w:val="0"/>
      <w:divBdr>
        <w:top w:val="none" w:sz="0" w:space="0" w:color="auto"/>
        <w:left w:val="none" w:sz="0" w:space="0" w:color="auto"/>
        <w:bottom w:val="none" w:sz="0" w:space="0" w:color="auto"/>
        <w:right w:val="none" w:sz="0" w:space="0" w:color="auto"/>
      </w:divBdr>
    </w:div>
    <w:div w:id="1585066501">
      <w:bodyDiv w:val="1"/>
      <w:marLeft w:val="0"/>
      <w:marRight w:val="0"/>
      <w:marTop w:val="0"/>
      <w:marBottom w:val="0"/>
      <w:divBdr>
        <w:top w:val="none" w:sz="0" w:space="0" w:color="auto"/>
        <w:left w:val="none" w:sz="0" w:space="0" w:color="auto"/>
        <w:bottom w:val="none" w:sz="0" w:space="0" w:color="auto"/>
        <w:right w:val="none" w:sz="0" w:space="0" w:color="auto"/>
      </w:divBdr>
    </w:div>
    <w:div w:id="1585264468">
      <w:bodyDiv w:val="1"/>
      <w:marLeft w:val="0"/>
      <w:marRight w:val="0"/>
      <w:marTop w:val="0"/>
      <w:marBottom w:val="0"/>
      <w:divBdr>
        <w:top w:val="none" w:sz="0" w:space="0" w:color="auto"/>
        <w:left w:val="none" w:sz="0" w:space="0" w:color="auto"/>
        <w:bottom w:val="none" w:sz="0" w:space="0" w:color="auto"/>
        <w:right w:val="none" w:sz="0" w:space="0" w:color="auto"/>
      </w:divBdr>
    </w:div>
    <w:div w:id="1587226542">
      <w:bodyDiv w:val="1"/>
      <w:marLeft w:val="0"/>
      <w:marRight w:val="0"/>
      <w:marTop w:val="0"/>
      <w:marBottom w:val="0"/>
      <w:divBdr>
        <w:top w:val="none" w:sz="0" w:space="0" w:color="auto"/>
        <w:left w:val="none" w:sz="0" w:space="0" w:color="auto"/>
        <w:bottom w:val="none" w:sz="0" w:space="0" w:color="auto"/>
        <w:right w:val="none" w:sz="0" w:space="0" w:color="auto"/>
      </w:divBdr>
    </w:div>
    <w:div w:id="1590191121">
      <w:bodyDiv w:val="1"/>
      <w:marLeft w:val="0"/>
      <w:marRight w:val="0"/>
      <w:marTop w:val="0"/>
      <w:marBottom w:val="0"/>
      <w:divBdr>
        <w:top w:val="none" w:sz="0" w:space="0" w:color="auto"/>
        <w:left w:val="none" w:sz="0" w:space="0" w:color="auto"/>
        <w:bottom w:val="none" w:sz="0" w:space="0" w:color="auto"/>
        <w:right w:val="none" w:sz="0" w:space="0" w:color="auto"/>
      </w:divBdr>
    </w:div>
    <w:div w:id="1593203254">
      <w:bodyDiv w:val="1"/>
      <w:marLeft w:val="0"/>
      <w:marRight w:val="0"/>
      <w:marTop w:val="0"/>
      <w:marBottom w:val="0"/>
      <w:divBdr>
        <w:top w:val="none" w:sz="0" w:space="0" w:color="auto"/>
        <w:left w:val="none" w:sz="0" w:space="0" w:color="auto"/>
        <w:bottom w:val="none" w:sz="0" w:space="0" w:color="auto"/>
        <w:right w:val="none" w:sz="0" w:space="0" w:color="auto"/>
      </w:divBdr>
    </w:div>
    <w:div w:id="1594826437">
      <w:bodyDiv w:val="1"/>
      <w:marLeft w:val="0"/>
      <w:marRight w:val="0"/>
      <w:marTop w:val="0"/>
      <w:marBottom w:val="0"/>
      <w:divBdr>
        <w:top w:val="none" w:sz="0" w:space="0" w:color="auto"/>
        <w:left w:val="none" w:sz="0" w:space="0" w:color="auto"/>
        <w:bottom w:val="none" w:sz="0" w:space="0" w:color="auto"/>
        <w:right w:val="none" w:sz="0" w:space="0" w:color="auto"/>
      </w:divBdr>
    </w:div>
    <w:div w:id="1596934434">
      <w:bodyDiv w:val="1"/>
      <w:marLeft w:val="0"/>
      <w:marRight w:val="0"/>
      <w:marTop w:val="0"/>
      <w:marBottom w:val="0"/>
      <w:divBdr>
        <w:top w:val="none" w:sz="0" w:space="0" w:color="auto"/>
        <w:left w:val="none" w:sz="0" w:space="0" w:color="auto"/>
        <w:bottom w:val="none" w:sz="0" w:space="0" w:color="auto"/>
        <w:right w:val="none" w:sz="0" w:space="0" w:color="auto"/>
      </w:divBdr>
    </w:div>
    <w:div w:id="1599635111">
      <w:bodyDiv w:val="1"/>
      <w:marLeft w:val="0"/>
      <w:marRight w:val="0"/>
      <w:marTop w:val="0"/>
      <w:marBottom w:val="0"/>
      <w:divBdr>
        <w:top w:val="none" w:sz="0" w:space="0" w:color="auto"/>
        <w:left w:val="none" w:sz="0" w:space="0" w:color="auto"/>
        <w:bottom w:val="none" w:sz="0" w:space="0" w:color="auto"/>
        <w:right w:val="none" w:sz="0" w:space="0" w:color="auto"/>
      </w:divBdr>
    </w:div>
    <w:div w:id="1600872704">
      <w:bodyDiv w:val="1"/>
      <w:marLeft w:val="0"/>
      <w:marRight w:val="0"/>
      <w:marTop w:val="0"/>
      <w:marBottom w:val="0"/>
      <w:divBdr>
        <w:top w:val="none" w:sz="0" w:space="0" w:color="auto"/>
        <w:left w:val="none" w:sz="0" w:space="0" w:color="auto"/>
        <w:bottom w:val="none" w:sz="0" w:space="0" w:color="auto"/>
        <w:right w:val="none" w:sz="0" w:space="0" w:color="auto"/>
      </w:divBdr>
    </w:div>
    <w:div w:id="1602840250">
      <w:bodyDiv w:val="1"/>
      <w:marLeft w:val="0"/>
      <w:marRight w:val="0"/>
      <w:marTop w:val="0"/>
      <w:marBottom w:val="0"/>
      <w:divBdr>
        <w:top w:val="none" w:sz="0" w:space="0" w:color="auto"/>
        <w:left w:val="none" w:sz="0" w:space="0" w:color="auto"/>
        <w:bottom w:val="none" w:sz="0" w:space="0" w:color="auto"/>
        <w:right w:val="none" w:sz="0" w:space="0" w:color="auto"/>
      </w:divBdr>
    </w:div>
    <w:div w:id="1604608141">
      <w:bodyDiv w:val="1"/>
      <w:marLeft w:val="0"/>
      <w:marRight w:val="0"/>
      <w:marTop w:val="0"/>
      <w:marBottom w:val="0"/>
      <w:divBdr>
        <w:top w:val="none" w:sz="0" w:space="0" w:color="auto"/>
        <w:left w:val="none" w:sz="0" w:space="0" w:color="auto"/>
        <w:bottom w:val="none" w:sz="0" w:space="0" w:color="auto"/>
        <w:right w:val="none" w:sz="0" w:space="0" w:color="auto"/>
      </w:divBdr>
    </w:div>
    <w:div w:id="1605108469">
      <w:bodyDiv w:val="1"/>
      <w:marLeft w:val="0"/>
      <w:marRight w:val="0"/>
      <w:marTop w:val="0"/>
      <w:marBottom w:val="0"/>
      <w:divBdr>
        <w:top w:val="none" w:sz="0" w:space="0" w:color="auto"/>
        <w:left w:val="none" w:sz="0" w:space="0" w:color="auto"/>
        <w:bottom w:val="none" w:sz="0" w:space="0" w:color="auto"/>
        <w:right w:val="none" w:sz="0" w:space="0" w:color="auto"/>
      </w:divBdr>
    </w:div>
    <w:div w:id="1605385067">
      <w:bodyDiv w:val="1"/>
      <w:marLeft w:val="0"/>
      <w:marRight w:val="0"/>
      <w:marTop w:val="0"/>
      <w:marBottom w:val="0"/>
      <w:divBdr>
        <w:top w:val="none" w:sz="0" w:space="0" w:color="auto"/>
        <w:left w:val="none" w:sz="0" w:space="0" w:color="auto"/>
        <w:bottom w:val="none" w:sz="0" w:space="0" w:color="auto"/>
        <w:right w:val="none" w:sz="0" w:space="0" w:color="auto"/>
      </w:divBdr>
    </w:div>
    <w:div w:id="1605459061">
      <w:bodyDiv w:val="1"/>
      <w:marLeft w:val="0"/>
      <w:marRight w:val="0"/>
      <w:marTop w:val="0"/>
      <w:marBottom w:val="0"/>
      <w:divBdr>
        <w:top w:val="none" w:sz="0" w:space="0" w:color="auto"/>
        <w:left w:val="none" w:sz="0" w:space="0" w:color="auto"/>
        <w:bottom w:val="none" w:sz="0" w:space="0" w:color="auto"/>
        <w:right w:val="none" w:sz="0" w:space="0" w:color="auto"/>
      </w:divBdr>
    </w:div>
    <w:div w:id="1607958044">
      <w:bodyDiv w:val="1"/>
      <w:marLeft w:val="0"/>
      <w:marRight w:val="0"/>
      <w:marTop w:val="0"/>
      <w:marBottom w:val="0"/>
      <w:divBdr>
        <w:top w:val="none" w:sz="0" w:space="0" w:color="auto"/>
        <w:left w:val="none" w:sz="0" w:space="0" w:color="auto"/>
        <w:bottom w:val="none" w:sz="0" w:space="0" w:color="auto"/>
        <w:right w:val="none" w:sz="0" w:space="0" w:color="auto"/>
      </w:divBdr>
    </w:div>
    <w:div w:id="1609970970">
      <w:bodyDiv w:val="1"/>
      <w:marLeft w:val="0"/>
      <w:marRight w:val="0"/>
      <w:marTop w:val="0"/>
      <w:marBottom w:val="0"/>
      <w:divBdr>
        <w:top w:val="none" w:sz="0" w:space="0" w:color="auto"/>
        <w:left w:val="none" w:sz="0" w:space="0" w:color="auto"/>
        <w:bottom w:val="none" w:sz="0" w:space="0" w:color="auto"/>
        <w:right w:val="none" w:sz="0" w:space="0" w:color="auto"/>
      </w:divBdr>
    </w:div>
    <w:div w:id="1613973235">
      <w:bodyDiv w:val="1"/>
      <w:marLeft w:val="0"/>
      <w:marRight w:val="0"/>
      <w:marTop w:val="0"/>
      <w:marBottom w:val="0"/>
      <w:divBdr>
        <w:top w:val="none" w:sz="0" w:space="0" w:color="auto"/>
        <w:left w:val="none" w:sz="0" w:space="0" w:color="auto"/>
        <w:bottom w:val="none" w:sz="0" w:space="0" w:color="auto"/>
        <w:right w:val="none" w:sz="0" w:space="0" w:color="auto"/>
      </w:divBdr>
    </w:div>
    <w:div w:id="1619338552">
      <w:bodyDiv w:val="1"/>
      <w:marLeft w:val="0"/>
      <w:marRight w:val="0"/>
      <w:marTop w:val="0"/>
      <w:marBottom w:val="0"/>
      <w:divBdr>
        <w:top w:val="none" w:sz="0" w:space="0" w:color="auto"/>
        <w:left w:val="none" w:sz="0" w:space="0" w:color="auto"/>
        <w:bottom w:val="none" w:sz="0" w:space="0" w:color="auto"/>
        <w:right w:val="none" w:sz="0" w:space="0" w:color="auto"/>
      </w:divBdr>
    </w:div>
    <w:div w:id="1619752951">
      <w:bodyDiv w:val="1"/>
      <w:marLeft w:val="0"/>
      <w:marRight w:val="0"/>
      <w:marTop w:val="0"/>
      <w:marBottom w:val="0"/>
      <w:divBdr>
        <w:top w:val="none" w:sz="0" w:space="0" w:color="auto"/>
        <w:left w:val="none" w:sz="0" w:space="0" w:color="auto"/>
        <w:bottom w:val="none" w:sz="0" w:space="0" w:color="auto"/>
        <w:right w:val="none" w:sz="0" w:space="0" w:color="auto"/>
      </w:divBdr>
    </w:div>
    <w:div w:id="1620409015">
      <w:bodyDiv w:val="1"/>
      <w:marLeft w:val="0"/>
      <w:marRight w:val="0"/>
      <w:marTop w:val="0"/>
      <w:marBottom w:val="0"/>
      <w:divBdr>
        <w:top w:val="none" w:sz="0" w:space="0" w:color="auto"/>
        <w:left w:val="none" w:sz="0" w:space="0" w:color="auto"/>
        <w:bottom w:val="none" w:sz="0" w:space="0" w:color="auto"/>
        <w:right w:val="none" w:sz="0" w:space="0" w:color="auto"/>
      </w:divBdr>
    </w:div>
    <w:div w:id="1626233469">
      <w:bodyDiv w:val="1"/>
      <w:marLeft w:val="0"/>
      <w:marRight w:val="0"/>
      <w:marTop w:val="0"/>
      <w:marBottom w:val="0"/>
      <w:divBdr>
        <w:top w:val="none" w:sz="0" w:space="0" w:color="auto"/>
        <w:left w:val="none" w:sz="0" w:space="0" w:color="auto"/>
        <w:bottom w:val="none" w:sz="0" w:space="0" w:color="auto"/>
        <w:right w:val="none" w:sz="0" w:space="0" w:color="auto"/>
      </w:divBdr>
    </w:div>
    <w:div w:id="1626345568">
      <w:bodyDiv w:val="1"/>
      <w:marLeft w:val="0"/>
      <w:marRight w:val="0"/>
      <w:marTop w:val="0"/>
      <w:marBottom w:val="0"/>
      <w:divBdr>
        <w:top w:val="none" w:sz="0" w:space="0" w:color="auto"/>
        <w:left w:val="none" w:sz="0" w:space="0" w:color="auto"/>
        <w:bottom w:val="none" w:sz="0" w:space="0" w:color="auto"/>
        <w:right w:val="none" w:sz="0" w:space="0" w:color="auto"/>
      </w:divBdr>
    </w:div>
    <w:div w:id="1630864382">
      <w:bodyDiv w:val="1"/>
      <w:marLeft w:val="0"/>
      <w:marRight w:val="0"/>
      <w:marTop w:val="0"/>
      <w:marBottom w:val="0"/>
      <w:divBdr>
        <w:top w:val="none" w:sz="0" w:space="0" w:color="auto"/>
        <w:left w:val="none" w:sz="0" w:space="0" w:color="auto"/>
        <w:bottom w:val="none" w:sz="0" w:space="0" w:color="auto"/>
        <w:right w:val="none" w:sz="0" w:space="0" w:color="auto"/>
      </w:divBdr>
    </w:div>
    <w:div w:id="1633438128">
      <w:bodyDiv w:val="1"/>
      <w:marLeft w:val="0"/>
      <w:marRight w:val="0"/>
      <w:marTop w:val="0"/>
      <w:marBottom w:val="0"/>
      <w:divBdr>
        <w:top w:val="none" w:sz="0" w:space="0" w:color="auto"/>
        <w:left w:val="none" w:sz="0" w:space="0" w:color="auto"/>
        <w:bottom w:val="none" w:sz="0" w:space="0" w:color="auto"/>
        <w:right w:val="none" w:sz="0" w:space="0" w:color="auto"/>
      </w:divBdr>
    </w:div>
    <w:div w:id="1635328672">
      <w:bodyDiv w:val="1"/>
      <w:marLeft w:val="0"/>
      <w:marRight w:val="0"/>
      <w:marTop w:val="0"/>
      <w:marBottom w:val="0"/>
      <w:divBdr>
        <w:top w:val="none" w:sz="0" w:space="0" w:color="auto"/>
        <w:left w:val="none" w:sz="0" w:space="0" w:color="auto"/>
        <w:bottom w:val="none" w:sz="0" w:space="0" w:color="auto"/>
        <w:right w:val="none" w:sz="0" w:space="0" w:color="auto"/>
      </w:divBdr>
      <w:divsChild>
        <w:div w:id="522015518">
          <w:marLeft w:val="0"/>
          <w:marRight w:val="0"/>
          <w:marTop w:val="0"/>
          <w:marBottom w:val="0"/>
          <w:divBdr>
            <w:top w:val="none" w:sz="0" w:space="0" w:color="auto"/>
            <w:left w:val="none" w:sz="0" w:space="0" w:color="auto"/>
            <w:bottom w:val="none" w:sz="0" w:space="0" w:color="auto"/>
            <w:right w:val="none" w:sz="0" w:space="0" w:color="auto"/>
          </w:divBdr>
        </w:div>
        <w:div w:id="1152068018">
          <w:marLeft w:val="0"/>
          <w:marRight w:val="0"/>
          <w:marTop w:val="0"/>
          <w:marBottom w:val="0"/>
          <w:divBdr>
            <w:top w:val="none" w:sz="0" w:space="0" w:color="auto"/>
            <w:left w:val="none" w:sz="0" w:space="0" w:color="auto"/>
            <w:bottom w:val="none" w:sz="0" w:space="0" w:color="auto"/>
            <w:right w:val="none" w:sz="0" w:space="0" w:color="auto"/>
          </w:divBdr>
        </w:div>
        <w:div w:id="883563284">
          <w:marLeft w:val="0"/>
          <w:marRight w:val="0"/>
          <w:marTop w:val="0"/>
          <w:marBottom w:val="0"/>
          <w:divBdr>
            <w:top w:val="none" w:sz="0" w:space="0" w:color="auto"/>
            <w:left w:val="none" w:sz="0" w:space="0" w:color="auto"/>
            <w:bottom w:val="none" w:sz="0" w:space="0" w:color="auto"/>
            <w:right w:val="none" w:sz="0" w:space="0" w:color="auto"/>
          </w:divBdr>
        </w:div>
      </w:divsChild>
    </w:div>
    <w:div w:id="1636596943">
      <w:bodyDiv w:val="1"/>
      <w:marLeft w:val="0"/>
      <w:marRight w:val="0"/>
      <w:marTop w:val="0"/>
      <w:marBottom w:val="0"/>
      <w:divBdr>
        <w:top w:val="none" w:sz="0" w:space="0" w:color="auto"/>
        <w:left w:val="none" w:sz="0" w:space="0" w:color="auto"/>
        <w:bottom w:val="none" w:sz="0" w:space="0" w:color="auto"/>
        <w:right w:val="none" w:sz="0" w:space="0" w:color="auto"/>
      </w:divBdr>
    </w:div>
    <w:div w:id="1639916681">
      <w:bodyDiv w:val="1"/>
      <w:marLeft w:val="0"/>
      <w:marRight w:val="0"/>
      <w:marTop w:val="0"/>
      <w:marBottom w:val="0"/>
      <w:divBdr>
        <w:top w:val="none" w:sz="0" w:space="0" w:color="auto"/>
        <w:left w:val="none" w:sz="0" w:space="0" w:color="auto"/>
        <w:bottom w:val="none" w:sz="0" w:space="0" w:color="auto"/>
        <w:right w:val="none" w:sz="0" w:space="0" w:color="auto"/>
      </w:divBdr>
    </w:div>
    <w:div w:id="1642031238">
      <w:bodyDiv w:val="1"/>
      <w:marLeft w:val="0"/>
      <w:marRight w:val="0"/>
      <w:marTop w:val="0"/>
      <w:marBottom w:val="0"/>
      <w:divBdr>
        <w:top w:val="none" w:sz="0" w:space="0" w:color="auto"/>
        <w:left w:val="none" w:sz="0" w:space="0" w:color="auto"/>
        <w:bottom w:val="none" w:sz="0" w:space="0" w:color="auto"/>
        <w:right w:val="none" w:sz="0" w:space="0" w:color="auto"/>
      </w:divBdr>
    </w:div>
    <w:div w:id="1643775406">
      <w:bodyDiv w:val="1"/>
      <w:marLeft w:val="0"/>
      <w:marRight w:val="0"/>
      <w:marTop w:val="0"/>
      <w:marBottom w:val="0"/>
      <w:divBdr>
        <w:top w:val="none" w:sz="0" w:space="0" w:color="auto"/>
        <w:left w:val="none" w:sz="0" w:space="0" w:color="auto"/>
        <w:bottom w:val="none" w:sz="0" w:space="0" w:color="auto"/>
        <w:right w:val="none" w:sz="0" w:space="0" w:color="auto"/>
      </w:divBdr>
    </w:div>
    <w:div w:id="1644039830">
      <w:bodyDiv w:val="1"/>
      <w:marLeft w:val="0"/>
      <w:marRight w:val="0"/>
      <w:marTop w:val="0"/>
      <w:marBottom w:val="0"/>
      <w:divBdr>
        <w:top w:val="none" w:sz="0" w:space="0" w:color="auto"/>
        <w:left w:val="none" w:sz="0" w:space="0" w:color="auto"/>
        <w:bottom w:val="none" w:sz="0" w:space="0" w:color="auto"/>
        <w:right w:val="none" w:sz="0" w:space="0" w:color="auto"/>
      </w:divBdr>
    </w:div>
    <w:div w:id="1645040355">
      <w:bodyDiv w:val="1"/>
      <w:marLeft w:val="0"/>
      <w:marRight w:val="0"/>
      <w:marTop w:val="0"/>
      <w:marBottom w:val="0"/>
      <w:divBdr>
        <w:top w:val="none" w:sz="0" w:space="0" w:color="auto"/>
        <w:left w:val="none" w:sz="0" w:space="0" w:color="auto"/>
        <w:bottom w:val="none" w:sz="0" w:space="0" w:color="auto"/>
        <w:right w:val="none" w:sz="0" w:space="0" w:color="auto"/>
      </w:divBdr>
    </w:div>
    <w:div w:id="1651669592">
      <w:bodyDiv w:val="1"/>
      <w:marLeft w:val="0"/>
      <w:marRight w:val="0"/>
      <w:marTop w:val="0"/>
      <w:marBottom w:val="0"/>
      <w:divBdr>
        <w:top w:val="none" w:sz="0" w:space="0" w:color="auto"/>
        <w:left w:val="none" w:sz="0" w:space="0" w:color="auto"/>
        <w:bottom w:val="none" w:sz="0" w:space="0" w:color="auto"/>
        <w:right w:val="none" w:sz="0" w:space="0" w:color="auto"/>
      </w:divBdr>
      <w:divsChild>
        <w:div w:id="170334875">
          <w:marLeft w:val="0"/>
          <w:marRight w:val="0"/>
          <w:marTop w:val="0"/>
          <w:marBottom w:val="0"/>
          <w:divBdr>
            <w:top w:val="none" w:sz="0" w:space="0" w:color="auto"/>
            <w:left w:val="none" w:sz="0" w:space="0" w:color="auto"/>
            <w:bottom w:val="none" w:sz="0" w:space="0" w:color="auto"/>
            <w:right w:val="none" w:sz="0" w:space="0" w:color="auto"/>
          </w:divBdr>
        </w:div>
        <w:div w:id="1003120349">
          <w:marLeft w:val="0"/>
          <w:marRight w:val="0"/>
          <w:marTop w:val="0"/>
          <w:marBottom w:val="0"/>
          <w:divBdr>
            <w:top w:val="none" w:sz="0" w:space="0" w:color="auto"/>
            <w:left w:val="none" w:sz="0" w:space="0" w:color="auto"/>
            <w:bottom w:val="none" w:sz="0" w:space="0" w:color="auto"/>
            <w:right w:val="none" w:sz="0" w:space="0" w:color="auto"/>
          </w:divBdr>
        </w:div>
      </w:divsChild>
    </w:div>
    <w:div w:id="1654526642">
      <w:bodyDiv w:val="1"/>
      <w:marLeft w:val="0"/>
      <w:marRight w:val="0"/>
      <w:marTop w:val="0"/>
      <w:marBottom w:val="0"/>
      <w:divBdr>
        <w:top w:val="none" w:sz="0" w:space="0" w:color="auto"/>
        <w:left w:val="none" w:sz="0" w:space="0" w:color="auto"/>
        <w:bottom w:val="none" w:sz="0" w:space="0" w:color="auto"/>
        <w:right w:val="none" w:sz="0" w:space="0" w:color="auto"/>
      </w:divBdr>
    </w:div>
    <w:div w:id="1656101531">
      <w:bodyDiv w:val="1"/>
      <w:marLeft w:val="0"/>
      <w:marRight w:val="0"/>
      <w:marTop w:val="0"/>
      <w:marBottom w:val="0"/>
      <w:divBdr>
        <w:top w:val="none" w:sz="0" w:space="0" w:color="auto"/>
        <w:left w:val="none" w:sz="0" w:space="0" w:color="auto"/>
        <w:bottom w:val="none" w:sz="0" w:space="0" w:color="auto"/>
        <w:right w:val="none" w:sz="0" w:space="0" w:color="auto"/>
      </w:divBdr>
    </w:div>
    <w:div w:id="1658923115">
      <w:bodyDiv w:val="1"/>
      <w:marLeft w:val="0"/>
      <w:marRight w:val="0"/>
      <w:marTop w:val="0"/>
      <w:marBottom w:val="0"/>
      <w:divBdr>
        <w:top w:val="none" w:sz="0" w:space="0" w:color="auto"/>
        <w:left w:val="none" w:sz="0" w:space="0" w:color="auto"/>
        <w:bottom w:val="none" w:sz="0" w:space="0" w:color="auto"/>
        <w:right w:val="none" w:sz="0" w:space="0" w:color="auto"/>
      </w:divBdr>
    </w:div>
    <w:div w:id="1661077108">
      <w:bodyDiv w:val="1"/>
      <w:marLeft w:val="0"/>
      <w:marRight w:val="0"/>
      <w:marTop w:val="0"/>
      <w:marBottom w:val="0"/>
      <w:divBdr>
        <w:top w:val="none" w:sz="0" w:space="0" w:color="auto"/>
        <w:left w:val="none" w:sz="0" w:space="0" w:color="auto"/>
        <w:bottom w:val="none" w:sz="0" w:space="0" w:color="auto"/>
        <w:right w:val="none" w:sz="0" w:space="0" w:color="auto"/>
      </w:divBdr>
    </w:div>
    <w:div w:id="1662735186">
      <w:bodyDiv w:val="1"/>
      <w:marLeft w:val="0"/>
      <w:marRight w:val="0"/>
      <w:marTop w:val="0"/>
      <w:marBottom w:val="0"/>
      <w:divBdr>
        <w:top w:val="none" w:sz="0" w:space="0" w:color="auto"/>
        <w:left w:val="none" w:sz="0" w:space="0" w:color="auto"/>
        <w:bottom w:val="none" w:sz="0" w:space="0" w:color="auto"/>
        <w:right w:val="none" w:sz="0" w:space="0" w:color="auto"/>
      </w:divBdr>
    </w:div>
    <w:div w:id="1665546600">
      <w:bodyDiv w:val="1"/>
      <w:marLeft w:val="0"/>
      <w:marRight w:val="0"/>
      <w:marTop w:val="0"/>
      <w:marBottom w:val="0"/>
      <w:divBdr>
        <w:top w:val="none" w:sz="0" w:space="0" w:color="auto"/>
        <w:left w:val="none" w:sz="0" w:space="0" w:color="auto"/>
        <w:bottom w:val="none" w:sz="0" w:space="0" w:color="auto"/>
        <w:right w:val="none" w:sz="0" w:space="0" w:color="auto"/>
      </w:divBdr>
    </w:div>
    <w:div w:id="1665888320">
      <w:bodyDiv w:val="1"/>
      <w:marLeft w:val="0"/>
      <w:marRight w:val="0"/>
      <w:marTop w:val="0"/>
      <w:marBottom w:val="0"/>
      <w:divBdr>
        <w:top w:val="none" w:sz="0" w:space="0" w:color="auto"/>
        <w:left w:val="none" w:sz="0" w:space="0" w:color="auto"/>
        <w:bottom w:val="none" w:sz="0" w:space="0" w:color="auto"/>
        <w:right w:val="none" w:sz="0" w:space="0" w:color="auto"/>
      </w:divBdr>
    </w:div>
    <w:div w:id="1667438349">
      <w:bodyDiv w:val="1"/>
      <w:marLeft w:val="0"/>
      <w:marRight w:val="0"/>
      <w:marTop w:val="0"/>
      <w:marBottom w:val="0"/>
      <w:divBdr>
        <w:top w:val="none" w:sz="0" w:space="0" w:color="auto"/>
        <w:left w:val="none" w:sz="0" w:space="0" w:color="auto"/>
        <w:bottom w:val="none" w:sz="0" w:space="0" w:color="auto"/>
        <w:right w:val="none" w:sz="0" w:space="0" w:color="auto"/>
      </w:divBdr>
    </w:div>
    <w:div w:id="1669164031">
      <w:bodyDiv w:val="1"/>
      <w:marLeft w:val="0"/>
      <w:marRight w:val="0"/>
      <w:marTop w:val="0"/>
      <w:marBottom w:val="0"/>
      <w:divBdr>
        <w:top w:val="none" w:sz="0" w:space="0" w:color="auto"/>
        <w:left w:val="none" w:sz="0" w:space="0" w:color="auto"/>
        <w:bottom w:val="none" w:sz="0" w:space="0" w:color="auto"/>
        <w:right w:val="none" w:sz="0" w:space="0" w:color="auto"/>
      </w:divBdr>
    </w:div>
    <w:div w:id="1672559824">
      <w:bodyDiv w:val="1"/>
      <w:marLeft w:val="0"/>
      <w:marRight w:val="0"/>
      <w:marTop w:val="0"/>
      <w:marBottom w:val="0"/>
      <w:divBdr>
        <w:top w:val="none" w:sz="0" w:space="0" w:color="auto"/>
        <w:left w:val="none" w:sz="0" w:space="0" w:color="auto"/>
        <w:bottom w:val="none" w:sz="0" w:space="0" w:color="auto"/>
        <w:right w:val="none" w:sz="0" w:space="0" w:color="auto"/>
      </w:divBdr>
    </w:div>
    <w:div w:id="1673335857">
      <w:bodyDiv w:val="1"/>
      <w:marLeft w:val="0"/>
      <w:marRight w:val="0"/>
      <w:marTop w:val="0"/>
      <w:marBottom w:val="0"/>
      <w:divBdr>
        <w:top w:val="none" w:sz="0" w:space="0" w:color="auto"/>
        <w:left w:val="none" w:sz="0" w:space="0" w:color="auto"/>
        <w:bottom w:val="none" w:sz="0" w:space="0" w:color="auto"/>
        <w:right w:val="none" w:sz="0" w:space="0" w:color="auto"/>
      </w:divBdr>
    </w:div>
    <w:div w:id="1674069042">
      <w:bodyDiv w:val="1"/>
      <w:marLeft w:val="0"/>
      <w:marRight w:val="0"/>
      <w:marTop w:val="0"/>
      <w:marBottom w:val="0"/>
      <w:divBdr>
        <w:top w:val="none" w:sz="0" w:space="0" w:color="auto"/>
        <w:left w:val="none" w:sz="0" w:space="0" w:color="auto"/>
        <w:bottom w:val="none" w:sz="0" w:space="0" w:color="auto"/>
        <w:right w:val="none" w:sz="0" w:space="0" w:color="auto"/>
      </w:divBdr>
      <w:divsChild>
        <w:div w:id="199436891">
          <w:marLeft w:val="0"/>
          <w:marRight w:val="0"/>
          <w:marTop w:val="0"/>
          <w:marBottom w:val="0"/>
          <w:divBdr>
            <w:top w:val="none" w:sz="0" w:space="0" w:color="auto"/>
            <w:left w:val="none" w:sz="0" w:space="0" w:color="auto"/>
            <w:bottom w:val="none" w:sz="0" w:space="0" w:color="auto"/>
            <w:right w:val="none" w:sz="0" w:space="0" w:color="auto"/>
          </w:divBdr>
        </w:div>
        <w:div w:id="2115514839">
          <w:marLeft w:val="0"/>
          <w:marRight w:val="0"/>
          <w:marTop w:val="0"/>
          <w:marBottom w:val="0"/>
          <w:divBdr>
            <w:top w:val="none" w:sz="0" w:space="0" w:color="auto"/>
            <w:left w:val="none" w:sz="0" w:space="0" w:color="auto"/>
            <w:bottom w:val="none" w:sz="0" w:space="0" w:color="auto"/>
            <w:right w:val="none" w:sz="0" w:space="0" w:color="auto"/>
          </w:divBdr>
        </w:div>
        <w:div w:id="268466821">
          <w:marLeft w:val="0"/>
          <w:marRight w:val="0"/>
          <w:marTop w:val="0"/>
          <w:marBottom w:val="0"/>
          <w:divBdr>
            <w:top w:val="none" w:sz="0" w:space="0" w:color="auto"/>
            <w:left w:val="none" w:sz="0" w:space="0" w:color="auto"/>
            <w:bottom w:val="none" w:sz="0" w:space="0" w:color="auto"/>
            <w:right w:val="none" w:sz="0" w:space="0" w:color="auto"/>
          </w:divBdr>
        </w:div>
        <w:div w:id="1618758700">
          <w:marLeft w:val="0"/>
          <w:marRight w:val="0"/>
          <w:marTop w:val="0"/>
          <w:marBottom w:val="0"/>
          <w:divBdr>
            <w:top w:val="none" w:sz="0" w:space="0" w:color="auto"/>
            <w:left w:val="none" w:sz="0" w:space="0" w:color="auto"/>
            <w:bottom w:val="none" w:sz="0" w:space="0" w:color="auto"/>
            <w:right w:val="none" w:sz="0" w:space="0" w:color="auto"/>
          </w:divBdr>
        </w:div>
        <w:div w:id="1394502409">
          <w:marLeft w:val="0"/>
          <w:marRight w:val="0"/>
          <w:marTop w:val="0"/>
          <w:marBottom w:val="0"/>
          <w:divBdr>
            <w:top w:val="none" w:sz="0" w:space="0" w:color="auto"/>
            <w:left w:val="none" w:sz="0" w:space="0" w:color="auto"/>
            <w:bottom w:val="none" w:sz="0" w:space="0" w:color="auto"/>
            <w:right w:val="none" w:sz="0" w:space="0" w:color="auto"/>
          </w:divBdr>
        </w:div>
      </w:divsChild>
    </w:div>
    <w:div w:id="1675456657">
      <w:bodyDiv w:val="1"/>
      <w:marLeft w:val="0"/>
      <w:marRight w:val="0"/>
      <w:marTop w:val="0"/>
      <w:marBottom w:val="0"/>
      <w:divBdr>
        <w:top w:val="none" w:sz="0" w:space="0" w:color="auto"/>
        <w:left w:val="none" w:sz="0" w:space="0" w:color="auto"/>
        <w:bottom w:val="none" w:sz="0" w:space="0" w:color="auto"/>
        <w:right w:val="none" w:sz="0" w:space="0" w:color="auto"/>
      </w:divBdr>
    </w:div>
    <w:div w:id="1675494929">
      <w:bodyDiv w:val="1"/>
      <w:marLeft w:val="0"/>
      <w:marRight w:val="0"/>
      <w:marTop w:val="0"/>
      <w:marBottom w:val="0"/>
      <w:divBdr>
        <w:top w:val="none" w:sz="0" w:space="0" w:color="auto"/>
        <w:left w:val="none" w:sz="0" w:space="0" w:color="auto"/>
        <w:bottom w:val="none" w:sz="0" w:space="0" w:color="auto"/>
        <w:right w:val="none" w:sz="0" w:space="0" w:color="auto"/>
      </w:divBdr>
    </w:div>
    <w:div w:id="1679456923">
      <w:bodyDiv w:val="1"/>
      <w:marLeft w:val="0"/>
      <w:marRight w:val="0"/>
      <w:marTop w:val="0"/>
      <w:marBottom w:val="0"/>
      <w:divBdr>
        <w:top w:val="none" w:sz="0" w:space="0" w:color="auto"/>
        <w:left w:val="none" w:sz="0" w:space="0" w:color="auto"/>
        <w:bottom w:val="none" w:sz="0" w:space="0" w:color="auto"/>
        <w:right w:val="none" w:sz="0" w:space="0" w:color="auto"/>
      </w:divBdr>
    </w:div>
    <w:div w:id="1679581947">
      <w:bodyDiv w:val="1"/>
      <w:marLeft w:val="0"/>
      <w:marRight w:val="0"/>
      <w:marTop w:val="0"/>
      <w:marBottom w:val="0"/>
      <w:divBdr>
        <w:top w:val="none" w:sz="0" w:space="0" w:color="auto"/>
        <w:left w:val="none" w:sz="0" w:space="0" w:color="auto"/>
        <w:bottom w:val="none" w:sz="0" w:space="0" w:color="auto"/>
        <w:right w:val="none" w:sz="0" w:space="0" w:color="auto"/>
      </w:divBdr>
    </w:div>
    <w:div w:id="1681277060">
      <w:bodyDiv w:val="1"/>
      <w:marLeft w:val="0"/>
      <w:marRight w:val="0"/>
      <w:marTop w:val="0"/>
      <w:marBottom w:val="0"/>
      <w:divBdr>
        <w:top w:val="none" w:sz="0" w:space="0" w:color="auto"/>
        <w:left w:val="none" w:sz="0" w:space="0" w:color="auto"/>
        <w:bottom w:val="none" w:sz="0" w:space="0" w:color="auto"/>
        <w:right w:val="none" w:sz="0" w:space="0" w:color="auto"/>
      </w:divBdr>
    </w:div>
    <w:div w:id="1682471804">
      <w:bodyDiv w:val="1"/>
      <w:marLeft w:val="0"/>
      <w:marRight w:val="0"/>
      <w:marTop w:val="0"/>
      <w:marBottom w:val="0"/>
      <w:divBdr>
        <w:top w:val="none" w:sz="0" w:space="0" w:color="auto"/>
        <w:left w:val="none" w:sz="0" w:space="0" w:color="auto"/>
        <w:bottom w:val="none" w:sz="0" w:space="0" w:color="auto"/>
        <w:right w:val="none" w:sz="0" w:space="0" w:color="auto"/>
      </w:divBdr>
    </w:div>
    <w:div w:id="1687055627">
      <w:bodyDiv w:val="1"/>
      <w:marLeft w:val="0"/>
      <w:marRight w:val="0"/>
      <w:marTop w:val="0"/>
      <w:marBottom w:val="0"/>
      <w:divBdr>
        <w:top w:val="none" w:sz="0" w:space="0" w:color="auto"/>
        <w:left w:val="none" w:sz="0" w:space="0" w:color="auto"/>
        <w:bottom w:val="none" w:sz="0" w:space="0" w:color="auto"/>
        <w:right w:val="none" w:sz="0" w:space="0" w:color="auto"/>
      </w:divBdr>
    </w:div>
    <w:div w:id="1689332261">
      <w:bodyDiv w:val="1"/>
      <w:marLeft w:val="0"/>
      <w:marRight w:val="0"/>
      <w:marTop w:val="0"/>
      <w:marBottom w:val="0"/>
      <w:divBdr>
        <w:top w:val="none" w:sz="0" w:space="0" w:color="auto"/>
        <w:left w:val="none" w:sz="0" w:space="0" w:color="auto"/>
        <w:bottom w:val="none" w:sz="0" w:space="0" w:color="auto"/>
        <w:right w:val="none" w:sz="0" w:space="0" w:color="auto"/>
      </w:divBdr>
    </w:div>
    <w:div w:id="1693914140">
      <w:bodyDiv w:val="1"/>
      <w:marLeft w:val="0"/>
      <w:marRight w:val="0"/>
      <w:marTop w:val="0"/>
      <w:marBottom w:val="0"/>
      <w:divBdr>
        <w:top w:val="none" w:sz="0" w:space="0" w:color="auto"/>
        <w:left w:val="none" w:sz="0" w:space="0" w:color="auto"/>
        <w:bottom w:val="none" w:sz="0" w:space="0" w:color="auto"/>
        <w:right w:val="none" w:sz="0" w:space="0" w:color="auto"/>
      </w:divBdr>
      <w:divsChild>
        <w:div w:id="181943373">
          <w:marLeft w:val="0"/>
          <w:marRight w:val="0"/>
          <w:marTop w:val="0"/>
          <w:marBottom w:val="0"/>
          <w:divBdr>
            <w:top w:val="none" w:sz="0" w:space="0" w:color="auto"/>
            <w:left w:val="none" w:sz="0" w:space="0" w:color="auto"/>
            <w:bottom w:val="none" w:sz="0" w:space="0" w:color="auto"/>
            <w:right w:val="none" w:sz="0" w:space="0" w:color="auto"/>
          </w:divBdr>
        </w:div>
        <w:div w:id="2104252859">
          <w:marLeft w:val="0"/>
          <w:marRight w:val="0"/>
          <w:marTop w:val="0"/>
          <w:marBottom w:val="0"/>
          <w:divBdr>
            <w:top w:val="none" w:sz="0" w:space="0" w:color="auto"/>
            <w:left w:val="none" w:sz="0" w:space="0" w:color="auto"/>
            <w:bottom w:val="none" w:sz="0" w:space="0" w:color="auto"/>
            <w:right w:val="none" w:sz="0" w:space="0" w:color="auto"/>
          </w:divBdr>
        </w:div>
        <w:div w:id="281808109">
          <w:marLeft w:val="0"/>
          <w:marRight w:val="0"/>
          <w:marTop w:val="0"/>
          <w:marBottom w:val="0"/>
          <w:divBdr>
            <w:top w:val="none" w:sz="0" w:space="0" w:color="auto"/>
            <w:left w:val="none" w:sz="0" w:space="0" w:color="auto"/>
            <w:bottom w:val="none" w:sz="0" w:space="0" w:color="auto"/>
            <w:right w:val="none" w:sz="0" w:space="0" w:color="auto"/>
          </w:divBdr>
        </w:div>
      </w:divsChild>
    </w:div>
    <w:div w:id="1694723348">
      <w:bodyDiv w:val="1"/>
      <w:marLeft w:val="0"/>
      <w:marRight w:val="0"/>
      <w:marTop w:val="0"/>
      <w:marBottom w:val="0"/>
      <w:divBdr>
        <w:top w:val="none" w:sz="0" w:space="0" w:color="auto"/>
        <w:left w:val="none" w:sz="0" w:space="0" w:color="auto"/>
        <w:bottom w:val="none" w:sz="0" w:space="0" w:color="auto"/>
        <w:right w:val="none" w:sz="0" w:space="0" w:color="auto"/>
      </w:divBdr>
    </w:div>
    <w:div w:id="1699694551">
      <w:bodyDiv w:val="1"/>
      <w:marLeft w:val="0"/>
      <w:marRight w:val="0"/>
      <w:marTop w:val="0"/>
      <w:marBottom w:val="0"/>
      <w:divBdr>
        <w:top w:val="none" w:sz="0" w:space="0" w:color="auto"/>
        <w:left w:val="none" w:sz="0" w:space="0" w:color="auto"/>
        <w:bottom w:val="none" w:sz="0" w:space="0" w:color="auto"/>
        <w:right w:val="none" w:sz="0" w:space="0" w:color="auto"/>
      </w:divBdr>
    </w:div>
    <w:div w:id="1708990794">
      <w:bodyDiv w:val="1"/>
      <w:marLeft w:val="0"/>
      <w:marRight w:val="0"/>
      <w:marTop w:val="0"/>
      <w:marBottom w:val="0"/>
      <w:divBdr>
        <w:top w:val="none" w:sz="0" w:space="0" w:color="auto"/>
        <w:left w:val="none" w:sz="0" w:space="0" w:color="auto"/>
        <w:bottom w:val="none" w:sz="0" w:space="0" w:color="auto"/>
        <w:right w:val="none" w:sz="0" w:space="0" w:color="auto"/>
      </w:divBdr>
    </w:div>
    <w:div w:id="1711344082">
      <w:bodyDiv w:val="1"/>
      <w:marLeft w:val="0"/>
      <w:marRight w:val="0"/>
      <w:marTop w:val="0"/>
      <w:marBottom w:val="0"/>
      <w:divBdr>
        <w:top w:val="none" w:sz="0" w:space="0" w:color="auto"/>
        <w:left w:val="none" w:sz="0" w:space="0" w:color="auto"/>
        <w:bottom w:val="none" w:sz="0" w:space="0" w:color="auto"/>
        <w:right w:val="none" w:sz="0" w:space="0" w:color="auto"/>
      </w:divBdr>
    </w:div>
    <w:div w:id="1713069780">
      <w:bodyDiv w:val="1"/>
      <w:marLeft w:val="0"/>
      <w:marRight w:val="0"/>
      <w:marTop w:val="0"/>
      <w:marBottom w:val="0"/>
      <w:divBdr>
        <w:top w:val="none" w:sz="0" w:space="0" w:color="auto"/>
        <w:left w:val="none" w:sz="0" w:space="0" w:color="auto"/>
        <w:bottom w:val="none" w:sz="0" w:space="0" w:color="auto"/>
        <w:right w:val="none" w:sz="0" w:space="0" w:color="auto"/>
      </w:divBdr>
    </w:div>
    <w:div w:id="1713454666">
      <w:bodyDiv w:val="1"/>
      <w:marLeft w:val="0"/>
      <w:marRight w:val="0"/>
      <w:marTop w:val="0"/>
      <w:marBottom w:val="0"/>
      <w:divBdr>
        <w:top w:val="none" w:sz="0" w:space="0" w:color="auto"/>
        <w:left w:val="none" w:sz="0" w:space="0" w:color="auto"/>
        <w:bottom w:val="none" w:sz="0" w:space="0" w:color="auto"/>
        <w:right w:val="none" w:sz="0" w:space="0" w:color="auto"/>
      </w:divBdr>
    </w:div>
    <w:div w:id="1714579922">
      <w:bodyDiv w:val="1"/>
      <w:marLeft w:val="0"/>
      <w:marRight w:val="0"/>
      <w:marTop w:val="0"/>
      <w:marBottom w:val="0"/>
      <w:divBdr>
        <w:top w:val="none" w:sz="0" w:space="0" w:color="auto"/>
        <w:left w:val="none" w:sz="0" w:space="0" w:color="auto"/>
        <w:bottom w:val="none" w:sz="0" w:space="0" w:color="auto"/>
        <w:right w:val="none" w:sz="0" w:space="0" w:color="auto"/>
      </w:divBdr>
    </w:div>
    <w:div w:id="1716730199">
      <w:bodyDiv w:val="1"/>
      <w:marLeft w:val="0"/>
      <w:marRight w:val="0"/>
      <w:marTop w:val="0"/>
      <w:marBottom w:val="0"/>
      <w:divBdr>
        <w:top w:val="none" w:sz="0" w:space="0" w:color="auto"/>
        <w:left w:val="none" w:sz="0" w:space="0" w:color="auto"/>
        <w:bottom w:val="none" w:sz="0" w:space="0" w:color="auto"/>
        <w:right w:val="none" w:sz="0" w:space="0" w:color="auto"/>
      </w:divBdr>
    </w:div>
    <w:div w:id="1717511002">
      <w:bodyDiv w:val="1"/>
      <w:marLeft w:val="0"/>
      <w:marRight w:val="0"/>
      <w:marTop w:val="0"/>
      <w:marBottom w:val="0"/>
      <w:divBdr>
        <w:top w:val="none" w:sz="0" w:space="0" w:color="auto"/>
        <w:left w:val="none" w:sz="0" w:space="0" w:color="auto"/>
        <w:bottom w:val="none" w:sz="0" w:space="0" w:color="auto"/>
        <w:right w:val="none" w:sz="0" w:space="0" w:color="auto"/>
      </w:divBdr>
    </w:div>
    <w:div w:id="1718118804">
      <w:bodyDiv w:val="1"/>
      <w:marLeft w:val="0"/>
      <w:marRight w:val="0"/>
      <w:marTop w:val="0"/>
      <w:marBottom w:val="0"/>
      <w:divBdr>
        <w:top w:val="none" w:sz="0" w:space="0" w:color="auto"/>
        <w:left w:val="none" w:sz="0" w:space="0" w:color="auto"/>
        <w:bottom w:val="none" w:sz="0" w:space="0" w:color="auto"/>
        <w:right w:val="none" w:sz="0" w:space="0" w:color="auto"/>
      </w:divBdr>
    </w:div>
    <w:div w:id="1719741722">
      <w:bodyDiv w:val="1"/>
      <w:marLeft w:val="0"/>
      <w:marRight w:val="0"/>
      <w:marTop w:val="0"/>
      <w:marBottom w:val="0"/>
      <w:divBdr>
        <w:top w:val="none" w:sz="0" w:space="0" w:color="auto"/>
        <w:left w:val="none" w:sz="0" w:space="0" w:color="auto"/>
        <w:bottom w:val="none" w:sz="0" w:space="0" w:color="auto"/>
        <w:right w:val="none" w:sz="0" w:space="0" w:color="auto"/>
      </w:divBdr>
    </w:div>
    <w:div w:id="1721783666">
      <w:bodyDiv w:val="1"/>
      <w:marLeft w:val="0"/>
      <w:marRight w:val="0"/>
      <w:marTop w:val="0"/>
      <w:marBottom w:val="0"/>
      <w:divBdr>
        <w:top w:val="none" w:sz="0" w:space="0" w:color="auto"/>
        <w:left w:val="none" w:sz="0" w:space="0" w:color="auto"/>
        <w:bottom w:val="none" w:sz="0" w:space="0" w:color="auto"/>
        <w:right w:val="none" w:sz="0" w:space="0" w:color="auto"/>
      </w:divBdr>
    </w:div>
    <w:div w:id="1723476589">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8409708">
      <w:bodyDiv w:val="1"/>
      <w:marLeft w:val="0"/>
      <w:marRight w:val="0"/>
      <w:marTop w:val="0"/>
      <w:marBottom w:val="0"/>
      <w:divBdr>
        <w:top w:val="none" w:sz="0" w:space="0" w:color="auto"/>
        <w:left w:val="none" w:sz="0" w:space="0" w:color="auto"/>
        <w:bottom w:val="none" w:sz="0" w:space="0" w:color="auto"/>
        <w:right w:val="none" w:sz="0" w:space="0" w:color="auto"/>
      </w:divBdr>
    </w:div>
    <w:div w:id="1728412372">
      <w:bodyDiv w:val="1"/>
      <w:marLeft w:val="0"/>
      <w:marRight w:val="0"/>
      <w:marTop w:val="0"/>
      <w:marBottom w:val="0"/>
      <w:divBdr>
        <w:top w:val="none" w:sz="0" w:space="0" w:color="auto"/>
        <w:left w:val="none" w:sz="0" w:space="0" w:color="auto"/>
        <w:bottom w:val="none" w:sz="0" w:space="0" w:color="auto"/>
        <w:right w:val="none" w:sz="0" w:space="0" w:color="auto"/>
      </w:divBdr>
    </w:div>
    <w:div w:id="1731540793">
      <w:bodyDiv w:val="1"/>
      <w:marLeft w:val="0"/>
      <w:marRight w:val="0"/>
      <w:marTop w:val="0"/>
      <w:marBottom w:val="0"/>
      <w:divBdr>
        <w:top w:val="none" w:sz="0" w:space="0" w:color="auto"/>
        <w:left w:val="none" w:sz="0" w:space="0" w:color="auto"/>
        <w:bottom w:val="none" w:sz="0" w:space="0" w:color="auto"/>
        <w:right w:val="none" w:sz="0" w:space="0" w:color="auto"/>
      </w:divBdr>
    </w:div>
    <w:div w:id="1732381533">
      <w:bodyDiv w:val="1"/>
      <w:marLeft w:val="0"/>
      <w:marRight w:val="0"/>
      <w:marTop w:val="0"/>
      <w:marBottom w:val="0"/>
      <w:divBdr>
        <w:top w:val="none" w:sz="0" w:space="0" w:color="auto"/>
        <w:left w:val="none" w:sz="0" w:space="0" w:color="auto"/>
        <w:bottom w:val="none" w:sz="0" w:space="0" w:color="auto"/>
        <w:right w:val="none" w:sz="0" w:space="0" w:color="auto"/>
      </w:divBdr>
    </w:div>
    <w:div w:id="1733309900">
      <w:bodyDiv w:val="1"/>
      <w:marLeft w:val="0"/>
      <w:marRight w:val="0"/>
      <w:marTop w:val="0"/>
      <w:marBottom w:val="0"/>
      <w:divBdr>
        <w:top w:val="none" w:sz="0" w:space="0" w:color="auto"/>
        <w:left w:val="none" w:sz="0" w:space="0" w:color="auto"/>
        <w:bottom w:val="none" w:sz="0" w:space="0" w:color="auto"/>
        <w:right w:val="none" w:sz="0" w:space="0" w:color="auto"/>
      </w:divBdr>
    </w:div>
    <w:div w:id="1734231799">
      <w:bodyDiv w:val="1"/>
      <w:marLeft w:val="0"/>
      <w:marRight w:val="0"/>
      <w:marTop w:val="0"/>
      <w:marBottom w:val="0"/>
      <w:divBdr>
        <w:top w:val="none" w:sz="0" w:space="0" w:color="auto"/>
        <w:left w:val="none" w:sz="0" w:space="0" w:color="auto"/>
        <w:bottom w:val="none" w:sz="0" w:space="0" w:color="auto"/>
        <w:right w:val="none" w:sz="0" w:space="0" w:color="auto"/>
      </w:divBdr>
    </w:div>
    <w:div w:id="1738170088">
      <w:bodyDiv w:val="1"/>
      <w:marLeft w:val="0"/>
      <w:marRight w:val="0"/>
      <w:marTop w:val="0"/>
      <w:marBottom w:val="0"/>
      <w:divBdr>
        <w:top w:val="none" w:sz="0" w:space="0" w:color="auto"/>
        <w:left w:val="none" w:sz="0" w:space="0" w:color="auto"/>
        <w:bottom w:val="none" w:sz="0" w:space="0" w:color="auto"/>
        <w:right w:val="none" w:sz="0" w:space="0" w:color="auto"/>
      </w:divBdr>
    </w:div>
    <w:div w:id="1738243660">
      <w:bodyDiv w:val="1"/>
      <w:marLeft w:val="0"/>
      <w:marRight w:val="0"/>
      <w:marTop w:val="0"/>
      <w:marBottom w:val="0"/>
      <w:divBdr>
        <w:top w:val="none" w:sz="0" w:space="0" w:color="auto"/>
        <w:left w:val="none" w:sz="0" w:space="0" w:color="auto"/>
        <w:bottom w:val="none" w:sz="0" w:space="0" w:color="auto"/>
        <w:right w:val="none" w:sz="0" w:space="0" w:color="auto"/>
      </w:divBdr>
    </w:div>
    <w:div w:id="1738437772">
      <w:bodyDiv w:val="1"/>
      <w:marLeft w:val="0"/>
      <w:marRight w:val="0"/>
      <w:marTop w:val="0"/>
      <w:marBottom w:val="0"/>
      <w:divBdr>
        <w:top w:val="none" w:sz="0" w:space="0" w:color="auto"/>
        <w:left w:val="none" w:sz="0" w:space="0" w:color="auto"/>
        <w:bottom w:val="none" w:sz="0" w:space="0" w:color="auto"/>
        <w:right w:val="none" w:sz="0" w:space="0" w:color="auto"/>
      </w:divBdr>
    </w:div>
    <w:div w:id="1744142312">
      <w:bodyDiv w:val="1"/>
      <w:marLeft w:val="0"/>
      <w:marRight w:val="0"/>
      <w:marTop w:val="0"/>
      <w:marBottom w:val="0"/>
      <w:divBdr>
        <w:top w:val="none" w:sz="0" w:space="0" w:color="auto"/>
        <w:left w:val="none" w:sz="0" w:space="0" w:color="auto"/>
        <w:bottom w:val="none" w:sz="0" w:space="0" w:color="auto"/>
        <w:right w:val="none" w:sz="0" w:space="0" w:color="auto"/>
      </w:divBdr>
    </w:div>
    <w:div w:id="1744909528">
      <w:bodyDiv w:val="1"/>
      <w:marLeft w:val="0"/>
      <w:marRight w:val="0"/>
      <w:marTop w:val="0"/>
      <w:marBottom w:val="0"/>
      <w:divBdr>
        <w:top w:val="none" w:sz="0" w:space="0" w:color="auto"/>
        <w:left w:val="none" w:sz="0" w:space="0" w:color="auto"/>
        <w:bottom w:val="none" w:sz="0" w:space="0" w:color="auto"/>
        <w:right w:val="none" w:sz="0" w:space="0" w:color="auto"/>
      </w:divBdr>
    </w:div>
    <w:div w:id="1746565996">
      <w:bodyDiv w:val="1"/>
      <w:marLeft w:val="0"/>
      <w:marRight w:val="0"/>
      <w:marTop w:val="0"/>
      <w:marBottom w:val="0"/>
      <w:divBdr>
        <w:top w:val="none" w:sz="0" w:space="0" w:color="auto"/>
        <w:left w:val="none" w:sz="0" w:space="0" w:color="auto"/>
        <w:bottom w:val="none" w:sz="0" w:space="0" w:color="auto"/>
        <w:right w:val="none" w:sz="0" w:space="0" w:color="auto"/>
      </w:divBdr>
    </w:div>
    <w:div w:id="1747993518">
      <w:bodyDiv w:val="1"/>
      <w:marLeft w:val="0"/>
      <w:marRight w:val="0"/>
      <w:marTop w:val="0"/>
      <w:marBottom w:val="0"/>
      <w:divBdr>
        <w:top w:val="none" w:sz="0" w:space="0" w:color="auto"/>
        <w:left w:val="none" w:sz="0" w:space="0" w:color="auto"/>
        <w:bottom w:val="none" w:sz="0" w:space="0" w:color="auto"/>
        <w:right w:val="none" w:sz="0" w:space="0" w:color="auto"/>
      </w:divBdr>
    </w:div>
    <w:div w:id="1748260339">
      <w:bodyDiv w:val="1"/>
      <w:marLeft w:val="0"/>
      <w:marRight w:val="0"/>
      <w:marTop w:val="0"/>
      <w:marBottom w:val="0"/>
      <w:divBdr>
        <w:top w:val="none" w:sz="0" w:space="0" w:color="auto"/>
        <w:left w:val="none" w:sz="0" w:space="0" w:color="auto"/>
        <w:bottom w:val="none" w:sz="0" w:space="0" w:color="auto"/>
        <w:right w:val="none" w:sz="0" w:space="0" w:color="auto"/>
      </w:divBdr>
    </w:div>
    <w:div w:id="1748648542">
      <w:bodyDiv w:val="1"/>
      <w:marLeft w:val="0"/>
      <w:marRight w:val="0"/>
      <w:marTop w:val="0"/>
      <w:marBottom w:val="0"/>
      <w:divBdr>
        <w:top w:val="none" w:sz="0" w:space="0" w:color="auto"/>
        <w:left w:val="none" w:sz="0" w:space="0" w:color="auto"/>
        <w:bottom w:val="none" w:sz="0" w:space="0" w:color="auto"/>
        <w:right w:val="none" w:sz="0" w:space="0" w:color="auto"/>
      </w:divBdr>
    </w:div>
    <w:div w:id="1751343233">
      <w:bodyDiv w:val="1"/>
      <w:marLeft w:val="0"/>
      <w:marRight w:val="0"/>
      <w:marTop w:val="0"/>
      <w:marBottom w:val="0"/>
      <w:divBdr>
        <w:top w:val="none" w:sz="0" w:space="0" w:color="auto"/>
        <w:left w:val="none" w:sz="0" w:space="0" w:color="auto"/>
        <w:bottom w:val="none" w:sz="0" w:space="0" w:color="auto"/>
        <w:right w:val="none" w:sz="0" w:space="0" w:color="auto"/>
      </w:divBdr>
    </w:div>
    <w:div w:id="1751386508">
      <w:bodyDiv w:val="1"/>
      <w:marLeft w:val="0"/>
      <w:marRight w:val="0"/>
      <w:marTop w:val="0"/>
      <w:marBottom w:val="0"/>
      <w:divBdr>
        <w:top w:val="none" w:sz="0" w:space="0" w:color="auto"/>
        <w:left w:val="none" w:sz="0" w:space="0" w:color="auto"/>
        <w:bottom w:val="none" w:sz="0" w:space="0" w:color="auto"/>
        <w:right w:val="none" w:sz="0" w:space="0" w:color="auto"/>
      </w:divBdr>
    </w:div>
    <w:div w:id="1751610828">
      <w:bodyDiv w:val="1"/>
      <w:marLeft w:val="0"/>
      <w:marRight w:val="0"/>
      <w:marTop w:val="0"/>
      <w:marBottom w:val="0"/>
      <w:divBdr>
        <w:top w:val="none" w:sz="0" w:space="0" w:color="auto"/>
        <w:left w:val="none" w:sz="0" w:space="0" w:color="auto"/>
        <w:bottom w:val="none" w:sz="0" w:space="0" w:color="auto"/>
        <w:right w:val="none" w:sz="0" w:space="0" w:color="auto"/>
      </w:divBdr>
    </w:div>
    <w:div w:id="1751654018">
      <w:bodyDiv w:val="1"/>
      <w:marLeft w:val="0"/>
      <w:marRight w:val="0"/>
      <w:marTop w:val="0"/>
      <w:marBottom w:val="0"/>
      <w:divBdr>
        <w:top w:val="none" w:sz="0" w:space="0" w:color="auto"/>
        <w:left w:val="none" w:sz="0" w:space="0" w:color="auto"/>
        <w:bottom w:val="none" w:sz="0" w:space="0" w:color="auto"/>
        <w:right w:val="none" w:sz="0" w:space="0" w:color="auto"/>
      </w:divBdr>
    </w:div>
    <w:div w:id="1752237865">
      <w:bodyDiv w:val="1"/>
      <w:marLeft w:val="0"/>
      <w:marRight w:val="0"/>
      <w:marTop w:val="0"/>
      <w:marBottom w:val="0"/>
      <w:divBdr>
        <w:top w:val="none" w:sz="0" w:space="0" w:color="auto"/>
        <w:left w:val="none" w:sz="0" w:space="0" w:color="auto"/>
        <w:bottom w:val="none" w:sz="0" w:space="0" w:color="auto"/>
        <w:right w:val="none" w:sz="0" w:space="0" w:color="auto"/>
      </w:divBdr>
    </w:div>
    <w:div w:id="1756199889">
      <w:bodyDiv w:val="1"/>
      <w:marLeft w:val="0"/>
      <w:marRight w:val="0"/>
      <w:marTop w:val="0"/>
      <w:marBottom w:val="0"/>
      <w:divBdr>
        <w:top w:val="none" w:sz="0" w:space="0" w:color="auto"/>
        <w:left w:val="none" w:sz="0" w:space="0" w:color="auto"/>
        <w:bottom w:val="none" w:sz="0" w:space="0" w:color="auto"/>
        <w:right w:val="none" w:sz="0" w:space="0" w:color="auto"/>
      </w:divBdr>
    </w:div>
    <w:div w:id="1756200820">
      <w:bodyDiv w:val="1"/>
      <w:marLeft w:val="0"/>
      <w:marRight w:val="0"/>
      <w:marTop w:val="0"/>
      <w:marBottom w:val="0"/>
      <w:divBdr>
        <w:top w:val="none" w:sz="0" w:space="0" w:color="auto"/>
        <w:left w:val="none" w:sz="0" w:space="0" w:color="auto"/>
        <w:bottom w:val="none" w:sz="0" w:space="0" w:color="auto"/>
        <w:right w:val="none" w:sz="0" w:space="0" w:color="auto"/>
      </w:divBdr>
      <w:divsChild>
        <w:div w:id="1608393234">
          <w:marLeft w:val="0"/>
          <w:marRight w:val="0"/>
          <w:marTop w:val="0"/>
          <w:marBottom w:val="0"/>
          <w:divBdr>
            <w:top w:val="none" w:sz="0" w:space="0" w:color="auto"/>
            <w:left w:val="none" w:sz="0" w:space="0" w:color="auto"/>
            <w:bottom w:val="none" w:sz="0" w:space="0" w:color="auto"/>
            <w:right w:val="none" w:sz="0" w:space="0" w:color="auto"/>
          </w:divBdr>
        </w:div>
        <w:div w:id="700396866">
          <w:marLeft w:val="0"/>
          <w:marRight w:val="0"/>
          <w:marTop w:val="0"/>
          <w:marBottom w:val="0"/>
          <w:divBdr>
            <w:top w:val="none" w:sz="0" w:space="0" w:color="auto"/>
            <w:left w:val="none" w:sz="0" w:space="0" w:color="auto"/>
            <w:bottom w:val="none" w:sz="0" w:space="0" w:color="auto"/>
            <w:right w:val="none" w:sz="0" w:space="0" w:color="auto"/>
          </w:divBdr>
        </w:div>
        <w:div w:id="998075662">
          <w:marLeft w:val="0"/>
          <w:marRight w:val="0"/>
          <w:marTop w:val="0"/>
          <w:marBottom w:val="0"/>
          <w:divBdr>
            <w:top w:val="none" w:sz="0" w:space="0" w:color="auto"/>
            <w:left w:val="none" w:sz="0" w:space="0" w:color="auto"/>
            <w:bottom w:val="none" w:sz="0" w:space="0" w:color="auto"/>
            <w:right w:val="none" w:sz="0" w:space="0" w:color="auto"/>
          </w:divBdr>
        </w:div>
        <w:div w:id="1415125704">
          <w:marLeft w:val="0"/>
          <w:marRight w:val="0"/>
          <w:marTop w:val="0"/>
          <w:marBottom w:val="0"/>
          <w:divBdr>
            <w:top w:val="none" w:sz="0" w:space="0" w:color="auto"/>
            <w:left w:val="none" w:sz="0" w:space="0" w:color="auto"/>
            <w:bottom w:val="none" w:sz="0" w:space="0" w:color="auto"/>
            <w:right w:val="none" w:sz="0" w:space="0" w:color="auto"/>
          </w:divBdr>
        </w:div>
      </w:divsChild>
    </w:div>
    <w:div w:id="1758211006">
      <w:bodyDiv w:val="1"/>
      <w:marLeft w:val="0"/>
      <w:marRight w:val="0"/>
      <w:marTop w:val="0"/>
      <w:marBottom w:val="0"/>
      <w:divBdr>
        <w:top w:val="none" w:sz="0" w:space="0" w:color="auto"/>
        <w:left w:val="none" w:sz="0" w:space="0" w:color="auto"/>
        <w:bottom w:val="none" w:sz="0" w:space="0" w:color="auto"/>
        <w:right w:val="none" w:sz="0" w:space="0" w:color="auto"/>
      </w:divBdr>
    </w:div>
    <w:div w:id="1758358315">
      <w:bodyDiv w:val="1"/>
      <w:marLeft w:val="0"/>
      <w:marRight w:val="0"/>
      <w:marTop w:val="0"/>
      <w:marBottom w:val="0"/>
      <w:divBdr>
        <w:top w:val="none" w:sz="0" w:space="0" w:color="auto"/>
        <w:left w:val="none" w:sz="0" w:space="0" w:color="auto"/>
        <w:bottom w:val="none" w:sz="0" w:space="0" w:color="auto"/>
        <w:right w:val="none" w:sz="0" w:space="0" w:color="auto"/>
      </w:divBdr>
    </w:div>
    <w:div w:id="1758555323">
      <w:bodyDiv w:val="1"/>
      <w:marLeft w:val="0"/>
      <w:marRight w:val="0"/>
      <w:marTop w:val="0"/>
      <w:marBottom w:val="0"/>
      <w:divBdr>
        <w:top w:val="none" w:sz="0" w:space="0" w:color="auto"/>
        <w:left w:val="none" w:sz="0" w:space="0" w:color="auto"/>
        <w:bottom w:val="none" w:sz="0" w:space="0" w:color="auto"/>
        <w:right w:val="none" w:sz="0" w:space="0" w:color="auto"/>
      </w:divBdr>
      <w:divsChild>
        <w:div w:id="154272297">
          <w:marLeft w:val="0"/>
          <w:marRight w:val="0"/>
          <w:marTop w:val="0"/>
          <w:marBottom w:val="0"/>
          <w:divBdr>
            <w:top w:val="none" w:sz="0" w:space="0" w:color="auto"/>
            <w:left w:val="none" w:sz="0" w:space="0" w:color="auto"/>
            <w:bottom w:val="none" w:sz="0" w:space="0" w:color="auto"/>
            <w:right w:val="none" w:sz="0" w:space="0" w:color="auto"/>
          </w:divBdr>
        </w:div>
        <w:div w:id="775370565">
          <w:marLeft w:val="0"/>
          <w:marRight w:val="0"/>
          <w:marTop w:val="0"/>
          <w:marBottom w:val="0"/>
          <w:divBdr>
            <w:top w:val="none" w:sz="0" w:space="0" w:color="auto"/>
            <w:left w:val="none" w:sz="0" w:space="0" w:color="auto"/>
            <w:bottom w:val="none" w:sz="0" w:space="0" w:color="auto"/>
            <w:right w:val="none" w:sz="0" w:space="0" w:color="auto"/>
          </w:divBdr>
        </w:div>
        <w:div w:id="1796096042">
          <w:marLeft w:val="0"/>
          <w:marRight w:val="0"/>
          <w:marTop w:val="0"/>
          <w:marBottom w:val="0"/>
          <w:divBdr>
            <w:top w:val="none" w:sz="0" w:space="0" w:color="auto"/>
            <w:left w:val="none" w:sz="0" w:space="0" w:color="auto"/>
            <w:bottom w:val="none" w:sz="0" w:space="0" w:color="auto"/>
            <w:right w:val="none" w:sz="0" w:space="0" w:color="auto"/>
          </w:divBdr>
        </w:div>
      </w:divsChild>
    </w:div>
    <w:div w:id="1759406935">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4179702">
      <w:bodyDiv w:val="1"/>
      <w:marLeft w:val="0"/>
      <w:marRight w:val="0"/>
      <w:marTop w:val="0"/>
      <w:marBottom w:val="0"/>
      <w:divBdr>
        <w:top w:val="none" w:sz="0" w:space="0" w:color="auto"/>
        <w:left w:val="none" w:sz="0" w:space="0" w:color="auto"/>
        <w:bottom w:val="none" w:sz="0" w:space="0" w:color="auto"/>
        <w:right w:val="none" w:sz="0" w:space="0" w:color="auto"/>
      </w:divBdr>
    </w:div>
    <w:div w:id="1764569629">
      <w:bodyDiv w:val="1"/>
      <w:marLeft w:val="0"/>
      <w:marRight w:val="0"/>
      <w:marTop w:val="0"/>
      <w:marBottom w:val="0"/>
      <w:divBdr>
        <w:top w:val="none" w:sz="0" w:space="0" w:color="auto"/>
        <w:left w:val="none" w:sz="0" w:space="0" w:color="auto"/>
        <w:bottom w:val="none" w:sz="0" w:space="0" w:color="auto"/>
        <w:right w:val="none" w:sz="0" w:space="0" w:color="auto"/>
      </w:divBdr>
    </w:div>
    <w:div w:id="1769621562">
      <w:bodyDiv w:val="1"/>
      <w:marLeft w:val="0"/>
      <w:marRight w:val="0"/>
      <w:marTop w:val="0"/>
      <w:marBottom w:val="0"/>
      <w:divBdr>
        <w:top w:val="none" w:sz="0" w:space="0" w:color="auto"/>
        <w:left w:val="none" w:sz="0" w:space="0" w:color="auto"/>
        <w:bottom w:val="none" w:sz="0" w:space="0" w:color="auto"/>
        <w:right w:val="none" w:sz="0" w:space="0" w:color="auto"/>
      </w:divBdr>
    </w:div>
    <w:div w:id="1770154674">
      <w:bodyDiv w:val="1"/>
      <w:marLeft w:val="0"/>
      <w:marRight w:val="0"/>
      <w:marTop w:val="0"/>
      <w:marBottom w:val="0"/>
      <w:divBdr>
        <w:top w:val="none" w:sz="0" w:space="0" w:color="auto"/>
        <w:left w:val="none" w:sz="0" w:space="0" w:color="auto"/>
        <w:bottom w:val="none" w:sz="0" w:space="0" w:color="auto"/>
        <w:right w:val="none" w:sz="0" w:space="0" w:color="auto"/>
      </w:divBdr>
    </w:div>
    <w:div w:id="1770664636">
      <w:bodyDiv w:val="1"/>
      <w:marLeft w:val="0"/>
      <w:marRight w:val="0"/>
      <w:marTop w:val="0"/>
      <w:marBottom w:val="0"/>
      <w:divBdr>
        <w:top w:val="none" w:sz="0" w:space="0" w:color="auto"/>
        <w:left w:val="none" w:sz="0" w:space="0" w:color="auto"/>
        <w:bottom w:val="none" w:sz="0" w:space="0" w:color="auto"/>
        <w:right w:val="none" w:sz="0" w:space="0" w:color="auto"/>
      </w:divBdr>
    </w:div>
    <w:div w:id="1771003954">
      <w:bodyDiv w:val="1"/>
      <w:marLeft w:val="0"/>
      <w:marRight w:val="0"/>
      <w:marTop w:val="0"/>
      <w:marBottom w:val="0"/>
      <w:divBdr>
        <w:top w:val="none" w:sz="0" w:space="0" w:color="auto"/>
        <w:left w:val="none" w:sz="0" w:space="0" w:color="auto"/>
        <w:bottom w:val="none" w:sz="0" w:space="0" w:color="auto"/>
        <w:right w:val="none" w:sz="0" w:space="0" w:color="auto"/>
      </w:divBdr>
    </w:div>
    <w:div w:id="1774279412">
      <w:bodyDiv w:val="1"/>
      <w:marLeft w:val="0"/>
      <w:marRight w:val="0"/>
      <w:marTop w:val="0"/>
      <w:marBottom w:val="0"/>
      <w:divBdr>
        <w:top w:val="none" w:sz="0" w:space="0" w:color="auto"/>
        <w:left w:val="none" w:sz="0" w:space="0" w:color="auto"/>
        <w:bottom w:val="none" w:sz="0" w:space="0" w:color="auto"/>
        <w:right w:val="none" w:sz="0" w:space="0" w:color="auto"/>
      </w:divBdr>
    </w:div>
    <w:div w:id="1774398837">
      <w:bodyDiv w:val="1"/>
      <w:marLeft w:val="0"/>
      <w:marRight w:val="0"/>
      <w:marTop w:val="0"/>
      <w:marBottom w:val="0"/>
      <w:divBdr>
        <w:top w:val="none" w:sz="0" w:space="0" w:color="auto"/>
        <w:left w:val="none" w:sz="0" w:space="0" w:color="auto"/>
        <w:bottom w:val="none" w:sz="0" w:space="0" w:color="auto"/>
        <w:right w:val="none" w:sz="0" w:space="0" w:color="auto"/>
      </w:divBdr>
    </w:div>
    <w:div w:id="1774476260">
      <w:bodyDiv w:val="1"/>
      <w:marLeft w:val="0"/>
      <w:marRight w:val="0"/>
      <w:marTop w:val="0"/>
      <w:marBottom w:val="0"/>
      <w:divBdr>
        <w:top w:val="none" w:sz="0" w:space="0" w:color="auto"/>
        <w:left w:val="none" w:sz="0" w:space="0" w:color="auto"/>
        <w:bottom w:val="none" w:sz="0" w:space="0" w:color="auto"/>
        <w:right w:val="none" w:sz="0" w:space="0" w:color="auto"/>
      </w:divBdr>
    </w:div>
    <w:div w:id="1776555633">
      <w:bodyDiv w:val="1"/>
      <w:marLeft w:val="0"/>
      <w:marRight w:val="0"/>
      <w:marTop w:val="0"/>
      <w:marBottom w:val="0"/>
      <w:divBdr>
        <w:top w:val="none" w:sz="0" w:space="0" w:color="auto"/>
        <w:left w:val="none" w:sz="0" w:space="0" w:color="auto"/>
        <w:bottom w:val="none" w:sz="0" w:space="0" w:color="auto"/>
        <w:right w:val="none" w:sz="0" w:space="0" w:color="auto"/>
      </w:divBdr>
    </w:div>
    <w:div w:id="1776900046">
      <w:bodyDiv w:val="1"/>
      <w:marLeft w:val="0"/>
      <w:marRight w:val="0"/>
      <w:marTop w:val="0"/>
      <w:marBottom w:val="0"/>
      <w:divBdr>
        <w:top w:val="none" w:sz="0" w:space="0" w:color="auto"/>
        <w:left w:val="none" w:sz="0" w:space="0" w:color="auto"/>
        <w:bottom w:val="none" w:sz="0" w:space="0" w:color="auto"/>
        <w:right w:val="none" w:sz="0" w:space="0" w:color="auto"/>
      </w:divBdr>
    </w:div>
    <w:div w:id="1776947047">
      <w:bodyDiv w:val="1"/>
      <w:marLeft w:val="0"/>
      <w:marRight w:val="0"/>
      <w:marTop w:val="0"/>
      <w:marBottom w:val="0"/>
      <w:divBdr>
        <w:top w:val="none" w:sz="0" w:space="0" w:color="auto"/>
        <w:left w:val="none" w:sz="0" w:space="0" w:color="auto"/>
        <w:bottom w:val="none" w:sz="0" w:space="0" w:color="auto"/>
        <w:right w:val="none" w:sz="0" w:space="0" w:color="auto"/>
      </w:divBdr>
    </w:div>
    <w:div w:id="1777556287">
      <w:bodyDiv w:val="1"/>
      <w:marLeft w:val="0"/>
      <w:marRight w:val="0"/>
      <w:marTop w:val="0"/>
      <w:marBottom w:val="0"/>
      <w:divBdr>
        <w:top w:val="none" w:sz="0" w:space="0" w:color="auto"/>
        <w:left w:val="none" w:sz="0" w:space="0" w:color="auto"/>
        <w:bottom w:val="none" w:sz="0" w:space="0" w:color="auto"/>
        <w:right w:val="none" w:sz="0" w:space="0" w:color="auto"/>
      </w:divBdr>
    </w:div>
    <w:div w:id="1777627576">
      <w:bodyDiv w:val="1"/>
      <w:marLeft w:val="0"/>
      <w:marRight w:val="0"/>
      <w:marTop w:val="0"/>
      <w:marBottom w:val="0"/>
      <w:divBdr>
        <w:top w:val="none" w:sz="0" w:space="0" w:color="auto"/>
        <w:left w:val="none" w:sz="0" w:space="0" w:color="auto"/>
        <w:bottom w:val="none" w:sz="0" w:space="0" w:color="auto"/>
        <w:right w:val="none" w:sz="0" w:space="0" w:color="auto"/>
      </w:divBdr>
    </w:div>
    <w:div w:id="1781532154">
      <w:bodyDiv w:val="1"/>
      <w:marLeft w:val="0"/>
      <w:marRight w:val="0"/>
      <w:marTop w:val="0"/>
      <w:marBottom w:val="0"/>
      <w:divBdr>
        <w:top w:val="none" w:sz="0" w:space="0" w:color="auto"/>
        <w:left w:val="none" w:sz="0" w:space="0" w:color="auto"/>
        <w:bottom w:val="none" w:sz="0" w:space="0" w:color="auto"/>
        <w:right w:val="none" w:sz="0" w:space="0" w:color="auto"/>
      </w:divBdr>
    </w:div>
    <w:div w:id="1787582266">
      <w:bodyDiv w:val="1"/>
      <w:marLeft w:val="0"/>
      <w:marRight w:val="0"/>
      <w:marTop w:val="0"/>
      <w:marBottom w:val="0"/>
      <w:divBdr>
        <w:top w:val="none" w:sz="0" w:space="0" w:color="auto"/>
        <w:left w:val="none" w:sz="0" w:space="0" w:color="auto"/>
        <w:bottom w:val="none" w:sz="0" w:space="0" w:color="auto"/>
        <w:right w:val="none" w:sz="0" w:space="0" w:color="auto"/>
      </w:divBdr>
    </w:div>
    <w:div w:id="1789542051">
      <w:bodyDiv w:val="1"/>
      <w:marLeft w:val="0"/>
      <w:marRight w:val="0"/>
      <w:marTop w:val="0"/>
      <w:marBottom w:val="0"/>
      <w:divBdr>
        <w:top w:val="none" w:sz="0" w:space="0" w:color="auto"/>
        <w:left w:val="none" w:sz="0" w:space="0" w:color="auto"/>
        <w:bottom w:val="none" w:sz="0" w:space="0" w:color="auto"/>
        <w:right w:val="none" w:sz="0" w:space="0" w:color="auto"/>
      </w:divBdr>
    </w:div>
    <w:div w:id="1791126560">
      <w:bodyDiv w:val="1"/>
      <w:marLeft w:val="0"/>
      <w:marRight w:val="0"/>
      <w:marTop w:val="0"/>
      <w:marBottom w:val="0"/>
      <w:divBdr>
        <w:top w:val="none" w:sz="0" w:space="0" w:color="auto"/>
        <w:left w:val="none" w:sz="0" w:space="0" w:color="auto"/>
        <w:bottom w:val="none" w:sz="0" w:space="0" w:color="auto"/>
        <w:right w:val="none" w:sz="0" w:space="0" w:color="auto"/>
      </w:divBdr>
    </w:div>
    <w:div w:id="1794518298">
      <w:bodyDiv w:val="1"/>
      <w:marLeft w:val="0"/>
      <w:marRight w:val="0"/>
      <w:marTop w:val="0"/>
      <w:marBottom w:val="0"/>
      <w:divBdr>
        <w:top w:val="none" w:sz="0" w:space="0" w:color="auto"/>
        <w:left w:val="none" w:sz="0" w:space="0" w:color="auto"/>
        <w:bottom w:val="none" w:sz="0" w:space="0" w:color="auto"/>
        <w:right w:val="none" w:sz="0" w:space="0" w:color="auto"/>
      </w:divBdr>
    </w:div>
    <w:div w:id="1795098118">
      <w:bodyDiv w:val="1"/>
      <w:marLeft w:val="0"/>
      <w:marRight w:val="0"/>
      <w:marTop w:val="0"/>
      <w:marBottom w:val="0"/>
      <w:divBdr>
        <w:top w:val="none" w:sz="0" w:space="0" w:color="auto"/>
        <w:left w:val="none" w:sz="0" w:space="0" w:color="auto"/>
        <w:bottom w:val="none" w:sz="0" w:space="0" w:color="auto"/>
        <w:right w:val="none" w:sz="0" w:space="0" w:color="auto"/>
      </w:divBdr>
    </w:div>
    <w:div w:id="1795175163">
      <w:bodyDiv w:val="1"/>
      <w:marLeft w:val="0"/>
      <w:marRight w:val="0"/>
      <w:marTop w:val="0"/>
      <w:marBottom w:val="0"/>
      <w:divBdr>
        <w:top w:val="none" w:sz="0" w:space="0" w:color="auto"/>
        <w:left w:val="none" w:sz="0" w:space="0" w:color="auto"/>
        <w:bottom w:val="none" w:sz="0" w:space="0" w:color="auto"/>
        <w:right w:val="none" w:sz="0" w:space="0" w:color="auto"/>
      </w:divBdr>
    </w:div>
    <w:div w:id="1795715934">
      <w:bodyDiv w:val="1"/>
      <w:marLeft w:val="0"/>
      <w:marRight w:val="0"/>
      <w:marTop w:val="0"/>
      <w:marBottom w:val="0"/>
      <w:divBdr>
        <w:top w:val="none" w:sz="0" w:space="0" w:color="auto"/>
        <w:left w:val="none" w:sz="0" w:space="0" w:color="auto"/>
        <w:bottom w:val="none" w:sz="0" w:space="0" w:color="auto"/>
        <w:right w:val="none" w:sz="0" w:space="0" w:color="auto"/>
      </w:divBdr>
    </w:div>
    <w:div w:id="1796672845">
      <w:bodyDiv w:val="1"/>
      <w:marLeft w:val="0"/>
      <w:marRight w:val="0"/>
      <w:marTop w:val="0"/>
      <w:marBottom w:val="0"/>
      <w:divBdr>
        <w:top w:val="none" w:sz="0" w:space="0" w:color="auto"/>
        <w:left w:val="none" w:sz="0" w:space="0" w:color="auto"/>
        <w:bottom w:val="none" w:sz="0" w:space="0" w:color="auto"/>
        <w:right w:val="none" w:sz="0" w:space="0" w:color="auto"/>
      </w:divBdr>
    </w:div>
    <w:div w:id="1799301383">
      <w:bodyDiv w:val="1"/>
      <w:marLeft w:val="0"/>
      <w:marRight w:val="0"/>
      <w:marTop w:val="0"/>
      <w:marBottom w:val="0"/>
      <w:divBdr>
        <w:top w:val="none" w:sz="0" w:space="0" w:color="auto"/>
        <w:left w:val="none" w:sz="0" w:space="0" w:color="auto"/>
        <w:bottom w:val="none" w:sz="0" w:space="0" w:color="auto"/>
        <w:right w:val="none" w:sz="0" w:space="0" w:color="auto"/>
      </w:divBdr>
    </w:div>
    <w:div w:id="1801193042">
      <w:bodyDiv w:val="1"/>
      <w:marLeft w:val="0"/>
      <w:marRight w:val="0"/>
      <w:marTop w:val="0"/>
      <w:marBottom w:val="0"/>
      <w:divBdr>
        <w:top w:val="none" w:sz="0" w:space="0" w:color="auto"/>
        <w:left w:val="none" w:sz="0" w:space="0" w:color="auto"/>
        <w:bottom w:val="none" w:sz="0" w:space="0" w:color="auto"/>
        <w:right w:val="none" w:sz="0" w:space="0" w:color="auto"/>
      </w:divBdr>
    </w:div>
    <w:div w:id="1804078349">
      <w:bodyDiv w:val="1"/>
      <w:marLeft w:val="0"/>
      <w:marRight w:val="0"/>
      <w:marTop w:val="0"/>
      <w:marBottom w:val="0"/>
      <w:divBdr>
        <w:top w:val="none" w:sz="0" w:space="0" w:color="auto"/>
        <w:left w:val="none" w:sz="0" w:space="0" w:color="auto"/>
        <w:bottom w:val="none" w:sz="0" w:space="0" w:color="auto"/>
        <w:right w:val="none" w:sz="0" w:space="0" w:color="auto"/>
      </w:divBdr>
    </w:div>
    <w:div w:id="1806509898">
      <w:bodyDiv w:val="1"/>
      <w:marLeft w:val="0"/>
      <w:marRight w:val="0"/>
      <w:marTop w:val="0"/>
      <w:marBottom w:val="0"/>
      <w:divBdr>
        <w:top w:val="none" w:sz="0" w:space="0" w:color="auto"/>
        <w:left w:val="none" w:sz="0" w:space="0" w:color="auto"/>
        <w:bottom w:val="none" w:sz="0" w:space="0" w:color="auto"/>
        <w:right w:val="none" w:sz="0" w:space="0" w:color="auto"/>
      </w:divBdr>
    </w:div>
    <w:div w:id="1806925415">
      <w:bodyDiv w:val="1"/>
      <w:marLeft w:val="0"/>
      <w:marRight w:val="0"/>
      <w:marTop w:val="0"/>
      <w:marBottom w:val="0"/>
      <w:divBdr>
        <w:top w:val="none" w:sz="0" w:space="0" w:color="auto"/>
        <w:left w:val="none" w:sz="0" w:space="0" w:color="auto"/>
        <w:bottom w:val="none" w:sz="0" w:space="0" w:color="auto"/>
        <w:right w:val="none" w:sz="0" w:space="0" w:color="auto"/>
      </w:divBdr>
    </w:div>
    <w:div w:id="1807157314">
      <w:bodyDiv w:val="1"/>
      <w:marLeft w:val="0"/>
      <w:marRight w:val="0"/>
      <w:marTop w:val="0"/>
      <w:marBottom w:val="0"/>
      <w:divBdr>
        <w:top w:val="none" w:sz="0" w:space="0" w:color="auto"/>
        <w:left w:val="none" w:sz="0" w:space="0" w:color="auto"/>
        <w:bottom w:val="none" w:sz="0" w:space="0" w:color="auto"/>
        <w:right w:val="none" w:sz="0" w:space="0" w:color="auto"/>
      </w:divBdr>
    </w:div>
    <w:div w:id="1807812283">
      <w:bodyDiv w:val="1"/>
      <w:marLeft w:val="0"/>
      <w:marRight w:val="0"/>
      <w:marTop w:val="0"/>
      <w:marBottom w:val="0"/>
      <w:divBdr>
        <w:top w:val="none" w:sz="0" w:space="0" w:color="auto"/>
        <w:left w:val="none" w:sz="0" w:space="0" w:color="auto"/>
        <w:bottom w:val="none" w:sz="0" w:space="0" w:color="auto"/>
        <w:right w:val="none" w:sz="0" w:space="0" w:color="auto"/>
      </w:divBdr>
    </w:div>
    <w:div w:id="1809006137">
      <w:bodyDiv w:val="1"/>
      <w:marLeft w:val="0"/>
      <w:marRight w:val="0"/>
      <w:marTop w:val="0"/>
      <w:marBottom w:val="0"/>
      <w:divBdr>
        <w:top w:val="none" w:sz="0" w:space="0" w:color="auto"/>
        <w:left w:val="none" w:sz="0" w:space="0" w:color="auto"/>
        <w:bottom w:val="none" w:sz="0" w:space="0" w:color="auto"/>
        <w:right w:val="none" w:sz="0" w:space="0" w:color="auto"/>
      </w:divBdr>
    </w:div>
    <w:div w:id="1813473819">
      <w:bodyDiv w:val="1"/>
      <w:marLeft w:val="0"/>
      <w:marRight w:val="0"/>
      <w:marTop w:val="0"/>
      <w:marBottom w:val="0"/>
      <w:divBdr>
        <w:top w:val="none" w:sz="0" w:space="0" w:color="auto"/>
        <w:left w:val="none" w:sz="0" w:space="0" w:color="auto"/>
        <w:bottom w:val="none" w:sz="0" w:space="0" w:color="auto"/>
        <w:right w:val="none" w:sz="0" w:space="0" w:color="auto"/>
      </w:divBdr>
    </w:div>
    <w:div w:id="1816725457">
      <w:bodyDiv w:val="1"/>
      <w:marLeft w:val="0"/>
      <w:marRight w:val="0"/>
      <w:marTop w:val="0"/>
      <w:marBottom w:val="0"/>
      <w:divBdr>
        <w:top w:val="none" w:sz="0" w:space="0" w:color="auto"/>
        <w:left w:val="none" w:sz="0" w:space="0" w:color="auto"/>
        <w:bottom w:val="none" w:sz="0" w:space="0" w:color="auto"/>
        <w:right w:val="none" w:sz="0" w:space="0" w:color="auto"/>
      </w:divBdr>
    </w:div>
    <w:div w:id="1818259687">
      <w:bodyDiv w:val="1"/>
      <w:marLeft w:val="0"/>
      <w:marRight w:val="0"/>
      <w:marTop w:val="0"/>
      <w:marBottom w:val="0"/>
      <w:divBdr>
        <w:top w:val="none" w:sz="0" w:space="0" w:color="auto"/>
        <w:left w:val="none" w:sz="0" w:space="0" w:color="auto"/>
        <w:bottom w:val="none" w:sz="0" w:space="0" w:color="auto"/>
        <w:right w:val="none" w:sz="0" w:space="0" w:color="auto"/>
      </w:divBdr>
    </w:div>
    <w:div w:id="1818839350">
      <w:bodyDiv w:val="1"/>
      <w:marLeft w:val="0"/>
      <w:marRight w:val="0"/>
      <w:marTop w:val="0"/>
      <w:marBottom w:val="0"/>
      <w:divBdr>
        <w:top w:val="none" w:sz="0" w:space="0" w:color="auto"/>
        <w:left w:val="none" w:sz="0" w:space="0" w:color="auto"/>
        <w:bottom w:val="none" w:sz="0" w:space="0" w:color="auto"/>
        <w:right w:val="none" w:sz="0" w:space="0" w:color="auto"/>
      </w:divBdr>
    </w:div>
    <w:div w:id="1820267760">
      <w:bodyDiv w:val="1"/>
      <w:marLeft w:val="0"/>
      <w:marRight w:val="0"/>
      <w:marTop w:val="0"/>
      <w:marBottom w:val="0"/>
      <w:divBdr>
        <w:top w:val="none" w:sz="0" w:space="0" w:color="auto"/>
        <w:left w:val="none" w:sz="0" w:space="0" w:color="auto"/>
        <w:bottom w:val="none" w:sz="0" w:space="0" w:color="auto"/>
        <w:right w:val="none" w:sz="0" w:space="0" w:color="auto"/>
      </w:divBdr>
    </w:div>
    <w:div w:id="1821461298">
      <w:bodyDiv w:val="1"/>
      <w:marLeft w:val="0"/>
      <w:marRight w:val="0"/>
      <w:marTop w:val="0"/>
      <w:marBottom w:val="0"/>
      <w:divBdr>
        <w:top w:val="none" w:sz="0" w:space="0" w:color="auto"/>
        <w:left w:val="none" w:sz="0" w:space="0" w:color="auto"/>
        <w:bottom w:val="none" w:sz="0" w:space="0" w:color="auto"/>
        <w:right w:val="none" w:sz="0" w:space="0" w:color="auto"/>
      </w:divBdr>
    </w:div>
    <w:div w:id="1821537201">
      <w:bodyDiv w:val="1"/>
      <w:marLeft w:val="0"/>
      <w:marRight w:val="0"/>
      <w:marTop w:val="0"/>
      <w:marBottom w:val="0"/>
      <w:divBdr>
        <w:top w:val="none" w:sz="0" w:space="0" w:color="auto"/>
        <w:left w:val="none" w:sz="0" w:space="0" w:color="auto"/>
        <w:bottom w:val="none" w:sz="0" w:space="0" w:color="auto"/>
        <w:right w:val="none" w:sz="0" w:space="0" w:color="auto"/>
      </w:divBdr>
    </w:div>
    <w:div w:id="1821537949">
      <w:bodyDiv w:val="1"/>
      <w:marLeft w:val="0"/>
      <w:marRight w:val="0"/>
      <w:marTop w:val="0"/>
      <w:marBottom w:val="0"/>
      <w:divBdr>
        <w:top w:val="none" w:sz="0" w:space="0" w:color="auto"/>
        <w:left w:val="none" w:sz="0" w:space="0" w:color="auto"/>
        <w:bottom w:val="none" w:sz="0" w:space="0" w:color="auto"/>
        <w:right w:val="none" w:sz="0" w:space="0" w:color="auto"/>
      </w:divBdr>
    </w:div>
    <w:div w:id="1825900256">
      <w:bodyDiv w:val="1"/>
      <w:marLeft w:val="0"/>
      <w:marRight w:val="0"/>
      <w:marTop w:val="0"/>
      <w:marBottom w:val="0"/>
      <w:divBdr>
        <w:top w:val="none" w:sz="0" w:space="0" w:color="auto"/>
        <w:left w:val="none" w:sz="0" w:space="0" w:color="auto"/>
        <w:bottom w:val="none" w:sz="0" w:space="0" w:color="auto"/>
        <w:right w:val="none" w:sz="0" w:space="0" w:color="auto"/>
      </w:divBdr>
    </w:div>
    <w:div w:id="1826430951">
      <w:bodyDiv w:val="1"/>
      <w:marLeft w:val="0"/>
      <w:marRight w:val="0"/>
      <w:marTop w:val="0"/>
      <w:marBottom w:val="0"/>
      <w:divBdr>
        <w:top w:val="none" w:sz="0" w:space="0" w:color="auto"/>
        <w:left w:val="none" w:sz="0" w:space="0" w:color="auto"/>
        <w:bottom w:val="none" w:sz="0" w:space="0" w:color="auto"/>
        <w:right w:val="none" w:sz="0" w:space="0" w:color="auto"/>
      </w:divBdr>
    </w:div>
    <w:div w:id="1826973457">
      <w:bodyDiv w:val="1"/>
      <w:marLeft w:val="0"/>
      <w:marRight w:val="0"/>
      <w:marTop w:val="0"/>
      <w:marBottom w:val="0"/>
      <w:divBdr>
        <w:top w:val="none" w:sz="0" w:space="0" w:color="auto"/>
        <w:left w:val="none" w:sz="0" w:space="0" w:color="auto"/>
        <w:bottom w:val="none" w:sz="0" w:space="0" w:color="auto"/>
        <w:right w:val="none" w:sz="0" w:space="0" w:color="auto"/>
      </w:divBdr>
    </w:div>
    <w:div w:id="1829322603">
      <w:bodyDiv w:val="1"/>
      <w:marLeft w:val="0"/>
      <w:marRight w:val="0"/>
      <w:marTop w:val="0"/>
      <w:marBottom w:val="0"/>
      <w:divBdr>
        <w:top w:val="none" w:sz="0" w:space="0" w:color="auto"/>
        <w:left w:val="none" w:sz="0" w:space="0" w:color="auto"/>
        <w:bottom w:val="none" w:sz="0" w:space="0" w:color="auto"/>
        <w:right w:val="none" w:sz="0" w:space="0" w:color="auto"/>
      </w:divBdr>
    </w:div>
    <w:div w:id="1833596563">
      <w:bodyDiv w:val="1"/>
      <w:marLeft w:val="0"/>
      <w:marRight w:val="0"/>
      <w:marTop w:val="0"/>
      <w:marBottom w:val="0"/>
      <w:divBdr>
        <w:top w:val="none" w:sz="0" w:space="0" w:color="auto"/>
        <w:left w:val="none" w:sz="0" w:space="0" w:color="auto"/>
        <w:bottom w:val="none" w:sz="0" w:space="0" w:color="auto"/>
        <w:right w:val="none" w:sz="0" w:space="0" w:color="auto"/>
      </w:divBdr>
    </w:div>
    <w:div w:id="1834642353">
      <w:bodyDiv w:val="1"/>
      <w:marLeft w:val="0"/>
      <w:marRight w:val="0"/>
      <w:marTop w:val="0"/>
      <w:marBottom w:val="0"/>
      <w:divBdr>
        <w:top w:val="none" w:sz="0" w:space="0" w:color="auto"/>
        <w:left w:val="none" w:sz="0" w:space="0" w:color="auto"/>
        <w:bottom w:val="none" w:sz="0" w:space="0" w:color="auto"/>
        <w:right w:val="none" w:sz="0" w:space="0" w:color="auto"/>
      </w:divBdr>
    </w:div>
    <w:div w:id="1840149248">
      <w:bodyDiv w:val="1"/>
      <w:marLeft w:val="0"/>
      <w:marRight w:val="0"/>
      <w:marTop w:val="0"/>
      <w:marBottom w:val="0"/>
      <w:divBdr>
        <w:top w:val="none" w:sz="0" w:space="0" w:color="auto"/>
        <w:left w:val="none" w:sz="0" w:space="0" w:color="auto"/>
        <w:bottom w:val="none" w:sz="0" w:space="0" w:color="auto"/>
        <w:right w:val="none" w:sz="0" w:space="0" w:color="auto"/>
      </w:divBdr>
    </w:div>
    <w:div w:id="1841041275">
      <w:bodyDiv w:val="1"/>
      <w:marLeft w:val="0"/>
      <w:marRight w:val="0"/>
      <w:marTop w:val="0"/>
      <w:marBottom w:val="0"/>
      <w:divBdr>
        <w:top w:val="none" w:sz="0" w:space="0" w:color="auto"/>
        <w:left w:val="none" w:sz="0" w:space="0" w:color="auto"/>
        <w:bottom w:val="none" w:sz="0" w:space="0" w:color="auto"/>
        <w:right w:val="none" w:sz="0" w:space="0" w:color="auto"/>
      </w:divBdr>
    </w:div>
    <w:div w:id="1842038768">
      <w:bodyDiv w:val="1"/>
      <w:marLeft w:val="0"/>
      <w:marRight w:val="0"/>
      <w:marTop w:val="0"/>
      <w:marBottom w:val="0"/>
      <w:divBdr>
        <w:top w:val="none" w:sz="0" w:space="0" w:color="auto"/>
        <w:left w:val="none" w:sz="0" w:space="0" w:color="auto"/>
        <w:bottom w:val="none" w:sz="0" w:space="0" w:color="auto"/>
        <w:right w:val="none" w:sz="0" w:space="0" w:color="auto"/>
      </w:divBdr>
    </w:div>
    <w:div w:id="1843424120">
      <w:bodyDiv w:val="1"/>
      <w:marLeft w:val="0"/>
      <w:marRight w:val="0"/>
      <w:marTop w:val="0"/>
      <w:marBottom w:val="0"/>
      <w:divBdr>
        <w:top w:val="none" w:sz="0" w:space="0" w:color="auto"/>
        <w:left w:val="none" w:sz="0" w:space="0" w:color="auto"/>
        <w:bottom w:val="none" w:sz="0" w:space="0" w:color="auto"/>
        <w:right w:val="none" w:sz="0" w:space="0" w:color="auto"/>
      </w:divBdr>
    </w:div>
    <w:div w:id="1843814331">
      <w:bodyDiv w:val="1"/>
      <w:marLeft w:val="0"/>
      <w:marRight w:val="0"/>
      <w:marTop w:val="0"/>
      <w:marBottom w:val="0"/>
      <w:divBdr>
        <w:top w:val="none" w:sz="0" w:space="0" w:color="auto"/>
        <w:left w:val="none" w:sz="0" w:space="0" w:color="auto"/>
        <w:bottom w:val="none" w:sz="0" w:space="0" w:color="auto"/>
        <w:right w:val="none" w:sz="0" w:space="0" w:color="auto"/>
      </w:divBdr>
    </w:div>
    <w:div w:id="1844516356">
      <w:bodyDiv w:val="1"/>
      <w:marLeft w:val="0"/>
      <w:marRight w:val="0"/>
      <w:marTop w:val="0"/>
      <w:marBottom w:val="0"/>
      <w:divBdr>
        <w:top w:val="none" w:sz="0" w:space="0" w:color="auto"/>
        <w:left w:val="none" w:sz="0" w:space="0" w:color="auto"/>
        <w:bottom w:val="none" w:sz="0" w:space="0" w:color="auto"/>
        <w:right w:val="none" w:sz="0" w:space="0" w:color="auto"/>
      </w:divBdr>
    </w:div>
    <w:div w:id="1845515559">
      <w:bodyDiv w:val="1"/>
      <w:marLeft w:val="0"/>
      <w:marRight w:val="0"/>
      <w:marTop w:val="0"/>
      <w:marBottom w:val="0"/>
      <w:divBdr>
        <w:top w:val="none" w:sz="0" w:space="0" w:color="auto"/>
        <w:left w:val="none" w:sz="0" w:space="0" w:color="auto"/>
        <w:bottom w:val="none" w:sz="0" w:space="0" w:color="auto"/>
        <w:right w:val="none" w:sz="0" w:space="0" w:color="auto"/>
      </w:divBdr>
    </w:div>
    <w:div w:id="1846161906">
      <w:bodyDiv w:val="1"/>
      <w:marLeft w:val="0"/>
      <w:marRight w:val="0"/>
      <w:marTop w:val="0"/>
      <w:marBottom w:val="0"/>
      <w:divBdr>
        <w:top w:val="none" w:sz="0" w:space="0" w:color="auto"/>
        <w:left w:val="none" w:sz="0" w:space="0" w:color="auto"/>
        <w:bottom w:val="none" w:sz="0" w:space="0" w:color="auto"/>
        <w:right w:val="none" w:sz="0" w:space="0" w:color="auto"/>
      </w:divBdr>
    </w:div>
    <w:div w:id="1847477449">
      <w:bodyDiv w:val="1"/>
      <w:marLeft w:val="0"/>
      <w:marRight w:val="0"/>
      <w:marTop w:val="0"/>
      <w:marBottom w:val="0"/>
      <w:divBdr>
        <w:top w:val="none" w:sz="0" w:space="0" w:color="auto"/>
        <w:left w:val="none" w:sz="0" w:space="0" w:color="auto"/>
        <w:bottom w:val="none" w:sz="0" w:space="0" w:color="auto"/>
        <w:right w:val="none" w:sz="0" w:space="0" w:color="auto"/>
      </w:divBdr>
    </w:div>
    <w:div w:id="1848054936">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49247890">
      <w:bodyDiv w:val="1"/>
      <w:marLeft w:val="0"/>
      <w:marRight w:val="0"/>
      <w:marTop w:val="0"/>
      <w:marBottom w:val="0"/>
      <w:divBdr>
        <w:top w:val="none" w:sz="0" w:space="0" w:color="auto"/>
        <w:left w:val="none" w:sz="0" w:space="0" w:color="auto"/>
        <w:bottom w:val="none" w:sz="0" w:space="0" w:color="auto"/>
        <w:right w:val="none" w:sz="0" w:space="0" w:color="auto"/>
      </w:divBdr>
    </w:div>
    <w:div w:id="1849713525">
      <w:bodyDiv w:val="1"/>
      <w:marLeft w:val="0"/>
      <w:marRight w:val="0"/>
      <w:marTop w:val="0"/>
      <w:marBottom w:val="0"/>
      <w:divBdr>
        <w:top w:val="none" w:sz="0" w:space="0" w:color="auto"/>
        <w:left w:val="none" w:sz="0" w:space="0" w:color="auto"/>
        <w:bottom w:val="none" w:sz="0" w:space="0" w:color="auto"/>
        <w:right w:val="none" w:sz="0" w:space="0" w:color="auto"/>
      </w:divBdr>
    </w:div>
    <w:div w:id="1852252931">
      <w:bodyDiv w:val="1"/>
      <w:marLeft w:val="0"/>
      <w:marRight w:val="0"/>
      <w:marTop w:val="0"/>
      <w:marBottom w:val="0"/>
      <w:divBdr>
        <w:top w:val="none" w:sz="0" w:space="0" w:color="auto"/>
        <w:left w:val="none" w:sz="0" w:space="0" w:color="auto"/>
        <w:bottom w:val="none" w:sz="0" w:space="0" w:color="auto"/>
        <w:right w:val="none" w:sz="0" w:space="0" w:color="auto"/>
      </w:divBdr>
    </w:div>
    <w:div w:id="1852645238">
      <w:bodyDiv w:val="1"/>
      <w:marLeft w:val="0"/>
      <w:marRight w:val="0"/>
      <w:marTop w:val="0"/>
      <w:marBottom w:val="0"/>
      <w:divBdr>
        <w:top w:val="none" w:sz="0" w:space="0" w:color="auto"/>
        <w:left w:val="none" w:sz="0" w:space="0" w:color="auto"/>
        <w:bottom w:val="none" w:sz="0" w:space="0" w:color="auto"/>
        <w:right w:val="none" w:sz="0" w:space="0" w:color="auto"/>
      </w:divBdr>
    </w:div>
    <w:div w:id="1861354762">
      <w:bodyDiv w:val="1"/>
      <w:marLeft w:val="0"/>
      <w:marRight w:val="0"/>
      <w:marTop w:val="0"/>
      <w:marBottom w:val="0"/>
      <w:divBdr>
        <w:top w:val="none" w:sz="0" w:space="0" w:color="auto"/>
        <w:left w:val="none" w:sz="0" w:space="0" w:color="auto"/>
        <w:bottom w:val="none" w:sz="0" w:space="0" w:color="auto"/>
        <w:right w:val="none" w:sz="0" w:space="0" w:color="auto"/>
      </w:divBdr>
    </w:div>
    <w:div w:id="1862892619">
      <w:bodyDiv w:val="1"/>
      <w:marLeft w:val="0"/>
      <w:marRight w:val="0"/>
      <w:marTop w:val="0"/>
      <w:marBottom w:val="0"/>
      <w:divBdr>
        <w:top w:val="none" w:sz="0" w:space="0" w:color="auto"/>
        <w:left w:val="none" w:sz="0" w:space="0" w:color="auto"/>
        <w:bottom w:val="none" w:sz="0" w:space="0" w:color="auto"/>
        <w:right w:val="none" w:sz="0" w:space="0" w:color="auto"/>
      </w:divBdr>
    </w:div>
    <w:div w:id="1862936081">
      <w:bodyDiv w:val="1"/>
      <w:marLeft w:val="0"/>
      <w:marRight w:val="0"/>
      <w:marTop w:val="0"/>
      <w:marBottom w:val="0"/>
      <w:divBdr>
        <w:top w:val="none" w:sz="0" w:space="0" w:color="auto"/>
        <w:left w:val="none" w:sz="0" w:space="0" w:color="auto"/>
        <w:bottom w:val="none" w:sz="0" w:space="0" w:color="auto"/>
        <w:right w:val="none" w:sz="0" w:space="0" w:color="auto"/>
      </w:divBdr>
    </w:div>
    <w:div w:id="1863662633">
      <w:bodyDiv w:val="1"/>
      <w:marLeft w:val="0"/>
      <w:marRight w:val="0"/>
      <w:marTop w:val="0"/>
      <w:marBottom w:val="0"/>
      <w:divBdr>
        <w:top w:val="none" w:sz="0" w:space="0" w:color="auto"/>
        <w:left w:val="none" w:sz="0" w:space="0" w:color="auto"/>
        <w:bottom w:val="none" w:sz="0" w:space="0" w:color="auto"/>
        <w:right w:val="none" w:sz="0" w:space="0" w:color="auto"/>
      </w:divBdr>
    </w:div>
    <w:div w:id="1864785213">
      <w:bodyDiv w:val="1"/>
      <w:marLeft w:val="0"/>
      <w:marRight w:val="0"/>
      <w:marTop w:val="0"/>
      <w:marBottom w:val="0"/>
      <w:divBdr>
        <w:top w:val="none" w:sz="0" w:space="0" w:color="auto"/>
        <w:left w:val="none" w:sz="0" w:space="0" w:color="auto"/>
        <w:bottom w:val="none" w:sz="0" w:space="0" w:color="auto"/>
        <w:right w:val="none" w:sz="0" w:space="0" w:color="auto"/>
      </w:divBdr>
    </w:div>
    <w:div w:id="1865898954">
      <w:bodyDiv w:val="1"/>
      <w:marLeft w:val="0"/>
      <w:marRight w:val="0"/>
      <w:marTop w:val="0"/>
      <w:marBottom w:val="0"/>
      <w:divBdr>
        <w:top w:val="none" w:sz="0" w:space="0" w:color="auto"/>
        <w:left w:val="none" w:sz="0" w:space="0" w:color="auto"/>
        <w:bottom w:val="none" w:sz="0" w:space="0" w:color="auto"/>
        <w:right w:val="none" w:sz="0" w:space="0" w:color="auto"/>
      </w:divBdr>
    </w:div>
    <w:div w:id="1866822405">
      <w:bodyDiv w:val="1"/>
      <w:marLeft w:val="0"/>
      <w:marRight w:val="0"/>
      <w:marTop w:val="0"/>
      <w:marBottom w:val="0"/>
      <w:divBdr>
        <w:top w:val="none" w:sz="0" w:space="0" w:color="auto"/>
        <w:left w:val="none" w:sz="0" w:space="0" w:color="auto"/>
        <w:bottom w:val="none" w:sz="0" w:space="0" w:color="auto"/>
        <w:right w:val="none" w:sz="0" w:space="0" w:color="auto"/>
      </w:divBdr>
    </w:div>
    <w:div w:id="1868521752">
      <w:bodyDiv w:val="1"/>
      <w:marLeft w:val="0"/>
      <w:marRight w:val="0"/>
      <w:marTop w:val="0"/>
      <w:marBottom w:val="0"/>
      <w:divBdr>
        <w:top w:val="none" w:sz="0" w:space="0" w:color="auto"/>
        <w:left w:val="none" w:sz="0" w:space="0" w:color="auto"/>
        <w:bottom w:val="none" w:sz="0" w:space="0" w:color="auto"/>
        <w:right w:val="none" w:sz="0" w:space="0" w:color="auto"/>
      </w:divBdr>
    </w:div>
    <w:div w:id="1871990938">
      <w:bodyDiv w:val="1"/>
      <w:marLeft w:val="0"/>
      <w:marRight w:val="0"/>
      <w:marTop w:val="0"/>
      <w:marBottom w:val="0"/>
      <w:divBdr>
        <w:top w:val="none" w:sz="0" w:space="0" w:color="auto"/>
        <w:left w:val="none" w:sz="0" w:space="0" w:color="auto"/>
        <w:bottom w:val="none" w:sz="0" w:space="0" w:color="auto"/>
        <w:right w:val="none" w:sz="0" w:space="0" w:color="auto"/>
      </w:divBdr>
    </w:div>
    <w:div w:id="1871992916">
      <w:bodyDiv w:val="1"/>
      <w:marLeft w:val="0"/>
      <w:marRight w:val="0"/>
      <w:marTop w:val="0"/>
      <w:marBottom w:val="0"/>
      <w:divBdr>
        <w:top w:val="none" w:sz="0" w:space="0" w:color="auto"/>
        <w:left w:val="none" w:sz="0" w:space="0" w:color="auto"/>
        <w:bottom w:val="none" w:sz="0" w:space="0" w:color="auto"/>
        <w:right w:val="none" w:sz="0" w:space="0" w:color="auto"/>
      </w:divBdr>
    </w:div>
    <w:div w:id="1873421603">
      <w:bodyDiv w:val="1"/>
      <w:marLeft w:val="0"/>
      <w:marRight w:val="0"/>
      <w:marTop w:val="0"/>
      <w:marBottom w:val="0"/>
      <w:divBdr>
        <w:top w:val="none" w:sz="0" w:space="0" w:color="auto"/>
        <w:left w:val="none" w:sz="0" w:space="0" w:color="auto"/>
        <w:bottom w:val="none" w:sz="0" w:space="0" w:color="auto"/>
        <w:right w:val="none" w:sz="0" w:space="0" w:color="auto"/>
      </w:divBdr>
    </w:div>
    <w:div w:id="1876380922">
      <w:bodyDiv w:val="1"/>
      <w:marLeft w:val="0"/>
      <w:marRight w:val="0"/>
      <w:marTop w:val="0"/>
      <w:marBottom w:val="0"/>
      <w:divBdr>
        <w:top w:val="none" w:sz="0" w:space="0" w:color="auto"/>
        <w:left w:val="none" w:sz="0" w:space="0" w:color="auto"/>
        <w:bottom w:val="none" w:sz="0" w:space="0" w:color="auto"/>
        <w:right w:val="none" w:sz="0" w:space="0" w:color="auto"/>
      </w:divBdr>
    </w:div>
    <w:div w:id="1876498887">
      <w:bodyDiv w:val="1"/>
      <w:marLeft w:val="0"/>
      <w:marRight w:val="0"/>
      <w:marTop w:val="0"/>
      <w:marBottom w:val="0"/>
      <w:divBdr>
        <w:top w:val="none" w:sz="0" w:space="0" w:color="auto"/>
        <w:left w:val="none" w:sz="0" w:space="0" w:color="auto"/>
        <w:bottom w:val="none" w:sz="0" w:space="0" w:color="auto"/>
        <w:right w:val="none" w:sz="0" w:space="0" w:color="auto"/>
      </w:divBdr>
    </w:div>
    <w:div w:id="1877624309">
      <w:bodyDiv w:val="1"/>
      <w:marLeft w:val="0"/>
      <w:marRight w:val="0"/>
      <w:marTop w:val="0"/>
      <w:marBottom w:val="0"/>
      <w:divBdr>
        <w:top w:val="none" w:sz="0" w:space="0" w:color="auto"/>
        <w:left w:val="none" w:sz="0" w:space="0" w:color="auto"/>
        <w:bottom w:val="none" w:sz="0" w:space="0" w:color="auto"/>
        <w:right w:val="none" w:sz="0" w:space="0" w:color="auto"/>
      </w:divBdr>
    </w:div>
    <w:div w:id="1878813308">
      <w:bodyDiv w:val="1"/>
      <w:marLeft w:val="0"/>
      <w:marRight w:val="0"/>
      <w:marTop w:val="0"/>
      <w:marBottom w:val="0"/>
      <w:divBdr>
        <w:top w:val="none" w:sz="0" w:space="0" w:color="auto"/>
        <w:left w:val="none" w:sz="0" w:space="0" w:color="auto"/>
        <w:bottom w:val="none" w:sz="0" w:space="0" w:color="auto"/>
        <w:right w:val="none" w:sz="0" w:space="0" w:color="auto"/>
      </w:divBdr>
    </w:div>
    <w:div w:id="1885481415">
      <w:bodyDiv w:val="1"/>
      <w:marLeft w:val="0"/>
      <w:marRight w:val="0"/>
      <w:marTop w:val="0"/>
      <w:marBottom w:val="0"/>
      <w:divBdr>
        <w:top w:val="none" w:sz="0" w:space="0" w:color="auto"/>
        <w:left w:val="none" w:sz="0" w:space="0" w:color="auto"/>
        <w:bottom w:val="none" w:sz="0" w:space="0" w:color="auto"/>
        <w:right w:val="none" w:sz="0" w:space="0" w:color="auto"/>
      </w:divBdr>
    </w:div>
    <w:div w:id="1886866179">
      <w:bodyDiv w:val="1"/>
      <w:marLeft w:val="0"/>
      <w:marRight w:val="0"/>
      <w:marTop w:val="0"/>
      <w:marBottom w:val="0"/>
      <w:divBdr>
        <w:top w:val="none" w:sz="0" w:space="0" w:color="auto"/>
        <w:left w:val="none" w:sz="0" w:space="0" w:color="auto"/>
        <w:bottom w:val="none" w:sz="0" w:space="0" w:color="auto"/>
        <w:right w:val="none" w:sz="0" w:space="0" w:color="auto"/>
      </w:divBdr>
    </w:div>
    <w:div w:id="1887183266">
      <w:bodyDiv w:val="1"/>
      <w:marLeft w:val="0"/>
      <w:marRight w:val="0"/>
      <w:marTop w:val="0"/>
      <w:marBottom w:val="0"/>
      <w:divBdr>
        <w:top w:val="none" w:sz="0" w:space="0" w:color="auto"/>
        <w:left w:val="none" w:sz="0" w:space="0" w:color="auto"/>
        <w:bottom w:val="none" w:sz="0" w:space="0" w:color="auto"/>
        <w:right w:val="none" w:sz="0" w:space="0" w:color="auto"/>
      </w:divBdr>
    </w:div>
    <w:div w:id="1889565956">
      <w:bodyDiv w:val="1"/>
      <w:marLeft w:val="0"/>
      <w:marRight w:val="0"/>
      <w:marTop w:val="0"/>
      <w:marBottom w:val="0"/>
      <w:divBdr>
        <w:top w:val="none" w:sz="0" w:space="0" w:color="auto"/>
        <w:left w:val="none" w:sz="0" w:space="0" w:color="auto"/>
        <w:bottom w:val="none" w:sz="0" w:space="0" w:color="auto"/>
        <w:right w:val="none" w:sz="0" w:space="0" w:color="auto"/>
      </w:divBdr>
    </w:div>
    <w:div w:id="1892030933">
      <w:bodyDiv w:val="1"/>
      <w:marLeft w:val="0"/>
      <w:marRight w:val="0"/>
      <w:marTop w:val="0"/>
      <w:marBottom w:val="0"/>
      <w:divBdr>
        <w:top w:val="none" w:sz="0" w:space="0" w:color="auto"/>
        <w:left w:val="none" w:sz="0" w:space="0" w:color="auto"/>
        <w:bottom w:val="none" w:sz="0" w:space="0" w:color="auto"/>
        <w:right w:val="none" w:sz="0" w:space="0" w:color="auto"/>
      </w:divBdr>
    </w:div>
    <w:div w:id="1895307648">
      <w:bodyDiv w:val="1"/>
      <w:marLeft w:val="0"/>
      <w:marRight w:val="0"/>
      <w:marTop w:val="0"/>
      <w:marBottom w:val="0"/>
      <w:divBdr>
        <w:top w:val="none" w:sz="0" w:space="0" w:color="auto"/>
        <w:left w:val="none" w:sz="0" w:space="0" w:color="auto"/>
        <w:bottom w:val="none" w:sz="0" w:space="0" w:color="auto"/>
        <w:right w:val="none" w:sz="0" w:space="0" w:color="auto"/>
      </w:divBdr>
    </w:div>
    <w:div w:id="1900627208">
      <w:bodyDiv w:val="1"/>
      <w:marLeft w:val="0"/>
      <w:marRight w:val="0"/>
      <w:marTop w:val="0"/>
      <w:marBottom w:val="0"/>
      <w:divBdr>
        <w:top w:val="none" w:sz="0" w:space="0" w:color="auto"/>
        <w:left w:val="none" w:sz="0" w:space="0" w:color="auto"/>
        <w:bottom w:val="none" w:sz="0" w:space="0" w:color="auto"/>
        <w:right w:val="none" w:sz="0" w:space="0" w:color="auto"/>
      </w:divBdr>
    </w:div>
    <w:div w:id="1900969202">
      <w:bodyDiv w:val="1"/>
      <w:marLeft w:val="0"/>
      <w:marRight w:val="0"/>
      <w:marTop w:val="0"/>
      <w:marBottom w:val="0"/>
      <w:divBdr>
        <w:top w:val="none" w:sz="0" w:space="0" w:color="auto"/>
        <w:left w:val="none" w:sz="0" w:space="0" w:color="auto"/>
        <w:bottom w:val="none" w:sz="0" w:space="0" w:color="auto"/>
        <w:right w:val="none" w:sz="0" w:space="0" w:color="auto"/>
      </w:divBdr>
    </w:div>
    <w:div w:id="1904364666">
      <w:bodyDiv w:val="1"/>
      <w:marLeft w:val="0"/>
      <w:marRight w:val="0"/>
      <w:marTop w:val="0"/>
      <w:marBottom w:val="0"/>
      <w:divBdr>
        <w:top w:val="none" w:sz="0" w:space="0" w:color="auto"/>
        <w:left w:val="none" w:sz="0" w:space="0" w:color="auto"/>
        <w:bottom w:val="none" w:sz="0" w:space="0" w:color="auto"/>
        <w:right w:val="none" w:sz="0" w:space="0" w:color="auto"/>
      </w:divBdr>
    </w:div>
    <w:div w:id="1910772821">
      <w:bodyDiv w:val="1"/>
      <w:marLeft w:val="0"/>
      <w:marRight w:val="0"/>
      <w:marTop w:val="0"/>
      <w:marBottom w:val="0"/>
      <w:divBdr>
        <w:top w:val="none" w:sz="0" w:space="0" w:color="auto"/>
        <w:left w:val="none" w:sz="0" w:space="0" w:color="auto"/>
        <w:bottom w:val="none" w:sz="0" w:space="0" w:color="auto"/>
        <w:right w:val="none" w:sz="0" w:space="0" w:color="auto"/>
      </w:divBdr>
    </w:div>
    <w:div w:id="1911386174">
      <w:bodyDiv w:val="1"/>
      <w:marLeft w:val="0"/>
      <w:marRight w:val="0"/>
      <w:marTop w:val="0"/>
      <w:marBottom w:val="0"/>
      <w:divBdr>
        <w:top w:val="none" w:sz="0" w:space="0" w:color="auto"/>
        <w:left w:val="none" w:sz="0" w:space="0" w:color="auto"/>
        <w:bottom w:val="none" w:sz="0" w:space="0" w:color="auto"/>
        <w:right w:val="none" w:sz="0" w:space="0" w:color="auto"/>
      </w:divBdr>
    </w:div>
    <w:div w:id="1912156469">
      <w:bodyDiv w:val="1"/>
      <w:marLeft w:val="0"/>
      <w:marRight w:val="0"/>
      <w:marTop w:val="0"/>
      <w:marBottom w:val="0"/>
      <w:divBdr>
        <w:top w:val="none" w:sz="0" w:space="0" w:color="auto"/>
        <w:left w:val="none" w:sz="0" w:space="0" w:color="auto"/>
        <w:bottom w:val="none" w:sz="0" w:space="0" w:color="auto"/>
        <w:right w:val="none" w:sz="0" w:space="0" w:color="auto"/>
      </w:divBdr>
    </w:div>
    <w:div w:id="1912228748">
      <w:bodyDiv w:val="1"/>
      <w:marLeft w:val="0"/>
      <w:marRight w:val="0"/>
      <w:marTop w:val="0"/>
      <w:marBottom w:val="0"/>
      <w:divBdr>
        <w:top w:val="none" w:sz="0" w:space="0" w:color="auto"/>
        <w:left w:val="none" w:sz="0" w:space="0" w:color="auto"/>
        <w:bottom w:val="none" w:sz="0" w:space="0" w:color="auto"/>
        <w:right w:val="none" w:sz="0" w:space="0" w:color="auto"/>
      </w:divBdr>
    </w:div>
    <w:div w:id="1914853282">
      <w:bodyDiv w:val="1"/>
      <w:marLeft w:val="0"/>
      <w:marRight w:val="0"/>
      <w:marTop w:val="0"/>
      <w:marBottom w:val="0"/>
      <w:divBdr>
        <w:top w:val="none" w:sz="0" w:space="0" w:color="auto"/>
        <w:left w:val="none" w:sz="0" w:space="0" w:color="auto"/>
        <w:bottom w:val="none" w:sz="0" w:space="0" w:color="auto"/>
        <w:right w:val="none" w:sz="0" w:space="0" w:color="auto"/>
      </w:divBdr>
    </w:div>
    <w:div w:id="1915628362">
      <w:bodyDiv w:val="1"/>
      <w:marLeft w:val="0"/>
      <w:marRight w:val="0"/>
      <w:marTop w:val="0"/>
      <w:marBottom w:val="0"/>
      <w:divBdr>
        <w:top w:val="none" w:sz="0" w:space="0" w:color="auto"/>
        <w:left w:val="none" w:sz="0" w:space="0" w:color="auto"/>
        <w:bottom w:val="none" w:sz="0" w:space="0" w:color="auto"/>
        <w:right w:val="none" w:sz="0" w:space="0" w:color="auto"/>
      </w:divBdr>
    </w:div>
    <w:div w:id="1916814775">
      <w:bodyDiv w:val="1"/>
      <w:marLeft w:val="0"/>
      <w:marRight w:val="0"/>
      <w:marTop w:val="0"/>
      <w:marBottom w:val="0"/>
      <w:divBdr>
        <w:top w:val="none" w:sz="0" w:space="0" w:color="auto"/>
        <w:left w:val="none" w:sz="0" w:space="0" w:color="auto"/>
        <w:bottom w:val="none" w:sz="0" w:space="0" w:color="auto"/>
        <w:right w:val="none" w:sz="0" w:space="0" w:color="auto"/>
      </w:divBdr>
    </w:div>
    <w:div w:id="1916817867">
      <w:bodyDiv w:val="1"/>
      <w:marLeft w:val="0"/>
      <w:marRight w:val="0"/>
      <w:marTop w:val="0"/>
      <w:marBottom w:val="0"/>
      <w:divBdr>
        <w:top w:val="none" w:sz="0" w:space="0" w:color="auto"/>
        <w:left w:val="none" w:sz="0" w:space="0" w:color="auto"/>
        <w:bottom w:val="none" w:sz="0" w:space="0" w:color="auto"/>
        <w:right w:val="none" w:sz="0" w:space="0" w:color="auto"/>
      </w:divBdr>
    </w:div>
    <w:div w:id="1919049537">
      <w:bodyDiv w:val="1"/>
      <w:marLeft w:val="0"/>
      <w:marRight w:val="0"/>
      <w:marTop w:val="0"/>
      <w:marBottom w:val="0"/>
      <w:divBdr>
        <w:top w:val="none" w:sz="0" w:space="0" w:color="auto"/>
        <w:left w:val="none" w:sz="0" w:space="0" w:color="auto"/>
        <w:bottom w:val="none" w:sz="0" w:space="0" w:color="auto"/>
        <w:right w:val="none" w:sz="0" w:space="0" w:color="auto"/>
      </w:divBdr>
    </w:div>
    <w:div w:id="1919050214">
      <w:bodyDiv w:val="1"/>
      <w:marLeft w:val="0"/>
      <w:marRight w:val="0"/>
      <w:marTop w:val="0"/>
      <w:marBottom w:val="0"/>
      <w:divBdr>
        <w:top w:val="none" w:sz="0" w:space="0" w:color="auto"/>
        <w:left w:val="none" w:sz="0" w:space="0" w:color="auto"/>
        <w:bottom w:val="none" w:sz="0" w:space="0" w:color="auto"/>
        <w:right w:val="none" w:sz="0" w:space="0" w:color="auto"/>
      </w:divBdr>
    </w:div>
    <w:div w:id="1920600008">
      <w:bodyDiv w:val="1"/>
      <w:marLeft w:val="0"/>
      <w:marRight w:val="0"/>
      <w:marTop w:val="0"/>
      <w:marBottom w:val="0"/>
      <w:divBdr>
        <w:top w:val="none" w:sz="0" w:space="0" w:color="auto"/>
        <w:left w:val="none" w:sz="0" w:space="0" w:color="auto"/>
        <w:bottom w:val="none" w:sz="0" w:space="0" w:color="auto"/>
        <w:right w:val="none" w:sz="0" w:space="0" w:color="auto"/>
      </w:divBdr>
    </w:div>
    <w:div w:id="1921014912">
      <w:bodyDiv w:val="1"/>
      <w:marLeft w:val="0"/>
      <w:marRight w:val="0"/>
      <w:marTop w:val="0"/>
      <w:marBottom w:val="0"/>
      <w:divBdr>
        <w:top w:val="none" w:sz="0" w:space="0" w:color="auto"/>
        <w:left w:val="none" w:sz="0" w:space="0" w:color="auto"/>
        <w:bottom w:val="none" w:sz="0" w:space="0" w:color="auto"/>
        <w:right w:val="none" w:sz="0" w:space="0" w:color="auto"/>
      </w:divBdr>
    </w:div>
    <w:div w:id="1924219948">
      <w:bodyDiv w:val="1"/>
      <w:marLeft w:val="0"/>
      <w:marRight w:val="0"/>
      <w:marTop w:val="0"/>
      <w:marBottom w:val="0"/>
      <w:divBdr>
        <w:top w:val="none" w:sz="0" w:space="0" w:color="auto"/>
        <w:left w:val="none" w:sz="0" w:space="0" w:color="auto"/>
        <w:bottom w:val="none" w:sz="0" w:space="0" w:color="auto"/>
        <w:right w:val="none" w:sz="0" w:space="0" w:color="auto"/>
      </w:divBdr>
    </w:div>
    <w:div w:id="1933312887">
      <w:bodyDiv w:val="1"/>
      <w:marLeft w:val="0"/>
      <w:marRight w:val="0"/>
      <w:marTop w:val="0"/>
      <w:marBottom w:val="0"/>
      <w:divBdr>
        <w:top w:val="none" w:sz="0" w:space="0" w:color="auto"/>
        <w:left w:val="none" w:sz="0" w:space="0" w:color="auto"/>
        <w:bottom w:val="none" w:sz="0" w:space="0" w:color="auto"/>
        <w:right w:val="none" w:sz="0" w:space="0" w:color="auto"/>
      </w:divBdr>
    </w:div>
    <w:div w:id="1935360503">
      <w:bodyDiv w:val="1"/>
      <w:marLeft w:val="0"/>
      <w:marRight w:val="0"/>
      <w:marTop w:val="0"/>
      <w:marBottom w:val="0"/>
      <w:divBdr>
        <w:top w:val="none" w:sz="0" w:space="0" w:color="auto"/>
        <w:left w:val="none" w:sz="0" w:space="0" w:color="auto"/>
        <w:bottom w:val="none" w:sz="0" w:space="0" w:color="auto"/>
        <w:right w:val="none" w:sz="0" w:space="0" w:color="auto"/>
      </w:divBdr>
    </w:div>
    <w:div w:id="1936399964">
      <w:bodyDiv w:val="1"/>
      <w:marLeft w:val="0"/>
      <w:marRight w:val="0"/>
      <w:marTop w:val="0"/>
      <w:marBottom w:val="0"/>
      <w:divBdr>
        <w:top w:val="none" w:sz="0" w:space="0" w:color="auto"/>
        <w:left w:val="none" w:sz="0" w:space="0" w:color="auto"/>
        <w:bottom w:val="none" w:sz="0" w:space="0" w:color="auto"/>
        <w:right w:val="none" w:sz="0" w:space="0" w:color="auto"/>
      </w:divBdr>
    </w:div>
    <w:div w:id="1937790069">
      <w:bodyDiv w:val="1"/>
      <w:marLeft w:val="0"/>
      <w:marRight w:val="0"/>
      <w:marTop w:val="0"/>
      <w:marBottom w:val="0"/>
      <w:divBdr>
        <w:top w:val="none" w:sz="0" w:space="0" w:color="auto"/>
        <w:left w:val="none" w:sz="0" w:space="0" w:color="auto"/>
        <w:bottom w:val="none" w:sz="0" w:space="0" w:color="auto"/>
        <w:right w:val="none" w:sz="0" w:space="0" w:color="auto"/>
      </w:divBdr>
      <w:divsChild>
        <w:div w:id="674770539">
          <w:marLeft w:val="0"/>
          <w:marRight w:val="0"/>
          <w:marTop w:val="0"/>
          <w:marBottom w:val="0"/>
          <w:divBdr>
            <w:top w:val="none" w:sz="0" w:space="0" w:color="auto"/>
            <w:left w:val="none" w:sz="0" w:space="0" w:color="auto"/>
            <w:bottom w:val="none" w:sz="0" w:space="0" w:color="auto"/>
            <w:right w:val="none" w:sz="0" w:space="0" w:color="auto"/>
          </w:divBdr>
        </w:div>
        <w:div w:id="1388608887">
          <w:marLeft w:val="0"/>
          <w:marRight w:val="0"/>
          <w:marTop w:val="0"/>
          <w:marBottom w:val="0"/>
          <w:divBdr>
            <w:top w:val="none" w:sz="0" w:space="0" w:color="auto"/>
            <w:left w:val="none" w:sz="0" w:space="0" w:color="auto"/>
            <w:bottom w:val="none" w:sz="0" w:space="0" w:color="auto"/>
            <w:right w:val="none" w:sz="0" w:space="0" w:color="auto"/>
          </w:divBdr>
        </w:div>
        <w:div w:id="2101019765">
          <w:marLeft w:val="0"/>
          <w:marRight w:val="0"/>
          <w:marTop w:val="0"/>
          <w:marBottom w:val="0"/>
          <w:divBdr>
            <w:top w:val="none" w:sz="0" w:space="0" w:color="auto"/>
            <w:left w:val="none" w:sz="0" w:space="0" w:color="auto"/>
            <w:bottom w:val="none" w:sz="0" w:space="0" w:color="auto"/>
            <w:right w:val="none" w:sz="0" w:space="0" w:color="auto"/>
          </w:divBdr>
        </w:div>
      </w:divsChild>
    </w:div>
    <w:div w:id="1939410452">
      <w:bodyDiv w:val="1"/>
      <w:marLeft w:val="0"/>
      <w:marRight w:val="0"/>
      <w:marTop w:val="0"/>
      <w:marBottom w:val="0"/>
      <w:divBdr>
        <w:top w:val="none" w:sz="0" w:space="0" w:color="auto"/>
        <w:left w:val="none" w:sz="0" w:space="0" w:color="auto"/>
        <w:bottom w:val="none" w:sz="0" w:space="0" w:color="auto"/>
        <w:right w:val="none" w:sz="0" w:space="0" w:color="auto"/>
      </w:divBdr>
    </w:div>
    <w:div w:id="1939635725">
      <w:bodyDiv w:val="1"/>
      <w:marLeft w:val="0"/>
      <w:marRight w:val="0"/>
      <w:marTop w:val="0"/>
      <w:marBottom w:val="0"/>
      <w:divBdr>
        <w:top w:val="none" w:sz="0" w:space="0" w:color="auto"/>
        <w:left w:val="none" w:sz="0" w:space="0" w:color="auto"/>
        <w:bottom w:val="none" w:sz="0" w:space="0" w:color="auto"/>
        <w:right w:val="none" w:sz="0" w:space="0" w:color="auto"/>
      </w:divBdr>
    </w:div>
    <w:div w:id="1941330284">
      <w:bodyDiv w:val="1"/>
      <w:marLeft w:val="0"/>
      <w:marRight w:val="0"/>
      <w:marTop w:val="0"/>
      <w:marBottom w:val="0"/>
      <w:divBdr>
        <w:top w:val="none" w:sz="0" w:space="0" w:color="auto"/>
        <w:left w:val="none" w:sz="0" w:space="0" w:color="auto"/>
        <w:bottom w:val="none" w:sz="0" w:space="0" w:color="auto"/>
        <w:right w:val="none" w:sz="0" w:space="0" w:color="auto"/>
      </w:divBdr>
    </w:div>
    <w:div w:id="1942957173">
      <w:bodyDiv w:val="1"/>
      <w:marLeft w:val="0"/>
      <w:marRight w:val="0"/>
      <w:marTop w:val="0"/>
      <w:marBottom w:val="0"/>
      <w:divBdr>
        <w:top w:val="none" w:sz="0" w:space="0" w:color="auto"/>
        <w:left w:val="none" w:sz="0" w:space="0" w:color="auto"/>
        <w:bottom w:val="none" w:sz="0" w:space="0" w:color="auto"/>
        <w:right w:val="none" w:sz="0" w:space="0" w:color="auto"/>
      </w:divBdr>
    </w:div>
    <w:div w:id="1943147629">
      <w:bodyDiv w:val="1"/>
      <w:marLeft w:val="0"/>
      <w:marRight w:val="0"/>
      <w:marTop w:val="0"/>
      <w:marBottom w:val="0"/>
      <w:divBdr>
        <w:top w:val="none" w:sz="0" w:space="0" w:color="auto"/>
        <w:left w:val="none" w:sz="0" w:space="0" w:color="auto"/>
        <w:bottom w:val="none" w:sz="0" w:space="0" w:color="auto"/>
        <w:right w:val="none" w:sz="0" w:space="0" w:color="auto"/>
      </w:divBdr>
    </w:div>
    <w:div w:id="1944920620">
      <w:bodyDiv w:val="1"/>
      <w:marLeft w:val="0"/>
      <w:marRight w:val="0"/>
      <w:marTop w:val="0"/>
      <w:marBottom w:val="0"/>
      <w:divBdr>
        <w:top w:val="none" w:sz="0" w:space="0" w:color="auto"/>
        <w:left w:val="none" w:sz="0" w:space="0" w:color="auto"/>
        <w:bottom w:val="none" w:sz="0" w:space="0" w:color="auto"/>
        <w:right w:val="none" w:sz="0" w:space="0" w:color="auto"/>
      </w:divBdr>
    </w:div>
    <w:div w:id="1944922542">
      <w:bodyDiv w:val="1"/>
      <w:marLeft w:val="0"/>
      <w:marRight w:val="0"/>
      <w:marTop w:val="0"/>
      <w:marBottom w:val="0"/>
      <w:divBdr>
        <w:top w:val="none" w:sz="0" w:space="0" w:color="auto"/>
        <w:left w:val="none" w:sz="0" w:space="0" w:color="auto"/>
        <w:bottom w:val="none" w:sz="0" w:space="0" w:color="auto"/>
        <w:right w:val="none" w:sz="0" w:space="0" w:color="auto"/>
      </w:divBdr>
    </w:div>
    <w:div w:id="1948152081">
      <w:bodyDiv w:val="1"/>
      <w:marLeft w:val="0"/>
      <w:marRight w:val="0"/>
      <w:marTop w:val="0"/>
      <w:marBottom w:val="0"/>
      <w:divBdr>
        <w:top w:val="none" w:sz="0" w:space="0" w:color="auto"/>
        <w:left w:val="none" w:sz="0" w:space="0" w:color="auto"/>
        <w:bottom w:val="none" w:sz="0" w:space="0" w:color="auto"/>
        <w:right w:val="none" w:sz="0" w:space="0" w:color="auto"/>
      </w:divBdr>
    </w:div>
    <w:div w:id="1959987974">
      <w:bodyDiv w:val="1"/>
      <w:marLeft w:val="0"/>
      <w:marRight w:val="0"/>
      <w:marTop w:val="0"/>
      <w:marBottom w:val="0"/>
      <w:divBdr>
        <w:top w:val="none" w:sz="0" w:space="0" w:color="auto"/>
        <w:left w:val="none" w:sz="0" w:space="0" w:color="auto"/>
        <w:bottom w:val="none" w:sz="0" w:space="0" w:color="auto"/>
        <w:right w:val="none" w:sz="0" w:space="0" w:color="auto"/>
      </w:divBdr>
    </w:div>
    <w:div w:id="1966085496">
      <w:bodyDiv w:val="1"/>
      <w:marLeft w:val="0"/>
      <w:marRight w:val="0"/>
      <w:marTop w:val="0"/>
      <w:marBottom w:val="0"/>
      <w:divBdr>
        <w:top w:val="none" w:sz="0" w:space="0" w:color="auto"/>
        <w:left w:val="none" w:sz="0" w:space="0" w:color="auto"/>
        <w:bottom w:val="none" w:sz="0" w:space="0" w:color="auto"/>
        <w:right w:val="none" w:sz="0" w:space="0" w:color="auto"/>
      </w:divBdr>
    </w:div>
    <w:div w:id="1968394380">
      <w:bodyDiv w:val="1"/>
      <w:marLeft w:val="0"/>
      <w:marRight w:val="0"/>
      <w:marTop w:val="0"/>
      <w:marBottom w:val="0"/>
      <w:divBdr>
        <w:top w:val="none" w:sz="0" w:space="0" w:color="auto"/>
        <w:left w:val="none" w:sz="0" w:space="0" w:color="auto"/>
        <w:bottom w:val="none" w:sz="0" w:space="0" w:color="auto"/>
        <w:right w:val="none" w:sz="0" w:space="0" w:color="auto"/>
      </w:divBdr>
    </w:div>
    <w:div w:id="1969436469">
      <w:bodyDiv w:val="1"/>
      <w:marLeft w:val="0"/>
      <w:marRight w:val="0"/>
      <w:marTop w:val="0"/>
      <w:marBottom w:val="0"/>
      <w:divBdr>
        <w:top w:val="none" w:sz="0" w:space="0" w:color="auto"/>
        <w:left w:val="none" w:sz="0" w:space="0" w:color="auto"/>
        <w:bottom w:val="none" w:sz="0" w:space="0" w:color="auto"/>
        <w:right w:val="none" w:sz="0" w:space="0" w:color="auto"/>
      </w:divBdr>
    </w:div>
    <w:div w:id="1970896540">
      <w:bodyDiv w:val="1"/>
      <w:marLeft w:val="0"/>
      <w:marRight w:val="0"/>
      <w:marTop w:val="0"/>
      <w:marBottom w:val="0"/>
      <w:divBdr>
        <w:top w:val="none" w:sz="0" w:space="0" w:color="auto"/>
        <w:left w:val="none" w:sz="0" w:space="0" w:color="auto"/>
        <w:bottom w:val="none" w:sz="0" w:space="0" w:color="auto"/>
        <w:right w:val="none" w:sz="0" w:space="0" w:color="auto"/>
      </w:divBdr>
    </w:div>
    <w:div w:id="1976788036">
      <w:bodyDiv w:val="1"/>
      <w:marLeft w:val="0"/>
      <w:marRight w:val="0"/>
      <w:marTop w:val="0"/>
      <w:marBottom w:val="0"/>
      <w:divBdr>
        <w:top w:val="none" w:sz="0" w:space="0" w:color="auto"/>
        <w:left w:val="none" w:sz="0" w:space="0" w:color="auto"/>
        <w:bottom w:val="none" w:sz="0" w:space="0" w:color="auto"/>
        <w:right w:val="none" w:sz="0" w:space="0" w:color="auto"/>
      </w:divBdr>
    </w:div>
    <w:div w:id="1985548099">
      <w:bodyDiv w:val="1"/>
      <w:marLeft w:val="0"/>
      <w:marRight w:val="0"/>
      <w:marTop w:val="0"/>
      <w:marBottom w:val="0"/>
      <w:divBdr>
        <w:top w:val="none" w:sz="0" w:space="0" w:color="auto"/>
        <w:left w:val="none" w:sz="0" w:space="0" w:color="auto"/>
        <w:bottom w:val="none" w:sz="0" w:space="0" w:color="auto"/>
        <w:right w:val="none" w:sz="0" w:space="0" w:color="auto"/>
      </w:divBdr>
    </w:div>
    <w:div w:id="1987851975">
      <w:bodyDiv w:val="1"/>
      <w:marLeft w:val="0"/>
      <w:marRight w:val="0"/>
      <w:marTop w:val="0"/>
      <w:marBottom w:val="0"/>
      <w:divBdr>
        <w:top w:val="none" w:sz="0" w:space="0" w:color="auto"/>
        <w:left w:val="none" w:sz="0" w:space="0" w:color="auto"/>
        <w:bottom w:val="none" w:sz="0" w:space="0" w:color="auto"/>
        <w:right w:val="none" w:sz="0" w:space="0" w:color="auto"/>
      </w:divBdr>
    </w:div>
    <w:div w:id="1989285895">
      <w:bodyDiv w:val="1"/>
      <w:marLeft w:val="0"/>
      <w:marRight w:val="0"/>
      <w:marTop w:val="0"/>
      <w:marBottom w:val="0"/>
      <w:divBdr>
        <w:top w:val="none" w:sz="0" w:space="0" w:color="auto"/>
        <w:left w:val="none" w:sz="0" w:space="0" w:color="auto"/>
        <w:bottom w:val="none" w:sz="0" w:space="0" w:color="auto"/>
        <w:right w:val="none" w:sz="0" w:space="0" w:color="auto"/>
      </w:divBdr>
    </w:div>
    <w:div w:id="1990936937">
      <w:bodyDiv w:val="1"/>
      <w:marLeft w:val="0"/>
      <w:marRight w:val="0"/>
      <w:marTop w:val="0"/>
      <w:marBottom w:val="0"/>
      <w:divBdr>
        <w:top w:val="none" w:sz="0" w:space="0" w:color="auto"/>
        <w:left w:val="none" w:sz="0" w:space="0" w:color="auto"/>
        <w:bottom w:val="none" w:sz="0" w:space="0" w:color="auto"/>
        <w:right w:val="none" w:sz="0" w:space="0" w:color="auto"/>
      </w:divBdr>
    </w:div>
    <w:div w:id="1991208555">
      <w:bodyDiv w:val="1"/>
      <w:marLeft w:val="0"/>
      <w:marRight w:val="0"/>
      <w:marTop w:val="0"/>
      <w:marBottom w:val="0"/>
      <w:divBdr>
        <w:top w:val="none" w:sz="0" w:space="0" w:color="auto"/>
        <w:left w:val="none" w:sz="0" w:space="0" w:color="auto"/>
        <w:bottom w:val="none" w:sz="0" w:space="0" w:color="auto"/>
        <w:right w:val="none" w:sz="0" w:space="0" w:color="auto"/>
      </w:divBdr>
    </w:div>
    <w:div w:id="2001493917">
      <w:bodyDiv w:val="1"/>
      <w:marLeft w:val="0"/>
      <w:marRight w:val="0"/>
      <w:marTop w:val="0"/>
      <w:marBottom w:val="0"/>
      <w:divBdr>
        <w:top w:val="none" w:sz="0" w:space="0" w:color="auto"/>
        <w:left w:val="none" w:sz="0" w:space="0" w:color="auto"/>
        <w:bottom w:val="none" w:sz="0" w:space="0" w:color="auto"/>
        <w:right w:val="none" w:sz="0" w:space="0" w:color="auto"/>
      </w:divBdr>
    </w:div>
    <w:div w:id="2002847933">
      <w:bodyDiv w:val="1"/>
      <w:marLeft w:val="0"/>
      <w:marRight w:val="0"/>
      <w:marTop w:val="0"/>
      <w:marBottom w:val="0"/>
      <w:divBdr>
        <w:top w:val="none" w:sz="0" w:space="0" w:color="auto"/>
        <w:left w:val="none" w:sz="0" w:space="0" w:color="auto"/>
        <w:bottom w:val="none" w:sz="0" w:space="0" w:color="auto"/>
        <w:right w:val="none" w:sz="0" w:space="0" w:color="auto"/>
      </w:divBdr>
      <w:divsChild>
        <w:div w:id="62299922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002850952">
      <w:bodyDiv w:val="1"/>
      <w:marLeft w:val="0"/>
      <w:marRight w:val="0"/>
      <w:marTop w:val="0"/>
      <w:marBottom w:val="0"/>
      <w:divBdr>
        <w:top w:val="none" w:sz="0" w:space="0" w:color="auto"/>
        <w:left w:val="none" w:sz="0" w:space="0" w:color="auto"/>
        <w:bottom w:val="none" w:sz="0" w:space="0" w:color="auto"/>
        <w:right w:val="none" w:sz="0" w:space="0" w:color="auto"/>
      </w:divBdr>
    </w:div>
    <w:div w:id="2003970274">
      <w:bodyDiv w:val="1"/>
      <w:marLeft w:val="0"/>
      <w:marRight w:val="0"/>
      <w:marTop w:val="0"/>
      <w:marBottom w:val="0"/>
      <w:divBdr>
        <w:top w:val="none" w:sz="0" w:space="0" w:color="auto"/>
        <w:left w:val="none" w:sz="0" w:space="0" w:color="auto"/>
        <w:bottom w:val="none" w:sz="0" w:space="0" w:color="auto"/>
        <w:right w:val="none" w:sz="0" w:space="0" w:color="auto"/>
      </w:divBdr>
    </w:div>
    <w:div w:id="2004966314">
      <w:bodyDiv w:val="1"/>
      <w:marLeft w:val="0"/>
      <w:marRight w:val="0"/>
      <w:marTop w:val="0"/>
      <w:marBottom w:val="0"/>
      <w:divBdr>
        <w:top w:val="none" w:sz="0" w:space="0" w:color="auto"/>
        <w:left w:val="none" w:sz="0" w:space="0" w:color="auto"/>
        <w:bottom w:val="none" w:sz="0" w:space="0" w:color="auto"/>
        <w:right w:val="none" w:sz="0" w:space="0" w:color="auto"/>
      </w:divBdr>
    </w:div>
    <w:div w:id="2010325735">
      <w:bodyDiv w:val="1"/>
      <w:marLeft w:val="0"/>
      <w:marRight w:val="0"/>
      <w:marTop w:val="0"/>
      <w:marBottom w:val="0"/>
      <w:divBdr>
        <w:top w:val="none" w:sz="0" w:space="0" w:color="auto"/>
        <w:left w:val="none" w:sz="0" w:space="0" w:color="auto"/>
        <w:bottom w:val="none" w:sz="0" w:space="0" w:color="auto"/>
        <w:right w:val="none" w:sz="0" w:space="0" w:color="auto"/>
      </w:divBdr>
    </w:div>
    <w:div w:id="2010794860">
      <w:bodyDiv w:val="1"/>
      <w:marLeft w:val="0"/>
      <w:marRight w:val="0"/>
      <w:marTop w:val="0"/>
      <w:marBottom w:val="0"/>
      <w:divBdr>
        <w:top w:val="none" w:sz="0" w:space="0" w:color="auto"/>
        <w:left w:val="none" w:sz="0" w:space="0" w:color="auto"/>
        <w:bottom w:val="none" w:sz="0" w:space="0" w:color="auto"/>
        <w:right w:val="none" w:sz="0" w:space="0" w:color="auto"/>
      </w:divBdr>
      <w:divsChild>
        <w:div w:id="980378345">
          <w:marLeft w:val="0"/>
          <w:marRight w:val="0"/>
          <w:marTop w:val="0"/>
          <w:marBottom w:val="0"/>
          <w:divBdr>
            <w:top w:val="none" w:sz="0" w:space="0" w:color="auto"/>
            <w:left w:val="none" w:sz="0" w:space="0" w:color="auto"/>
            <w:bottom w:val="none" w:sz="0" w:space="0" w:color="auto"/>
            <w:right w:val="none" w:sz="0" w:space="0" w:color="auto"/>
          </w:divBdr>
          <w:divsChild>
            <w:div w:id="6098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7680">
      <w:bodyDiv w:val="1"/>
      <w:marLeft w:val="0"/>
      <w:marRight w:val="0"/>
      <w:marTop w:val="0"/>
      <w:marBottom w:val="0"/>
      <w:divBdr>
        <w:top w:val="none" w:sz="0" w:space="0" w:color="auto"/>
        <w:left w:val="none" w:sz="0" w:space="0" w:color="auto"/>
        <w:bottom w:val="none" w:sz="0" w:space="0" w:color="auto"/>
        <w:right w:val="none" w:sz="0" w:space="0" w:color="auto"/>
      </w:divBdr>
    </w:div>
    <w:div w:id="2013875801">
      <w:bodyDiv w:val="1"/>
      <w:marLeft w:val="0"/>
      <w:marRight w:val="0"/>
      <w:marTop w:val="0"/>
      <w:marBottom w:val="0"/>
      <w:divBdr>
        <w:top w:val="none" w:sz="0" w:space="0" w:color="auto"/>
        <w:left w:val="none" w:sz="0" w:space="0" w:color="auto"/>
        <w:bottom w:val="none" w:sz="0" w:space="0" w:color="auto"/>
        <w:right w:val="none" w:sz="0" w:space="0" w:color="auto"/>
      </w:divBdr>
    </w:div>
    <w:div w:id="2019043209">
      <w:bodyDiv w:val="1"/>
      <w:marLeft w:val="0"/>
      <w:marRight w:val="0"/>
      <w:marTop w:val="0"/>
      <w:marBottom w:val="0"/>
      <w:divBdr>
        <w:top w:val="none" w:sz="0" w:space="0" w:color="auto"/>
        <w:left w:val="none" w:sz="0" w:space="0" w:color="auto"/>
        <w:bottom w:val="none" w:sz="0" w:space="0" w:color="auto"/>
        <w:right w:val="none" w:sz="0" w:space="0" w:color="auto"/>
      </w:divBdr>
    </w:div>
    <w:div w:id="2021657941">
      <w:bodyDiv w:val="1"/>
      <w:marLeft w:val="0"/>
      <w:marRight w:val="0"/>
      <w:marTop w:val="0"/>
      <w:marBottom w:val="0"/>
      <w:divBdr>
        <w:top w:val="none" w:sz="0" w:space="0" w:color="auto"/>
        <w:left w:val="none" w:sz="0" w:space="0" w:color="auto"/>
        <w:bottom w:val="none" w:sz="0" w:space="0" w:color="auto"/>
        <w:right w:val="none" w:sz="0" w:space="0" w:color="auto"/>
      </w:divBdr>
    </w:div>
    <w:div w:id="2025940327">
      <w:bodyDiv w:val="1"/>
      <w:marLeft w:val="0"/>
      <w:marRight w:val="0"/>
      <w:marTop w:val="0"/>
      <w:marBottom w:val="0"/>
      <w:divBdr>
        <w:top w:val="none" w:sz="0" w:space="0" w:color="auto"/>
        <w:left w:val="none" w:sz="0" w:space="0" w:color="auto"/>
        <w:bottom w:val="none" w:sz="0" w:space="0" w:color="auto"/>
        <w:right w:val="none" w:sz="0" w:space="0" w:color="auto"/>
      </w:divBdr>
    </w:div>
    <w:div w:id="2026981507">
      <w:bodyDiv w:val="1"/>
      <w:marLeft w:val="0"/>
      <w:marRight w:val="0"/>
      <w:marTop w:val="0"/>
      <w:marBottom w:val="0"/>
      <w:divBdr>
        <w:top w:val="none" w:sz="0" w:space="0" w:color="auto"/>
        <w:left w:val="none" w:sz="0" w:space="0" w:color="auto"/>
        <w:bottom w:val="none" w:sz="0" w:space="0" w:color="auto"/>
        <w:right w:val="none" w:sz="0" w:space="0" w:color="auto"/>
      </w:divBdr>
    </w:div>
    <w:div w:id="2027899019">
      <w:bodyDiv w:val="1"/>
      <w:marLeft w:val="0"/>
      <w:marRight w:val="0"/>
      <w:marTop w:val="0"/>
      <w:marBottom w:val="0"/>
      <w:divBdr>
        <w:top w:val="none" w:sz="0" w:space="0" w:color="auto"/>
        <w:left w:val="none" w:sz="0" w:space="0" w:color="auto"/>
        <w:bottom w:val="none" w:sz="0" w:space="0" w:color="auto"/>
        <w:right w:val="none" w:sz="0" w:space="0" w:color="auto"/>
      </w:divBdr>
    </w:div>
    <w:div w:id="2029017079">
      <w:bodyDiv w:val="1"/>
      <w:marLeft w:val="0"/>
      <w:marRight w:val="0"/>
      <w:marTop w:val="0"/>
      <w:marBottom w:val="0"/>
      <w:divBdr>
        <w:top w:val="none" w:sz="0" w:space="0" w:color="auto"/>
        <w:left w:val="none" w:sz="0" w:space="0" w:color="auto"/>
        <w:bottom w:val="none" w:sz="0" w:space="0" w:color="auto"/>
        <w:right w:val="none" w:sz="0" w:space="0" w:color="auto"/>
      </w:divBdr>
    </w:div>
    <w:div w:id="2029288160">
      <w:bodyDiv w:val="1"/>
      <w:marLeft w:val="0"/>
      <w:marRight w:val="0"/>
      <w:marTop w:val="0"/>
      <w:marBottom w:val="0"/>
      <w:divBdr>
        <w:top w:val="none" w:sz="0" w:space="0" w:color="auto"/>
        <w:left w:val="none" w:sz="0" w:space="0" w:color="auto"/>
        <w:bottom w:val="none" w:sz="0" w:space="0" w:color="auto"/>
        <w:right w:val="none" w:sz="0" w:space="0" w:color="auto"/>
      </w:divBdr>
    </w:div>
    <w:div w:id="2030401301">
      <w:bodyDiv w:val="1"/>
      <w:marLeft w:val="0"/>
      <w:marRight w:val="0"/>
      <w:marTop w:val="0"/>
      <w:marBottom w:val="0"/>
      <w:divBdr>
        <w:top w:val="none" w:sz="0" w:space="0" w:color="auto"/>
        <w:left w:val="none" w:sz="0" w:space="0" w:color="auto"/>
        <w:bottom w:val="none" w:sz="0" w:space="0" w:color="auto"/>
        <w:right w:val="none" w:sz="0" w:space="0" w:color="auto"/>
      </w:divBdr>
    </w:div>
    <w:div w:id="2031293188">
      <w:bodyDiv w:val="1"/>
      <w:marLeft w:val="0"/>
      <w:marRight w:val="0"/>
      <w:marTop w:val="0"/>
      <w:marBottom w:val="0"/>
      <w:divBdr>
        <w:top w:val="none" w:sz="0" w:space="0" w:color="auto"/>
        <w:left w:val="none" w:sz="0" w:space="0" w:color="auto"/>
        <w:bottom w:val="none" w:sz="0" w:space="0" w:color="auto"/>
        <w:right w:val="none" w:sz="0" w:space="0" w:color="auto"/>
      </w:divBdr>
    </w:div>
    <w:div w:id="2034651683">
      <w:bodyDiv w:val="1"/>
      <w:marLeft w:val="0"/>
      <w:marRight w:val="0"/>
      <w:marTop w:val="0"/>
      <w:marBottom w:val="0"/>
      <w:divBdr>
        <w:top w:val="none" w:sz="0" w:space="0" w:color="auto"/>
        <w:left w:val="none" w:sz="0" w:space="0" w:color="auto"/>
        <w:bottom w:val="none" w:sz="0" w:space="0" w:color="auto"/>
        <w:right w:val="none" w:sz="0" w:space="0" w:color="auto"/>
      </w:divBdr>
    </w:div>
    <w:div w:id="2036997150">
      <w:bodyDiv w:val="1"/>
      <w:marLeft w:val="0"/>
      <w:marRight w:val="0"/>
      <w:marTop w:val="0"/>
      <w:marBottom w:val="0"/>
      <w:divBdr>
        <w:top w:val="none" w:sz="0" w:space="0" w:color="auto"/>
        <w:left w:val="none" w:sz="0" w:space="0" w:color="auto"/>
        <w:bottom w:val="none" w:sz="0" w:space="0" w:color="auto"/>
        <w:right w:val="none" w:sz="0" w:space="0" w:color="auto"/>
      </w:divBdr>
    </w:div>
    <w:div w:id="2040205625">
      <w:bodyDiv w:val="1"/>
      <w:marLeft w:val="0"/>
      <w:marRight w:val="0"/>
      <w:marTop w:val="0"/>
      <w:marBottom w:val="0"/>
      <w:divBdr>
        <w:top w:val="none" w:sz="0" w:space="0" w:color="auto"/>
        <w:left w:val="none" w:sz="0" w:space="0" w:color="auto"/>
        <w:bottom w:val="none" w:sz="0" w:space="0" w:color="auto"/>
        <w:right w:val="none" w:sz="0" w:space="0" w:color="auto"/>
      </w:divBdr>
    </w:div>
    <w:div w:id="2042511782">
      <w:bodyDiv w:val="1"/>
      <w:marLeft w:val="0"/>
      <w:marRight w:val="0"/>
      <w:marTop w:val="0"/>
      <w:marBottom w:val="0"/>
      <w:divBdr>
        <w:top w:val="none" w:sz="0" w:space="0" w:color="auto"/>
        <w:left w:val="none" w:sz="0" w:space="0" w:color="auto"/>
        <w:bottom w:val="none" w:sz="0" w:space="0" w:color="auto"/>
        <w:right w:val="none" w:sz="0" w:space="0" w:color="auto"/>
      </w:divBdr>
    </w:div>
    <w:div w:id="2044936176">
      <w:bodyDiv w:val="1"/>
      <w:marLeft w:val="0"/>
      <w:marRight w:val="0"/>
      <w:marTop w:val="0"/>
      <w:marBottom w:val="0"/>
      <w:divBdr>
        <w:top w:val="none" w:sz="0" w:space="0" w:color="auto"/>
        <w:left w:val="none" w:sz="0" w:space="0" w:color="auto"/>
        <w:bottom w:val="none" w:sz="0" w:space="0" w:color="auto"/>
        <w:right w:val="none" w:sz="0" w:space="0" w:color="auto"/>
      </w:divBdr>
    </w:div>
    <w:div w:id="2045253242">
      <w:bodyDiv w:val="1"/>
      <w:marLeft w:val="0"/>
      <w:marRight w:val="0"/>
      <w:marTop w:val="0"/>
      <w:marBottom w:val="0"/>
      <w:divBdr>
        <w:top w:val="none" w:sz="0" w:space="0" w:color="auto"/>
        <w:left w:val="none" w:sz="0" w:space="0" w:color="auto"/>
        <w:bottom w:val="none" w:sz="0" w:space="0" w:color="auto"/>
        <w:right w:val="none" w:sz="0" w:space="0" w:color="auto"/>
      </w:divBdr>
    </w:div>
    <w:div w:id="2046053277">
      <w:bodyDiv w:val="1"/>
      <w:marLeft w:val="0"/>
      <w:marRight w:val="0"/>
      <w:marTop w:val="0"/>
      <w:marBottom w:val="0"/>
      <w:divBdr>
        <w:top w:val="none" w:sz="0" w:space="0" w:color="auto"/>
        <w:left w:val="none" w:sz="0" w:space="0" w:color="auto"/>
        <w:bottom w:val="none" w:sz="0" w:space="0" w:color="auto"/>
        <w:right w:val="none" w:sz="0" w:space="0" w:color="auto"/>
      </w:divBdr>
    </w:div>
    <w:div w:id="2047290809">
      <w:bodyDiv w:val="1"/>
      <w:marLeft w:val="0"/>
      <w:marRight w:val="0"/>
      <w:marTop w:val="0"/>
      <w:marBottom w:val="0"/>
      <w:divBdr>
        <w:top w:val="none" w:sz="0" w:space="0" w:color="auto"/>
        <w:left w:val="none" w:sz="0" w:space="0" w:color="auto"/>
        <w:bottom w:val="none" w:sz="0" w:space="0" w:color="auto"/>
        <w:right w:val="none" w:sz="0" w:space="0" w:color="auto"/>
      </w:divBdr>
    </w:div>
    <w:div w:id="2047560898">
      <w:bodyDiv w:val="1"/>
      <w:marLeft w:val="0"/>
      <w:marRight w:val="0"/>
      <w:marTop w:val="0"/>
      <w:marBottom w:val="0"/>
      <w:divBdr>
        <w:top w:val="none" w:sz="0" w:space="0" w:color="auto"/>
        <w:left w:val="none" w:sz="0" w:space="0" w:color="auto"/>
        <w:bottom w:val="none" w:sz="0" w:space="0" w:color="auto"/>
        <w:right w:val="none" w:sz="0" w:space="0" w:color="auto"/>
      </w:divBdr>
    </w:div>
    <w:div w:id="2048555451">
      <w:bodyDiv w:val="1"/>
      <w:marLeft w:val="0"/>
      <w:marRight w:val="0"/>
      <w:marTop w:val="0"/>
      <w:marBottom w:val="0"/>
      <w:divBdr>
        <w:top w:val="none" w:sz="0" w:space="0" w:color="auto"/>
        <w:left w:val="none" w:sz="0" w:space="0" w:color="auto"/>
        <w:bottom w:val="none" w:sz="0" w:space="0" w:color="auto"/>
        <w:right w:val="none" w:sz="0" w:space="0" w:color="auto"/>
      </w:divBdr>
    </w:div>
    <w:div w:id="2048945984">
      <w:bodyDiv w:val="1"/>
      <w:marLeft w:val="0"/>
      <w:marRight w:val="0"/>
      <w:marTop w:val="0"/>
      <w:marBottom w:val="0"/>
      <w:divBdr>
        <w:top w:val="none" w:sz="0" w:space="0" w:color="auto"/>
        <w:left w:val="none" w:sz="0" w:space="0" w:color="auto"/>
        <w:bottom w:val="none" w:sz="0" w:space="0" w:color="auto"/>
        <w:right w:val="none" w:sz="0" w:space="0" w:color="auto"/>
      </w:divBdr>
    </w:div>
    <w:div w:id="2049640695">
      <w:bodyDiv w:val="1"/>
      <w:marLeft w:val="0"/>
      <w:marRight w:val="0"/>
      <w:marTop w:val="0"/>
      <w:marBottom w:val="0"/>
      <w:divBdr>
        <w:top w:val="none" w:sz="0" w:space="0" w:color="auto"/>
        <w:left w:val="none" w:sz="0" w:space="0" w:color="auto"/>
        <w:bottom w:val="none" w:sz="0" w:space="0" w:color="auto"/>
        <w:right w:val="none" w:sz="0" w:space="0" w:color="auto"/>
      </w:divBdr>
    </w:div>
    <w:div w:id="2049839177">
      <w:bodyDiv w:val="1"/>
      <w:marLeft w:val="0"/>
      <w:marRight w:val="0"/>
      <w:marTop w:val="0"/>
      <w:marBottom w:val="0"/>
      <w:divBdr>
        <w:top w:val="none" w:sz="0" w:space="0" w:color="auto"/>
        <w:left w:val="none" w:sz="0" w:space="0" w:color="auto"/>
        <w:bottom w:val="none" w:sz="0" w:space="0" w:color="auto"/>
        <w:right w:val="none" w:sz="0" w:space="0" w:color="auto"/>
      </w:divBdr>
    </w:div>
    <w:div w:id="2050717968">
      <w:bodyDiv w:val="1"/>
      <w:marLeft w:val="0"/>
      <w:marRight w:val="0"/>
      <w:marTop w:val="0"/>
      <w:marBottom w:val="0"/>
      <w:divBdr>
        <w:top w:val="none" w:sz="0" w:space="0" w:color="auto"/>
        <w:left w:val="none" w:sz="0" w:space="0" w:color="auto"/>
        <w:bottom w:val="none" w:sz="0" w:space="0" w:color="auto"/>
        <w:right w:val="none" w:sz="0" w:space="0" w:color="auto"/>
      </w:divBdr>
    </w:div>
    <w:div w:id="2050840452">
      <w:bodyDiv w:val="1"/>
      <w:marLeft w:val="0"/>
      <w:marRight w:val="0"/>
      <w:marTop w:val="0"/>
      <w:marBottom w:val="0"/>
      <w:divBdr>
        <w:top w:val="none" w:sz="0" w:space="0" w:color="auto"/>
        <w:left w:val="none" w:sz="0" w:space="0" w:color="auto"/>
        <w:bottom w:val="none" w:sz="0" w:space="0" w:color="auto"/>
        <w:right w:val="none" w:sz="0" w:space="0" w:color="auto"/>
      </w:divBdr>
    </w:div>
    <w:div w:id="2050909538">
      <w:bodyDiv w:val="1"/>
      <w:marLeft w:val="0"/>
      <w:marRight w:val="0"/>
      <w:marTop w:val="0"/>
      <w:marBottom w:val="0"/>
      <w:divBdr>
        <w:top w:val="none" w:sz="0" w:space="0" w:color="auto"/>
        <w:left w:val="none" w:sz="0" w:space="0" w:color="auto"/>
        <w:bottom w:val="none" w:sz="0" w:space="0" w:color="auto"/>
        <w:right w:val="none" w:sz="0" w:space="0" w:color="auto"/>
      </w:divBdr>
    </w:div>
    <w:div w:id="2050911418">
      <w:bodyDiv w:val="1"/>
      <w:marLeft w:val="0"/>
      <w:marRight w:val="0"/>
      <w:marTop w:val="0"/>
      <w:marBottom w:val="0"/>
      <w:divBdr>
        <w:top w:val="none" w:sz="0" w:space="0" w:color="auto"/>
        <w:left w:val="none" w:sz="0" w:space="0" w:color="auto"/>
        <w:bottom w:val="none" w:sz="0" w:space="0" w:color="auto"/>
        <w:right w:val="none" w:sz="0" w:space="0" w:color="auto"/>
      </w:divBdr>
    </w:div>
    <w:div w:id="2056662288">
      <w:bodyDiv w:val="1"/>
      <w:marLeft w:val="0"/>
      <w:marRight w:val="0"/>
      <w:marTop w:val="0"/>
      <w:marBottom w:val="0"/>
      <w:divBdr>
        <w:top w:val="none" w:sz="0" w:space="0" w:color="auto"/>
        <w:left w:val="none" w:sz="0" w:space="0" w:color="auto"/>
        <w:bottom w:val="none" w:sz="0" w:space="0" w:color="auto"/>
        <w:right w:val="none" w:sz="0" w:space="0" w:color="auto"/>
      </w:divBdr>
      <w:divsChild>
        <w:div w:id="299964424">
          <w:marLeft w:val="0"/>
          <w:marRight w:val="0"/>
          <w:marTop w:val="0"/>
          <w:marBottom w:val="0"/>
          <w:divBdr>
            <w:top w:val="single" w:sz="6" w:space="4" w:color="auto"/>
            <w:left w:val="single" w:sz="6" w:space="4" w:color="auto"/>
            <w:bottom w:val="single" w:sz="6" w:space="4" w:color="auto"/>
            <w:right w:val="single" w:sz="6" w:space="4" w:color="auto"/>
          </w:divBdr>
          <w:divsChild>
            <w:div w:id="791020107">
              <w:marLeft w:val="0"/>
              <w:marRight w:val="0"/>
              <w:marTop w:val="0"/>
              <w:marBottom w:val="0"/>
              <w:divBdr>
                <w:top w:val="none" w:sz="0" w:space="0" w:color="auto"/>
                <w:left w:val="none" w:sz="0" w:space="0" w:color="auto"/>
                <w:bottom w:val="none" w:sz="0" w:space="0" w:color="auto"/>
                <w:right w:val="none" w:sz="0" w:space="0" w:color="auto"/>
              </w:divBdr>
            </w:div>
          </w:divsChild>
        </w:div>
        <w:div w:id="1835030713">
          <w:marLeft w:val="0"/>
          <w:marRight w:val="0"/>
          <w:marTop w:val="0"/>
          <w:marBottom w:val="0"/>
          <w:divBdr>
            <w:top w:val="single" w:sz="6" w:space="4" w:color="ABABAB"/>
            <w:left w:val="single" w:sz="6" w:space="4" w:color="ABABAB"/>
            <w:bottom w:val="single" w:sz="6" w:space="4" w:color="ABABAB"/>
            <w:right w:val="single" w:sz="6" w:space="4" w:color="ABABAB"/>
          </w:divBdr>
          <w:divsChild>
            <w:div w:id="1629822067">
              <w:marLeft w:val="0"/>
              <w:marRight w:val="0"/>
              <w:marTop w:val="0"/>
              <w:marBottom w:val="0"/>
              <w:divBdr>
                <w:top w:val="none" w:sz="0" w:space="0" w:color="auto"/>
                <w:left w:val="none" w:sz="0" w:space="0" w:color="auto"/>
                <w:bottom w:val="none" w:sz="0" w:space="0" w:color="auto"/>
                <w:right w:val="none" w:sz="0" w:space="0" w:color="auto"/>
              </w:divBdr>
              <w:divsChild>
                <w:div w:id="447087605">
                  <w:marLeft w:val="0"/>
                  <w:marRight w:val="0"/>
                  <w:marTop w:val="0"/>
                  <w:marBottom w:val="0"/>
                  <w:divBdr>
                    <w:top w:val="none" w:sz="0" w:space="0" w:color="auto"/>
                    <w:left w:val="none" w:sz="0" w:space="0" w:color="auto"/>
                    <w:bottom w:val="none" w:sz="0" w:space="0" w:color="auto"/>
                    <w:right w:val="none" w:sz="0" w:space="0" w:color="auto"/>
                  </w:divBdr>
                  <w:divsChild>
                    <w:div w:id="1543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17879">
      <w:bodyDiv w:val="1"/>
      <w:marLeft w:val="0"/>
      <w:marRight w:val="0"/>
      <w:marTop w:val="0"/>
      <w:marBottom w:val="0"/>
      <w:divBdr>
        <w:top w:val="none" w:sz="0" w:space="0" w:color="auto"/>
        <w:left w:val="none" w:sz="0" w:space="0" w:color="auto"/>
        <w:bottom w:val="none" w:sz="0" w:space="0" w:color="auto"/>
        <w:right w:val="none" w:sz="0" w:space="0" w:color="auto"/>
      </w:divBdr>
    </w:div>
    <w:div w:id="2057504308">
      <w:bodyDiv w:val="1"/>
      <w:marLeft w:val="0"/>
      <w:marRight w:val="0"/>
      <w:marTop w:val="0"/>
      <w:marBottom w:val="0"/>
      <w:divBdr>
        <w:top w:val="none" w:sz="0" w:space="0" w:color="auto"/>
        <w:left w:val="none" w:sz="0" w:space="0" w:color="auto"/>
        <w:bottom w:val="none" w:sz="0" w:space="0" w:color="auto"/>
        <w:right w:val="none" w:sz="0" w:space="0" w:color="auto"/>
      </w:divBdr>
    </w:div>
    <w:div w:id="2057657875">
      <w:bodyDiv w:val="1"/>
      <w:marLeft w:val="0"/>
      <w:marRight w:val="0"/>
      <w:marTop w:val="0"/>
      <w:marBottom w:val="0"/>
      <w:divBdr>
        <w:top w:val="none" w:sz="0" w:space="0" w:color="auto"/>
        <w:left w:val="none" w:sz="0" w:space="0" w:color="auto"/>
        <w:bottom w:val="none" w:sz="0" w:space="0" w:color="auto"/>
        <w:right w:val="none" w:sz="0" w:space="0" w:color="auto"/>
      </w:divBdr>
    </w:div>
    <w:div w:id="2060015155">
      <w:bodyDiv w:val="1"/>
      <w:marLeft w:val="0"/>
      <w:marRight w:val="0"/>
      <w:marTop w:val="0"/>
      <w:marBottom w:val="0"/>
      <w:divBdr>
        <w:top w:val="none" w:sz="0" w:space="0" w:color="auto"/>
        <w:left w:val="none" w:sz="0" w:space="0" w:color="auto"/>
        <w:bottom w:val="none" w:sz="0" w:space="0" w:color="auto"/>
        <w:right w:val="none" w:sz="0" w:space="0" w:color="auto"/>
      </w:divBdr>
    </w:div>
    <w:div w:id="2061174846">
      <w:bodyDiv w:val="1"/>
      <w:marLeft w:val="0"/>
      <w:marRight w:val="0"/>
      <w:marTop w:val="0"/>
      <w:marBottom w:val="0"/>
      <w:divBdr>
        <w:top w:val="none" w:sz="0" w:space="0" w:color="auto"/>
        <w:left w:val="none" w:sz="0" w:space="0" w:color="auto"/>
        <w:bottom w:val="none" w:sz="0" w:space="0" w:color="auto"/>
        <w:right w:val="none" w:sz="0" w:space="0" w:color="auto"/>
      </w:divBdr>
    </w:div>
    <w:div w:id="2061589479">
      <w:bodyDiv w:val="1"/>
      <w:marLeft w:val="0"/>
      <w:marRight w:val="0"/>
      <w:marTop w:val="0"/>
      <w:marBottom w:val="0"/>
      <w:divBdr>
        <w:top w:val="none" w:sz="0" w:space="0" w:color="auto"/>
        <w:left w:val="none" w:sz="0" w:space="0" w:color="auto"/>
        <w:bottom w:val="none" w:sz="0" w:space="0" w:color="auto"/>
        <w:right w:val="none" w:sz="0" w:space="0" w:color="auto"/>
      </w:divBdr>
    </w:div>
    <w:div w:id="2063013657">
      <w:bodyDiv w:val="1"/>
      <w:marLeft w:val="0"/>
      <w:marRight w:val="0"/>
      <w:marTop w:val="0"/>
      <w:marBottom w:val="0"/>
      <w:divBdr>
        <w:top w:val="none" w:sz="0" w:space="0" w:color="auto"/>
        <w:left w:val="none" w:sz="0" w:space="0" w:color="auto"/>
        <w:bottom w:val="none" w:sz="0" w:space="0" w:color="auto"/>
        <w:right w:val="none" w:sz="0" w:space="0" w:color="auto"/>
      </w:divBdr>
    </w:div>
    <w:div w:id="2068340096">
      <w:bodyDiv w:val="1"/>
      <w:marLeft w:val="0"/>
      <w:marRight w:val="0"/>
      <w:marTop w:val="0"/>
      <w:marBottom w:val="0"/>
      <w:divBdr>
        <w:top w:val="none" w:sz="0" w:space="0" w:color="auto"/>
        <w:left w:val="none" w:sz="0" w:space="0" w:color="auto"/>
        <w:bottom w:val="none" w:sz="0" w:space="0" w:color="auto"/>
        <w:right w:val="none" w:sz="0" w:space="0" w:color="auto"/>
      </w:divBdr>
    </w:div>
    <w:div w:id="2069263277">
      <w:bodyDiv w:val="1"/>
      <w:marLeft w:val="0"/>
      <w:marRight w:val="0"/>
      <w:marTop w:val="0"/>
      <w:marBottom w:val="0"/>
      <w:divBdr>
        <w:top w:val="none" w:sz="0" w:space="0" w:color="auto"/>
        <w:left w:val="none" w:sz="0" w:space="0" w:color="auto"/>
        <w:bottom w:val="none" w:sz="0" w:space="0" w:color="auto"/>
        <w:right w:val="none" w:sz="0" w:space="0" w:color="auto"/>
      </w:divBdr>
    </w:div>
    <w:div w:id="2069693545">
      <w:bodyDiv w:val="1"/>
      <w:marLeft w:val="0"/>
      <w:marRight w:val="0"/>
      <w:marTop w:val="0"/>
      <w:marBottom w:val="0"/>
      <w:divBdr>
        <w:top w:val="none" w:sz="0" w:space="0" w:color="auto"/>
        <w:left w:val="none" w:sz="0" w:space="0" w:color="auto"/>
        <w:bottom w:val="none" w:sz="0" w:space="0" w:color="auto"/>
        <w:right w:val="none" w:sz="0" w:space="0" w:color="auto"/>
      </w:divBdr>
    </w:div>
    <w:div w:id="2070229365">
      <w:bodyDiv w:val="1"/>
      <w:marLeft w:val="0"/>
      <w:marRight w:val="0"/>
      <w:marTop w:val="0"/>
      <w:marBottom w:val="0"/>
      <w:divBdr>
        <w:top w:val="none" w:sz="0" w:space="0" w:color="auto"/>
        <w:left w:val="none" w:sz="0" w:space="0" w:color="auto"/>
        <w:bottom w:val="none" w:sz="0" w:space="0" w:color="auto"/>
        <w:right w:val="none" w:sz="0" w:space="0" w:color="auto"/>
      </w:divBdr>
    </w:div>
    <w:div w:id="2072002491">
      <w:bodyDiv w:val="1"/>
      <w:marLeft w:val="0"/>
      <w:marRight w:val="0"/>
      <w:marTop w:val="0"/>
      <w:marBottom w:val="0"/>
      <w:divBdr>
        <w:top w:val="none" w:sz="0" w:space="0" w:color="auto"/>
        <w:left w:val="none" w:sz="0" w:space="0" w:color="auto"/>
        <w:bottom w:val="none" w:sz="0" w:space="0" w:color="auto"/>
        <w:right w:val="none" w:sz="0" w:space="0" w:color="auto"/>
      </w:divBdr>
    </w:div>
    <w:div w:id="2079670850">
      <w:bodyDiv w:val="1"/>
      <w:marLeft w:val="0"/>
      <w:marRight w:val="0"/>
      <w:marTop w:val="0"/>
      <w:marBottom w:val="0"/>
      <w:divBdr>
        <w:top w:val="none" w:sz="0" w:space="0" w:color="auto"/>
        <w:left w:val="none" w:sz="0" w:space="0" w:color="auto"/>
        <w:bottom w:val="none" w:sz="0" w:space="0" w:color="auto"/>
        <w:right w:val="none" w:sz="0" w:space="0" w:color="auto"/>
      </w:divBdr>
    </w:div>
    <w:div w:id="2082098489">
      <w:bodyDiv w:val="1"/>
      <w:marLeft w:val="0"/>
      <w:marRight w:val="0"/>
      <w:marTop w:val="0"/>
      <w:marBottom w:val="0"/>
      <w:divBdr>
        <w:top w:val="none" w:sz="0" w:space="0" w:color="auto"/>
        <w:left w:val="none" w:sz="0" w:space="0" w:color="auto"/>
        <w:bottom w:val="none" w:sz="0" w:space="0" w:color="auto"/>
        <w:right w:val="none" w:sz="0" w:space="0" w:color="auto"/>
      </w:divBdr>
    </w:div>
    <w:div w:id="2084058112">
      <w:bodyDiv w:val="1"/>
      <w:marLeft w:val="0"/>
      <w:marRight w:val="0"/>
      <w:marTop w:val="0"/>
      <w:marBottom w:val="0"/>
      <w:divBdr>
        <w:top w:val="none" w:sz="0" w:space="0" w:color="auto"/>
        <w:left w:val="none" w:sz="0" w:space="0" w:color="auto"/>
        <w:bottom w:val="none" w:sz="0" w:space="0" w:color="auto"/>
        <w:right w:val="none" w:sz="0" w:space="0" w:color="auto"/>
      </w:divBdr>
    </w:div>
    <w:div w:id="2084789517">
      <w:bodyDiv w:val="1"/>
      <w:marLeft w:val="0"/>
      <w:marRight w:val="0"/>
      <w:marTop w:val="0"/>
      <w:marBottom w:val="0"/>
      <w:divBdr>
        <w:top w:val="none" w:sz="0" w:space="0" w:color="auto"/>
        <w:left w:val="none" w:sz="0" w:space="0" w:color="auto"/>
        <w:bottom w:val="none" w:sz="0" w:space="0" w:color="auto"/>
        <w:right w:val="none" w:sz="0" w:space="0" w:color="auto"/>
      </w:divBdr>
    </w:div>
    <w:div w:id="2085562517">
      <w:bodyDiv w:val="1"/>
      <w:marLeft w:val="0"/>
      <w:marRight w:val="0"/>
      <w:marTop w:val="0"/>
      <w:marBottom w:val="0"/>
      <w:divBdr>
        <w:top w:val="none" w:sz="0" w:space="0" w:color="auto"/>
        <w:left w:val="none" w:sz="0" w:space="0" w:color="auto"/>
        <w:bottom w:val="none" w:sz="0" w:space="0" w:color="auto"/>
        <w:right w:val="none" w:sz="0" w:space="0" w:color="auto"/>
      </w:divBdr>
    </w:div>
    <w:div w:id="2088841805">
      <w:bodyDiv w:val="1"/>
      <w:marLeft w:val="0"/>
      <w:marRight w:val="0"/>
      <w:marTop w:val="0"/>
      <w:marBottom w:val="0"/>
      <w:divBdr>
        <w:top w:val="none" w:sz="0" w:space="0" w:color="auto"/>
        <w:left w:val="none" w:sz="0" w:space="0" w:color="auto"/>
        <w:bottom w:val="none" w:sz="0" w:space="0" w:color="auto"/>
        <w:right w:val="none" w:sz="0" w:space="0" w:color="auto"/>
      </w:divBdr>
      <w:divsChild>
        <w:div w:id="1618100803">
          <w:marLeft w:val="0"/>
          <w:marRight w:val="0"/>
          <w:marTop w:val="0"/>
          <w:marBottom w:val="0"/>
          <w:divBdr>
            <w:top w:val="none" w:sz="0" w:space="0" w:color="auto"/>
            <w:left w:val="none" w:sz="0" w:space="0" w:color="auto"/>
            <w:bottom w:val="none" w:sz="0" w:space="0" w:color="auto"/>
            <w:right w:val="none" w:sz="0" w:space="0" w:color="auto"/>
          </w:divBdr>
        </w:div>
        <w:div w:id="565720383">
          <w:marLeft w:val="0"/>
          <w:marRight w:val="0"/>
          <w:marTop w:val="0"/>
          <w:marBottom w:val="0"/>
          <w:divBdr>
            <w:top w:val="none" w:sz="0" w:space="0" w:color="auto"/>
            <w:left w:val="none" w:sz="0" w:space="0" w:color="auto"/>
            <w:bottom w:val="none" w:sz="0" w:space="0" w:color="auto"/>
            <w:right w:val="none" w:sz="0" w:space="0" w:color="auto"/>
          </w:divBdr>
        </w:div>
        <w:div w:id="1180663780">
          <w:marLeft w:val="0"/>
          <w:marRight w:val="0"/>
          <w:marTop w:val="0"/>
          <w:marBottom w:val="0"/>
          <w:divBdr>
            <w:top w:val="none" w:sz="0" w:space="0" w:color="auto"/>
            <w:left w:val="none" w:sz="0" w:space="0" w:color="auto"/>
            <w:bottom w:val="none" w:sz="0" w:space="0" w:color="auto"/>
            <w:right w:val="none" w:sz="0" w:space="0" w:color="auto"/>
          </w:divBdr>
        </w:div>
      </w:divsChild>
    </w:div>
    <w:div w:id="2091077717">
      <w:bodyDiv w:val="1"/>
      <w:marLeft w:val="0"/>
      <w:marRight w:val="0"/>
      <w:marTop w:val="0"/>
      <w:marBottom w:val="0"/>
      <w:divBdr>
        <w:top w:val="none" w:sz="0" w:space="0" w:color="auto"/>
        <w:left w:val="none" w:sz="0" w:space="0" w:color="auto"/>
        <w:bottom w:val="none" w:sz="0" w:space="0" w:color="auto"/>
        <w:right w:val="none" w:sz="0" w:space="0" w:color="auto"/>
      </w:divBdr>
    </w:div>
    <w:div w:id="2095055208">
      <w:bodyDiv w:val="1"/>
      <w:marLeft w:val="0"/>
      <w:marRight w:val="0"/>
      <w:marTop w:val="0"/>
      <w:marBottom w:val="0"/>
      <w:divBdr>
        <w:top w:val="none" w:sz="0" w:space="0" w:color="auto"/>
        <w:left w:val="none" w:sz="0" w:space="0" w:color="auto"/>
        <w:bottom w:val="none" w:sz="0" w:space="0" w:color="auto"/>
        <w:right w:val="none" w:sz="0" w:space="0" w:color="auto"/>
      </w:divBdr>
    </w:div>
    <w:div w:id="2095319043">
      <w:bodyDiv w:val="1"/>
      <w:marLeft w:val="0"/>
      <w:marRight w:val="0"/>
      <w:marTop w:val="0"/>
      <w:marBottom w:val="0"/>
      <w:divBdr>
        <w:top w:val="none" w:sz="0" w:space="0" w:color="auto"/>
        <w:left w:val="none" w:sz="0" w:space="0" w:color="auto"/>
        <w:bottom w:val="none" w:sz="0" w:space="0" w:color="auto"/>
        <w:right w:val="none" w:sz="0" w:space="0" w:color="auto"/>
      </w:divBdr>
    </w:div>
    <w:div w:id="2098019512">
      <w:bodyDiv w:val="1"/>
      <w:marLeft w:val="0"/>
      <w:marRight w:val="0"/>
      <w:marTop w:val="0"/>
      <w:marBottom w:val="0"/>
      <w:divBdr>
        <w:top w:val="none" w:sz="0" w:space="0" w:color="auto"/>
        <w:left w:val="none" w:sz="0" w:space="0" w:color="auto"/>
        <w:bottom w:val="none" w:sz="0" w:space="0" w:color="auto"/>
        <w:right w:val="none" w:sz="0" w:space="0" w:color="auto"/>
      </w:divBdr>
    </w:div>
    <w:div w:id="2099211149">
      <w:bodyDiv w:val="1"/>
      <w:marLeft w:val="0"/>
      <w:marRight w:val="0"/>
      <w:marTop w:val="0"/>
      <w:marBottom w:val="0"/>
      <w:divBdr>
        <w:top w:val="none" w:sz="0" w:space="0" w:color="auto"/>
        <w:left w:val="none" w:sz="0" w:space="0" w:color="auto"/>
        <w:bottom w:val="none" w:sz="0" w:space="0" w:color="auto"/>
        <w:right w:val="none" w:sz="0" w:space="0" w:color="auto"/>
      </w:divBdr>
    </w:div>
    <w:div w:id="2100128218">
      <w:bodyDiv w:val="1"/>
      <w:marLeft w:val="0"/>
      <w:marRight w:val="0"/>
      <w:marTop w:val="0"/>
      <w:marBottom w:val="0"/>
      <w:divBdr>
        <w:top w:val="none" w:sz="0" w:space="0" w:color="auto"/>
        <w:left w:val="none" w:sz="0" w:space="0" w:color="auto"/>
        <w:bottom w:val="none" w:sz="0" w:space="0" w:color="auto"/>
        <w:right w:val="none" w:sz="0" w:space="0" w:color="auto"/>
      </w:divBdr>
    </w:div>
    <w:div w:id="2103378651">
      <w:bodyDiv w:val="1"/>
      <w:marLeft w:val="0"/>
      <w:marRight w:val="0"/>
      <w:marTop w:val="0"/>
      <w:marBottom w:val="0"/>
      <w:divBdr>
        <w:top w:val="none" w:sz="0" w:space="0" w:color="auto"/>
        <w:left w:val="none" w:sz="0" w:space="0" w:color="auto"/>
        <w:bottom w:val="none" w:sz="0" w:space="0" w:color="auto"/>
        <w:right w:val="none" w:sz="0" w:space="0" w:color="auto"/>
      </w:divBdr>
    </w:div>
    <w:div w:id="2106028381">
      <w:bodyDiv w:val="1"/>
      <w:marLeft w:val="0"/>
      <w:marRight w:val="0"/>
      <w:marTop w:val="0"/>
      <w:marBottom w:val="0"/>
      <w:divBdr>
        <w:top w:val="none" w:sz="0" w:space="0" w:color="auto"/>
        <w:left w:val="none" w:sz="0" w:space="0" w:color="auto"/>
        <w:bottom w:val="none" w:sz="0" w:space="0" w:color="auto"/>
        <w:right w:val="none" w:sz="0" w:space="0" w:color="auto"/>
      </w:divBdr>
    </w:div>
    <w:div w:id="2108697663">
      <w:bodyDiv w:val="1"/>
      <w:marLeft w:val="0"/>
      <w:marRight w:val="0"/>
      <w:marTop w:val="0"/>
      <w:marBottom w:val="0"/>
      <w:divBdr>
        <w:top w:val="none" w:sz="0" w:space="0" w:color="auto"/>
        <w:left w:val="none" w:sz="0" w:space="0" w:color="auto"/>
        <w:bottom w:val="none" w:sz="0" w:space="0" w:color="auto"/>
        <w:right w:val="none" w:sz="0" w:space="0" w:color="auto"/>
      </w:divBdr>
    </w:div>
    <w:div w:id="2109957067">
      <w:bodyDiv w:val="1"/>
      <w:marLeft w:val="0"/>
      <w:marRight w:val="0"/>
      <w:marTop w:val="0"/>
      <w:marBottom w:val="0"/>
      <w:divBdr>
        <w:top w:val="none" w:sz="0" w:space="0" w:color="auto"/>
        <w:left w:val="none" w:sz="0" w:space="0" w:color="auto"/>
        <w:bottom w:val="none" w:sz="0" w:space="0" w:color="auto"/>
        <w:right w:val="none" w:sz="0" w:space="0" w:color="auto"/>
      </w:divBdr>
    </w:div>
    <w:div w:id="2110812059">
      <w:bodyDiv w:val="1"/>
      <w:marLeft w:val="0"/>
      <w:marRight w:val="0"/>
      <w:marTop w:val="0"/>
      <w:marBottom w:val="0"/>
      <w:divBdr>
        <w:top w:val="none" w:sz="0" w:space="0" w:color="auto"/>
        <w:left w:val="none" w:sz="0" w:space="0" w:color="auto"/>
        <w:bottom w:val="none" w:sz="0" w:space="0" w:color="auto"/>
        <w:right w:val="none" w:sz="0" w:space="0" w:color="auto"/>
      </w:divBdr>
    </w:div>
    <w:div w:id="2114087123">
      <w:bodyDiv w:val="1"/>
      <w:marLeft w:val="0"/>
      <w:marRight w:val="0"/>
      <w:marTop w:val="0"/>
      <w:marBottom w:val="0"/>
      <w:divBdr>
        <w:top w:val="none" w:sz="0" w:space="0" w:color="auto"/>
        <w:left w:val="none" w:sz="0" w:space="0" w:color="auto"/>
        <w:bottom w:val="none" w:sz="0" w:space="0" w:color="auto"/>
        <w:right w:val="none" w:sz="0" w:space="0" w:color="auto"/>
      </w:divBdr>
    </w:div>
    <w:div w:id="2114472195">
      <w:bodyDiv w:val="1"/>
      <w:marLeft w:val="0"/>
      <w:marRight w:val="0"/>
      <w:marTop w:val="0"/>
      <w:marBottom w:val="0"/>
      <w:divBdr>
        <w:top w:val="none" w:sz="0" w:space="0" w:color="auto"/>
        <w:left w:val="none" w:sz="0" w:space="0" w:color="auto"/>
        <w:bottom w:val="none" w:sz="0" w:space="0" w:color="auto"/>
        <w:right w:val="none" w:sz="0" w:space="0" w:color="auto"/>
      </w:divBdr>
    </w:div>
    <w:div w:id="2115898932">
      <w:bodyDiv w:val="1"/>
      <w:marLeft w:val="0"/>
      <w:marRight w:val="0"/>
      <w:marTop w:val="0"/>
      <w:marBottom w:val="0"/>
      <w:divBdr>
        <w:top w:val="none" w:sz="0" w:space="0" w:color="auto"/>
        <w:left w:val="none" w:sz="0" w:space="0" w:color="auto"/>
        <w:bottom w:val="none" w:sz="0" w:space="0" w:color="auto"/>
        <w:right w:val="none" w:sz="0" w:space="0" w:color="auto"/>
      </w:divBdr>
    </w:div>
    <w:div w:id="2120564918">
      <w:bodyDiv w:val="1"/>
      <w:marLeft w:val="0"/>
      <w:marRight w:val="0"/>
      <w:marTop w:val="0"/>
      <w:marBottom w:val="0"/>
      <w:divBdr>
        <w:top w:val="none" w:sz="0" w:space="0" w:color="auto"/>
        <w:left w:val="none" w:sz="0" w:space="0" w:color="auto"/>
        <w:bottom w:val="none" w:sz="0" w:space="0" w:color="auto"/>
        <w:right w:val="none" w:sz="0" w:space="0" w:color="auto"/>
      </w:divBdr>
    </w:div>
    <w:div w:id="2122063155">
      <w:bodyDiv w:val="1"/>
      <w:marLeft w:val="0"/>
      <w:marRight w:val="0"/>
      <w:marTop w:val="0"/>
      <w:marBottom w:val="0"/>
      <w:divBdr>
        <w:top w:val="none" w:sz="0" w:space="0" w:color="auto"/>
        <w:left w:val="none" w:sz="0" w:space="0" w:color="auto"/>
        <w:bottom w:val="none" w:sz="0" w:space="0" w:color="auto"/>
        <w:right w:val="none" w:sz="0" w:space="0" w:color="auto"/>
      </w:divBdr>
    </w:div>
    <w:div w:id="2122456075">
      <w:bodyDiv w:val="1"/>
      <w:marLeft w:val="0"/>
      <w:marRight w:val="0"/>
      <w:marTop w:val="0"/>
      <w:marBottom w:val="0"/>
      <w:divBdr>
        <w:top w:val="none" w:sz="0" w:space="0" w:color="auto"/>
        <w:left w:val="none" w:sz="0" w:space="0" w:color="auto"/>
        <w:bottom w:val="none" w:sz="0" w:space="0" w:color="auto"/>
        <w:right w:val="none" w:sz="0" w:space="0" w:color="auto"/>
      </w:divBdr>
    </w:div>
    <w:div w:id="2131631650">
      <w:bodyDiv w:val="1"/>
      <w:marLeft w:val="0"/>
      <w:marRight w:val="0"/>
      <w:marTop w:val="0"/>
      <w:marBottom w:val="0"/>
      <w:divBdr>
        <w:top w:val="none" w:sz="0" w:space="0" w:color="auto"/>
        <w:left w:val="none" w:sz="0" w:space="0" w:color="auto"/>
        <w:bottom w:val="none" w:sz="0" w:space="0" w:color="auto"/>
        <w:right w:val="none" w:sz="0" w:space="0" w:color="auto"/>
      </w:divBdr>
    </w:div>
    <w:div w:id="2133205444">
      <w:bodyDiv w:val="1"/>
      <w:marLeft w:val="0"/>
      <w:marRight w:val="0"/>
      <w:marTop w:val="0"/>
      <w:marBottom w:val="0"/>
      <w:divBdr>
        <w:top w:val="none" w:sz="0" w:space="0" w:color="auto"/>
        <w:left w:val="none" w:sz="0" w:space="0" w:color="auto"/>
        <w:bottom w:val="none" w:sz="0" w:space="0" w:color="auto"/>
        <w:right w:val="none" w:sz="0" w:space="0" w:color="auto"/>
      </w:divBdr>
    </w:div>
    <w:div w:id="2135446454">
      <w:bodyDiv w:val="1"/>
      <w:marLeft w:val="0"/>
      <w:marRight w:val="0"/>
      <w:marTop w:val="0"/>
      <w:marBottom w:val="0"/>
      <w:divBdr>
        <w:top w:val="none" w:sz="0" w:space="0" w:color="auto"/>
        <w:left w:val="none" w:sz="0" w:space="0" w:color="auto"/>
        <w:bottom w:val="none" w:sz="0" w:space="0" w:color="auto"/>
        <w:right w:val="none" w:sz="0" w:space="0" w:color="auto"/>
      </w:divBdr>
    </w:div>
    <w:div w:id="2138643830">
      <w:bodyDiv w:val="1"/>
      <w:marLeft w:val="0"/>
      <w:marRight w:val="0"/>
      <w:marTop w:val="0"/>
      <w:marBottom w:val="0"/>
      <w:divBdr>
        <w:top w:val="none" w:sz="0" w:space="0" w:color="auto"/>
        <w:left w:val="none" w:sz="0" w:space="0" w:color="auto"/>
        <w:bottom w:val="none" w:sz="0" w:space="0" w:color="auto"/>
        <w:right w:val="none" w:sz="0" w:space="0" w:color="auto"/>
      </w:divBdr>
    </w:div>
    <w:div w:id="2139950714">
      <w:bodyDiv w:val="1"/>
      <w:marLeft w:val="0"/>
      <w:marRight w:val="0"/>
      <w:marTop w:val="0"/>
      <w:marBottom w:val="0"/>
      <w:divBdr>
        <w:top w:val="none" w:sz="0" w:space="0" w:color="auto"/>
        <w:left w:val="none" w:sz="0" w:space="0" w:color="auto"/>
        <w:bottom w:val="none" w:sz="0" w:space="0" w:color="auto"/>
        <w:right w:val="none" w:sz="0" w:space="0" w:color="auto"/>
      </w:divBdr>
    </w:div>
    <w:div w:id="2142452690">
      <w:bodyDiv w:val="1"/>
      <w:marLeft w:val="0"/>
      <w:marRight w:val="0"/>
      <w:marTop w:val="0"/>
      <w:marBottom w:val="0"/>
      <w:divBdr>
        <w:top w:val="none" w:sz="0" w:space="0" w:color="auto"/>
        <w:left w:val="none" w:sz="0" w:space="0" w:color="auto"/>
        <w:bottom w:val="none" w:sz="0" w:space="0" w:color="auto"/>
        <w:right w:val="none" w:sz="0" w:space="0" w:color="auto"/>
      </w:divBdr>
    </w:div>
    <w:div w:id="2143231870">
      <w:bodyDiv w:val="1"/>
      <w:marLeft w:val="0"/>
      <w:marRight w:val="0"/>
      <w:marTop w:val="0"/>
      <w:marBottom w:val="0"/>
      <w:divBdr>
        <w:top w:val="none" w:sz="0" w:space="0" w:color="auto"/>
        <w:left w:val="none" w:sz="0" w:space="0" w:color="auto"/>
        <w:bottom w:val="none" w:sz="0" w:space="0" w:color="auto"/>
        <w:right w:val="none" w:sz="0" w:space="0" w:color="auto"/>
      </w:divBdr>
      <w:divsChild>
        <w:div w:id="660547935">
          <w:marLeft w:val="0"/>
          <w:marRight w:val="0"/>
          <w:marTop w:val="0"/>
          <w:marBottom w:val="0"/>
          <w:divBdr>
            <w:top w:val="none" w:sz="0" w:space="0" w:color="auto"/>
            <w:left w:val="none" w:sz="0" w:space="0" w:color="auto"/>
            <w:bottom w:val="none" w:sz="0" w:space="0" w:color="auto"/>
            <w:right w:val="none" w:sz="0" w:space="0" w:color="auto"/>
          </w:divBdr>
        </w:div>
        <w:div w:id="587151887">
          <w:marLeft w:val="0"/>
          <w:marRight w:val="0"/>
          <w:marTop w:val="0"/>
          <w:marBottom w:val="0"/>
          <w:divBdr>
            <w:top w:val="none" w:sz="0" w:space="0" w:color="auto"/>
            <w:left w:val="none" w:sz="0" w:space="0" w:color="auto"/>
            <w:bottom w:val="none" w:sz="0" w:space="0" w:color="auto"/>
            <w:right w:val="none" w:sz="0" w:space="0" w:color="auto"/>
          </w:divBdr>
        </w:div>
        <w:div w:id="1888224259">
          <w:marLeft w:val="0"/>
          <w:marRight w:val="0"/>
          <w:marTop w:val="0"/>
          <w:marBottom w:val="0"/>
          <w:divBdr>
            <w:top w:val="none" w:sz="0" w:space="0" w:color="auto"/>
            <w:left w:val="none" w:sz="0" w:space="0" w:color="auto"/>
            <w:bottom w:val="none" w:sz="0" w:space="0" w:color="auto"/>
            <w:right w:val="none" w:sz="0" w:space="0" w:color="auto"/>
          </w:divBdr>
        </w:div>
      </w:divsChild>
    </w:div>
    <w:div w:id="2144887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unb.ca/cic/datasets/ids-2017.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user\project_3_report.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user\project_3_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Yuy20</b:Tag>
    <b:SourceType>JournalArticle</b:SourceType>
    <b:Guid>{06BC1A0E-06E6-48F0-A66F-F459D1B3F956}</b:Guid>
    <b:Author>
      <b:Author>
        <b:NameList>
          <b:Person>
            <b:Last>Yuyang Zhou</b:Last>
            <b:First>Guang</b:First>
            <b:Middle>Cheng, Shanqing Jiang, Mian Dai</b:Middle>
          </b:Person>
        </b:NameList>
      </b:Author>
    </b:Author>
    <b:Title>Building an Efficient Intrusion Detection System Based on Feature Selection and Ensemble Classifier</b:Title>
    <b:JournalName>Computer Networks</b:JournalName>
    <b:Year>2020</b:Year>
    <b:Pages>107247</b:Pages>
    <b:Volume>174</b:Volume>
    <b:Issue>1389-1286</b:Issue>
    <b:RefOrder>1</b:RefOrder>
  </b:Source>
  <b:Source>
    <b:Tag>Placeholder6</b:Tag>
    <b:SourceType>ConferenceProceedings</b:SourceType>
    <b:Guid>{57F8CAB4-3821-45CE-90A4-B7FD3CF4E8D1}</b:Guid>
    <b:RefOrder>4</b:RefOrder>
  </b:Source>
  <b:Source>
    <b:Tag>Placeholder7</b:Tag>
    <b:SourceType>JournalArticle</b:SourceType>
    <b:Guid>{BF485C18-33B8-4C4C-B6AA-946C32B272F7}</b:Guid>
    <b:RefOrder>40</b:RefOrder>
  </b:Source>
  <b:Source>
    <b:Tag>Placeholder8</b:Tag>
    <b:SourceType>JournalArticle</b:SourceType>
    <b:Guid>{B5C2E0F3-9FEA-44FD-93C2-E24B8AE6F804}</b:Guid>
    <b:RefOrder>41</b:RefOrder>
  </b:Source>
  <b:Source>
    <b:Tag>Placeholder3</b:Tag>
    <b:SourceType>JournalArticle</b:SourceType>
    <b:Guid>{DA722684-BDE6-49F9-9B57-140151DD35F1}</b:Guid>
    <b:RefOrder>42</b:RefOrder>
  </b:Source>
  <b:Source>
    <b:Tag>Placeholder10</b:Tag>
    <b:SourceType>JournalArticle</b:SourceType>
    <b:Guid>{AE387638-5C65-40FF-AFC7-985274D2C615}</b:Guid>
    <b:RefOrder>43</b:RefOrder>
  </b:Source>
  <b:Source>
    <b:Tag>Placeholder11</b:Tag>
    <b:SourceType>JournalArticle</b:SourceType>
    <b:Guid>{C919185B-8AD2-4F95-8463-B83DA1746019}</b:Guid>
    <b:RefOrder>12</b:RefOrder>
  </b:Source>
  <b:Source>
    <b:Tag>Placeholder12</b:Tag>
    <b:SourceType>JournalArticle</b:SourceType>
    <b:Guid>{B8D0850B-94FD-4107-8F53-F6F486F25444}</b:Guid>
    <b:RefOrder>45</b:RefOrder>
  </b:Source>
  <b:Source>
    <b:Tag>Placeholder13</b:Tag>
    <b:SourceType>JournalArticle</b:SourceType>
    <b:Guid>{FDF1EAD8-AF19-418A-9880-17CEFF9EC110}</b:Guid>
    <b:RefOrder>7</b:RefOrder>
  </b:Source>
  <b:Source>
    <b:Tag>Placeholder14</b:Tag>
    <b:SourceType>JournalArticle</b:SourceType>
    <b:Guid>{182F46EA-C1B2-469C-AADD-355C080370F9}</b:Guid>
    <b:RefOrder>8</b:RefOrder>
  </b:Source>
  <b:Source>
    <b:Tag>Placeholder15</b:Tag>
    <b:SourceType>JournalArticle</b:SourceType>
    <b:Guid>{1370F4BF-F4DF-4764-85F6-95AD028B4C87}</b:Guid>
    <b:RefOrder>9</b:RefOrder>
  </b:Source>
  <b:Source>
    <b:Tag>Placeholder16</b:Tag>
    <b:SourceType>JournalArticle</b:SourceType>
    <b:Guid>{D9FE2B33-02F4-4F7F-8A46-4CF458733736}</b:Guid>
    <b:RefOrder>10</b:RefOrder>
  </b:Source>
  <b:Source>
    <b:Tag>Placeholder17</b:Tag>
    <b:SourceType>JournalArticle</b:SourceType>
    <b:Guid>{B0E6A175-980E-473D-8E0B-B577D6377A60}</b:Guid>
    <b:RefOrder>58</b:RefOrder>
  </b:Source>
  <b:Source>
    <b:Tag>Placeholder18</b:Tag>
    <b:SourceType>JournalArticle</b:SourceType>
    <b:Guid>{320EE302-19B5-4F0E-A5E4-50FDEEC2ABAD}</b:Guid>
    <b:RefOrder>11</b:RefOrder>
  </b:Source>
  <b:Source>
    <b:Tag>Placeholder19</b:Tag>
    <b:SourceType>JournalArticle</b:SourceType>
    <b:Guid>{E4A7B909-E3A8-492F-AC00-CF6D421DE9EF}</b:Guid>
    <b:RefOrder>13</b:RefOrder>
  </b:Source>
  <b:Source>
    <b:Tag>Placeholder20</b:Tag>
    <b:SourceType>JournalArticle</b:SourceType>
    <b:Guid>{F0DD1573-B2FD-4E10-8FAC-2DBA7DA0C189}</b:Guid>
    <b:RefOrder>14</b:RefOrder>
  </b:Source>
  <b:Source>
    <b:Tag>Placeholder21</b:Tag>
    <b:SourceType>JournalArticle</b:SourceType>
    <b:Guid>{1598FC83-E9A5-420F-9D15-531D09938AD8}</b:Guid>
    <b:RefOrder>16</b:RefOrder>
  </b:Source>
  <b:Source>
    <b:Tag>Placeholder22</b:Tag>
    <b:SourceType>JournalArticle</b:SourceType>
    <b:Guid>{651F9BB0-2DBC-4BDE-98E5-BCBC5E5ED6CA}</b:Guid>
    <b:RefOrder>15</b:RefOrder>
  </b:Source>
  <b:Source>
    <b:Tag>Placeholder23</b:Tag>
    <b:SourceType>JournalArticle</b:SourceType>
    <b:Guid>{F28F8713-BFDB-4F2D-8E4D-821CA0A65D4F}</b:Guid>
    <b:RefOrder>17</b:RefOrder>
  </b:Source>
  <b:Source>
    <b:Tag>Placeholder24</b:Tag>
    <b:SourceType>JournalArticle</b:SourceType>
    <b:Guid>{558782E2-0895-4278-A168-65166C2053C3}</b:Guid>
    <b:RefOrder>18</b:RefOrder>
  </b:Source>
  <b:Source>
    <b:Tag>Placeholder25</b:Tag>
    <b:SourceType>JournalArticle</b:SourceType>
    <b:Guid>{025D4468-D509-4219-ACFF-4E820A3981D7}</b:Guid>
    <b:RefOrder>19</b:RefOrder>
  </b:Source>
  <b:Source>
    <b:Tag>Placeholder26</b:Tag>
    <b:SourceType>JournalArticle</b:SourceType>
    <b:Guid>{A4F89128-24E2-474B-B386-9C7A62A4CA0D}</b:Guid>
    <b:RefOrder>20</b:RefOrder>
  </b:Source>
  <b:Source>
    <b:Tag>Placeholder27</b:Tag>
    <b:SourceType>JournalArticle</b:SourceType>
    <b:Guid>{D49762D2-4E9F-4E98-91F6-203775019BA4}</b:Guid>
    <b:RefOrder>21</b:RefOrder>
  </b:Source>
  <b:Source>
    <b:Tag>Placeholder28</b:Tag>
    <b:SourceType>JournalArticle</b:SourceType>
    <b:Guid>{78127B50-5FC0-49A3-AD1A-580AB8B6BF11}</b:Guid>
    <b:RefOrder>22</b:RefOrder>
  </b:Source>
  <b:Source>
    <b:Tag>Placeholder29</b:Tag>
    <b:SourceType>JournalArticle</b:SourceType>
    <b:Guid>{82CC71DB-F844-4852-B397-645AD109C4FA}</b:Guid>
    <b:RefOrder>23</b:RefOrder>
  </b:Source>
  <b:Source>
    <b:Tag>Placeholder30</b:Tag>
    <b:SourceType>JournalArticle</b:SourceType>
    <b:Guid>{99637805-60F9-4972-9844-6E827BB07933}</b:Guid>
    <b:RefOrder>24</b:RefOrder>
  </b:Source>
  <b:Source>
    <b:Tag>Placeholder31</b:Tag>
    <b:SourceType>JournalArticle</b:SourceType>
    <b:Guid>{D09FEA50-1D52-455C-A585-D8F2ABA70770}</b:Guid>
    <b:RefOrder>59</b:RefOrder>
  </b:Source>
  <b:Source>
    <b:Tag>Placeholder32</b:Tag>
    <b:SourceType>JournalArticle</b:SourceType>
    <b:Guid>{E93C9360-E023-4A6D-84C5-3AE49E3572BE}</b:Guid>
    <b:RefOrder>60</b:RefOrder>
  </b:Source>
  <b:Source>
    <b:Tag>Placeholder33</b:Tag>
    <b:SourceType>JournalArticle</b:SourceType>
    <b:Guid>{2DDDC65B-CAD3-4D5B-BA91-F71743741C82}</b:Guid>
    <b:RefOrder>3</b:RefOrder>
  </b:Source>
  <b:Source>
    <b:Tag>Placeholder9</b:Tag>
    <b:SourceType>JournalArticle</b:SourceType>
    <b:Guid>{81503798-41EB-4080-BD7F-73AD2B6BE69C}</b:Guid>
    <b:Title>Intrusion detection system: A comprehensive review</b:Title>
    <b:JournalName>Journal of Network and Computer Applications</b:JournalName>
    <b:Year>2013</b:Year>
    <b:Pages>16-24</b:Pages>
    <b:Volume>36</b:Volume>
    <b:Author>
      <b:Author>
        <b:NameList>
          <b:Person>
            <b:Last>Liao</b:Last>
            <b:First>Hung-Jen</b:First>
            <b:Middle>and Lin, Chun-Hung and Lin, Ying-Chih and Tung, Kuang-Yuan</b:Middle>
          </b:Person>
        </b:NameList>
      </b:Author>
    </b:Author>
    <b:RefOrder>2</b:RefOrder>
  </b:Source>
  <b:Source>
    <b:Tag>Placeholder4</b:Tag>
    <b:SourceType>ConferenceProceedings</b:SourceType>
    <b:Guid>{4E90C965-C93D-413C-BB89-913BDD2FD25A}</b:Guid>
    <b:Title>Toward Generating a New Intrusion Detection Dataset and Intrusion Traffic Characterization</b:Title>
    <b:Year>Jan 2018</b:Year>
    <b:Author>
      <b:Author>
        <b:NameList>
          <b:Person>
            <b:Last>Iman Sharafaldin</b:Last>
            <b:First>Arash</b:First>
            <b:Middle>Habibi Lashkari, and Ali A. Ghorbani</b:Middle>
          </b:Person>
        </b:NameList>
      </b:Author>
    </b:Author>
    <b:ConferenceName>4th International Conference on Information Systems Security and Privacy (ICISSP)</b:ConferenceName>
    <b:City>Portugal</b:City>
    <b:RefOrder>5</b:RefOrder>
  </b:Source>
  <b:Source>
    <b:Tag>Placeholder5</b:Tag>
    <b:SourceType>InternetSite</b:SourceType>
    <b:Guid>{8D7EA013-1253-439C-B043-1039636E8366}</b:Guid>
    <b:Title>CICIDS 2017 Dataset</b:Title>
    <b:URL>https://www.unb.ca/cic/datasets/ids-2017.html</b:URL>
    <b:RefOrder>6</b:RefOrder>
  </b:Source>
  <b:Source>
    <b:Tag>Placeholder34</b:Tag>
    <b:SourceType>JournalArticle</b:SourceType>
    <b:Guid>{4A595DAF-A2FA-4752-AF5C-A681DA057E51}</b:Guid>
    <b:RefOrder>25</b:RefOrder>
  </b:Source>
  <b:Source>
    <b:Tag>Placeholder35</b:Tag>
    <b:SourceType>JournalArticle</b:SourceType>
    <b:Guid>{336925E6-4FE5-4753-952B-D425A545BB62}</b:Guid>
    <b:RefOrder>26</b:RefOrder>
  </b:Source>
  <b:Source>
    <b:Tag>Placeholder36</b:Tag>
    <b:SourceType>JournalArticle</b:SourceType>
    <b:Guid>{71FC64B8-8104-4228-9C06-FF1EA2CA12AE}</b:Guid>
    <b:RefOrder>27</b:RefOrder>
  </b:Source>
  <b:Source>
    <b:Tag>Placeholder37</b:Tag>
    <b:SourceType>JournalArticle</b:SourceType>
    <b:Guid>{0690EAC4-C19E-4DFD-8057-CBE3D8DF109E}</b:Guid>
    <b:RefOrder>28</b:RefOrder>
  </b:Source>
  <b:Source>
    <b:Tag>Placeholder38</b:Tag>
    <b:SourceType>JournalArticle</b:SourceType>
    <b:Guid>{89F5CE81-F989-41A4-8E22-A1F9A7250026}</b:Guid>
    <b:RefOrder>29</b:RefOrder>
  </b:Source>
  <b:Source>
    <b:Tag>Placeholder39</b:Tag>
    <b:SourceType>JournalArticle</b:SourceType>
    <b:Guid>{CCB44560-BBB8-41D3-9561-51B7432482C1}</b:Guid>
    <b:RefOrder>36</b:RefOrder>
  </b:Source>
  <b:Source>
    <b:Tag>Placeholder40</b:Tag>
    <b:SourceType>JournalArticle</b:SourceType>
    <b:Guid>{A03D48E6-A585-4A03-8183-10B253DA91B3}</b:Guid>
    <b:RefOrder>37</b:RefOrder>
  </b:Source>
  <b:Source>
    <b:Tag>Placeholder41</b:Tag>
    <b:SourceType>JournalArticle</b:SourceType>
    <b:Guid>{505699D6-2542-4A10-B00A-EC07721B0D01}</b:Guid>
    <b:RefOrder>38</b:RefOrder>
  </b:Source>
  <b:Source>
    <b:Tag>Placeholder42</b:Tag>
    <b:SourceType>JournalArticle</b:SourceType>
    <b:Guid>{9FE0892C-374E-4907-BF46-84DBC8220E4B}</b:Guid>
    <b:RefOrder>39</b:RefOrder>
  </b:Source>
  <b:Source>
    <b:Tag>Placeholder43</b:Tag>
    <b:SourceType>JournalArticle</b:SourceType>
    <b:Guid>{BC2FE36B-52F9-4545-B9D7-44AC015E7926}</b:Guid>
    <b:RefOrder>44</b:RefOrder>
  </b:Source>
  <b:Source>
    <b:Tag>Placeholder44</b:Tag>
    <b:SourceType>JournalArticle</b:SourceType>
    <b:Guid>{1446DDD5-B07B-4509-8AC9-71A206AFEA8F}</b:Guid>
    <b:RefOrder>46</b:RefOrder>
  </b:Source>
  <b:Source>
    <b:Tag>Placeholder45</b:Tag>
    <b:SourceType>JournalArticle</b:SourceType>
    <b:Guid>{AA6BCEA0-BE74-45C0-823A-DC1EA916CE52}</b:Guid>
    <b:RefOrder>48</b:RefOrder>
  </b:Source>
  <b:Source>
    <b:Tag>Placeholder46</b:Tag>
    <b:SourceType>JournalArticle</b:SourceType>
    <b:Guid>{F9514676-62E7-4AF5-8738-F7F1CEE6EF18}</b:Guid>
    <b:RefOrder>47</b:RefOrder>
  </b:Source>
  <b:Source>
    <b:Tag>Placeholder47</b:Tag>
    <b:SourceType>JournalArticle</b:SourceType>
    <b:Guid>{EB2200A8-EA76-4206-8BBA-F99D982A5DB8}</b:Guid>
    <b:RefOrder>49</b:RefOrder>
  </b:Source>
  <b:Source>
    <b:Tag>Placeholder48</b:Tag>
    <b:SourceType>JournalArticle</b:SourceType>
    <b:Guid>{57F00113-02BB-4F20-9A49-755E85E6D512}</b:Guid>
    <b:RefOrder>50</b:RefOrder>
  </b:Source>
  <b:Source>
    <b:Tag>Placeholder49</b:Tag>
    <b:SourceType>JournalArticle</b:SourceType>
    <b:Guid>{1ABEE652-2178-4B93-9485-EEA79C31E36D}</b:Guid>
    <b:RefOrder>51</b:RefOrder>
  </b:Source>
  <b:Source>
    <b:Tag>Placeholder50</b:Tag>
    <b:SourceType>JournalArticle</b:SourceType>
    <b:Guid>{8BFD75B6-6F81-4092-881D-01130F71CC83}</b:Guid>
    <b:RefOrder>52</b:RefOrder>
  </b:Source>
  <b:Source>
    <b:Tag>Placeholder51</b:Tag>
    <b:SourceType>JournalArticle</b:SourceType>
    <b:Guid>{36533B33-D209-47AD-B999-45DA83E88337}</b:Guid>
    <b:RefOrder>30</b:RefOrder>
  </b:Source>
  <b:Source>
    <b:Tag>Placeholder52</b:Tag>
    <b:SourceType>JournalArticle</b:SourceType>
    <b:Guid>{77B3BB09-0EA3-4760-AEAB-D9F44EEB8209}</b:Guid>
    <b:RefOrder>31</b:RefOrder>
  </b:Source>
  <b:Source>
    <b:Tag>Placeholder53</b:Tag>
    <b:SourceType>JournalArticle</b:SourceType>
    <b:Guid>{7827AE59-3F00-4FA9-8204-6C51402A351E}</b:Guid>
    <b:RefOrder>32</b:RefOrder>
  </b:Source>
  <b:Source>
    <b:Tag>Placeholder54</b:Tag>
    <b:SourceType>JournalArticle</b:SourceType>
    <b:Guid>{AB2DFC7E-C9D7-4ADA-80A1-26B359C34A16}</b:Guid>
    <b:RefOrder>35</b:RefOrder>
  </b:Source>
  <b:Source>
    <b:Tag>Placeholder55</b:Tag>
    <b:SourceType>JournalArticle</b:SourceType>
    <b:Guid>{6B0B5219-4FBD-4DD3-A364-BC4A55E27B96}</b:Guid>
    <b:RefOrder>33</b:RefOrder>
  </b:Source>
  <b:Source>
    <b:Tag>Placeholder56</b:Tag>
    <b:SourceType>JournalArticle</b:SourceType>
    <b:Guid>{34EC062A-CFF6-4948-8036-5B8AC2033968}</b:Guid>
    <b:RefOrder>34</b:RefOrder>
  </b:Source>
  <b:Source>
    <b:Tag>Placeholder57</b:Tag>
    <b:SourceType>JournalArticle</b:SourceType>
    <b:Guid>{5DA06701-9873-4833-BD9A-073B228BF82B}</b:Guid>
    <b:RefOrder>53</b:RefOrder>
  </b:Source>
  <b:Source>
    <b:Tag>Placeholder58</b:Tag>
    <b:SourceType>JournalArticle</b:SourceType>
    <b:Guid>{F0B24E40-0B06-4F4A-AE86-16C92FAE533F}</b:Guid>
    <b:RefOrder>54</b:RefOrder>
  </b:Source>
  <b:Source>
    <b:Tag>Placeholder59</b:Tag>
    <b:SourceType>JournalArticle</b:SourceType>
    <b:Guid>{6AFDF626-A0DD-4782-9F4B-109BED45482B}</b:Guid>
    <b:RefOrder>56</b:RefOrder>
  </b:Source>
  <b:Source>
    <b:Tag>Placeholder60</b:Tag>
    <b:SourceType>JournalArticle</b:SourceType>
    <b:Guid>{B79B690E-4E22-4FF2-97A5-DF3EDC39A3F8}</b:Guid>
    <b:RefOrder>55</b:RefOrder>
  </b:Source>
  <b:Source>
    <b:Tag>Placeholder61</b:Tag>
    <b:SourceType>JournalArticle</b:SourceType>
    <b:Guid>{AB947B44-F9D2-4110-8EF9-28E9DCCC163A}</b:Guid>
    <b:RefOrder>57</b:RefOrder>
  </b:Source>
</b:Sources>
</file>

<file path=customXml/itemProps1.xml><?xml version="1.0" encoding="utf-8"?>
<ds:datastoreItem xmlns:ds="http://schemas.openxmlformats.org/officeDocument/2006/customXml" ds:itemID="{6855BC63-DC0A-48C5-87E7-B82E9F61D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15438</Words>
  <Characters>88002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suraj</cp:lastModifiedBy>
  <cp:revision>3</cp:revision>
  <cp:lastPrinted>2021-06-30T07:36:00Z</cp:lastPrinted>
  <dcterms:created xsi:type="dcterms:W3CDTF">2021-06-30T07:35:00Z</dcterms:created>
  <dcterms:modified xsi:type="dcterms:W3CDTF">2021-06-30T07:36:00Z</dcterms:modified>
</cp:coreProperties>
</file>